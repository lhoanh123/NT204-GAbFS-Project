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08DB0" w14:textId="6350D281" w:rsidR="00FD4423" w:rsidRPr="00774FD1" w:rsidRDefault="00FD4423" w:rsidP="00545E9A">
      <w:pPr>
        <w:pStyle w:val="Title"/>
        <w:spacing w:before="120" w:after="0"/>
        <w:ind w:left="1170" w:firstLine="270"/>
        <w:jc w:val="left"/>
        <w:rPr>
          <w:rFonts w:cs="Times New Roman"/>
          <w:color w:val="002060"/>
          <w:sz w:val="32"/>
          <w:szCs w:val="32"/>
        </w:rPr>
      </w:pPr>
      <w:r w:rsidRPr="00774FD1">
        <w:rPr>
          <w:rFonts w:cs="Times New Roman"/>
          <w:noProof/>
          <w:color w:val="002060"/>
          <w:sz w:val="28"/>
          <w:szCs w:val="28"/>
        </w:rPr>
        <mc:AlternateContent>
          <mc:Choice Requires="wpg">
            <w:drawing>
              <wp:anchor distT="0" distB="0" distL="114300" distR="114300" simplePos="0" relativeHeight="251658240" behindDoc="0" locked="0" layoutInCell="1" allowOverlap="1" wp14:anchorId="3D834F19" wp14:editId="13583605">
                <wp:simplePos x="0" y="0"/>
                <wp:positionH relativeFrom="column">
                  <wp:posOffset>-573081</wp:posOffset>
                </wp:positionH>
                <wp:positionV relativeFrom="paragraph">
                  <wp:posOffset>-681410</wp:posOffset>
                </wp:positionV>
                <wp:extent cx="7182904" cy="10374923"/>
                <wp:effectExtent l="0" t="0" r="18415" b="26670"/>
                <wp:wrapNone/>
                <wp:docPr id="1587548593" name="Group 1587548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2904" cy="10374923"/>
                          <a:chOff x="1528" y="999"/>
                          <a:chExt cx="9372" cy="14705"/>
                        </a:xfrm>
                        <a:solidFill>
                          <a:schemeClr val="accent5">
                            <a:lumMod val="75000"/>
                          </a:schemeClr>
                        </a:solidFill>
                      </wpg:grpSpPr>
                      <wps:wsp>
                        <wps:cNvPr id="826484331"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983096168"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87941314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814148690"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370463803"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911982044"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678150404"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38020528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900687129"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87608459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329599648"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974497502"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684664931"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26659947"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775150864"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717377507"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723684451"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09784042"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286037214"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142451627"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38182041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7715777"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412560750"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965102627"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061463867"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287727323"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80768319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688635885"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636333973"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349249401"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394246437"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22079133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626355098"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522359184"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130735257"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156311151"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979649089"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429323825"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86223808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921358808"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690371691"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25727442"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762017268"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374115545"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29434181"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985089357"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2069606542"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862969554"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702927544"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14974238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386241689"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511930035"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991971973"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21133531"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429702947"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49747929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grpFill/>
                          <a:ln w="12700" cmpd="sng">
                            <a:solidFill>
                              <a:srgbClr val="0070C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8D5B2" id="Group 1587548593" o:spid="_x0000_s1026" style="position:absolute;margin-left:-45.1pt;margin-top:-53.65pt;width:565.6pt;height:816.9pt;z-index:251658240"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" path="m128,297r16,19l136,371r-16,56l120,520r8,111l168,761r47,75l271,854r48,-18l359,761,431,557,447,446r-8,-56l431,334r-8,-56l431,241r16,-93l463,74r8,-37l479,r8,18l511,111r8,112l519,334,503,446,455,650,391,836,335,966r-56,74l231,1096r-48,37l144,1133r-40,-37l40,1003,8,910,,798,,687,8,576,32,464,56,390,88,334r40,-37xe" filled="f" strokecolor="#0070c0" strokeweight="1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" path="m351,892r-8,-37l328,892r-24,18l264,929,208,910,160,818,120,688,112,576,128,446r24,-93l240,186r56,-37l320,168r15,37l359,223r24,-37l415,149r32,-37l463,93r16,l471,75,431,19,391,,343,,296,19,200,130,120,279,72,428,32,539,8,669,,762,,873r8,93l56,1115r32,55l136,1208r48,l240,1170r40,-37l320,1078r23,-93l351,892xe" filled="f" strokecolor="#0070c0" strokeweight="1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ed="f" strokecolor="#0070c0" strokeweight="1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" path="m383,297r-16,19l383,371r8,56l399,520r-8,111l351,761r-55,75l240,854,192,836,152,761,80,557,64,446r8,-56l88,334r8,-56l80,241,64,148,48,74,40,37,40,,32,18,8,111,,223,,334,8,446,56,650r64,186l184,966r48,74l288,1096r40,37l375,1133r40,-37l479,1003r24,-93l519,798r,-111l503,576,487,464,455,390,423,334,383,297xe" filled="f" strokecolor="#0070c0" strokeweight="1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" path="m120,892r8,-37l151,892r24,18l215,929r48,-19l319,818,351,688r8,-112l351,446,319,353,231,186,183,149r-24,19l136,205r-24,18l96,186,64,149,24,112,8,93,,93,8,75,48,19,88,r48,l183,19r88,111l351,279r56,149l439,539r24,130l479,762r,111l463,966r-40,149l383,1170r-48,38l287,1208r-48,-38l191,1133r-32,-55l136,985,120,892xe" filled="f" strokecolor="#0070c0" strokeweight="1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ed="f" strokecolor="#0070c0" strokeweight="1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" path="m128,817r16,-18l136,762,120,706r,-93l128,483,168,372r47,-93l271,260r48,37l359,353r72,204l447,687r-8,56l431,780r-8,56l431,892r16,74l463,1040r8,56l479,1115r8,-19l511,1003r8,-93l519,799,503,687,455,465,391,279,335,167,279,75,231,19,183,,144,,104,19,40,130,8,223,,316,,446,8,557r24,93l56,743r32,56l128,817xe" filled="f" strokecolor="#0070c0" strokeweight="1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" path="m351,298r-8,37l328,316,304,279,264,260r-56,38l160,372,120,502r-8,130l128,743r24,93l240,1003r56,37l320,1022r15,-19l359,985r24,18l415,1040r32,38l463,1096r16,l471,1133r-40,56l391,1208r-48,l296,1170,200,1059,120,910,72,780,32,650,8,539,,428,,335,8,242,56,93,88,19,136,r48,l240,19r40,56l320,130r23,75l351,298xe" filled="f" strokecolor="#0070c0" strokeweight="1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ed="f" strokecolor="#0070c0" strokeweight="1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" path="m383,817l367,799r16,-37l391,706r8,-93l391,483,351,372,296,279,240,260r-48,37l152,353,80,557,64,687r8,56l88,780r8,56l80,892,64,966r-16,74l40,1096r,19l32,1096,8,1003,,910,,799,8,687,56,465,120,279,184,167,232,75,288,19,328,r47,l415,19r64,111l503,223r16,93l519,446,503,557r-16,93l455,743r-32,56l383,817xe" filled="f" strokecolor="#0070c0" strokeweight="1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" path="m120,298r8,37l151,316r24,-37l215,260r48,38l319,372r32,130l359,632r-8,111l319,836r-88,167l183,1040r-24,-18l136,1003,112,985r-16,18l64,1040r-40,38l8,1096r-8,l8,1133r40,56l88,1208r48,l183,1170r88,-111l351,910,407,780,439,650,463,539,479,428r,-93l463,242,423,93,383,19,335,,287,,239,19,191,75r-32,55l136,205r-16,93xe" filled="f" strokecolor="#0070c0" strokeweight="1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ed="f" strokecolor="#0070c0" strokeweight="1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" path="m159,576r32,37l223,613r,-74l215,427r8,-167l239,167,263,37r8,-18l263,,247,37r-32,75l135,316,48,520,16,576,8,613,,650r16,l56,632,96,613r31,-37l143,576r16,xe" filled="f" strokecolor="#0070c0" strokeweight="1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" path="m56,l16,130,,278,8,390r16,93l48,501,64,464,80,446,72,408,48,297,40,204r8,-93l64,37,64,,56,xe" filled="f" strokecolor="#0070c0" strokeweight="1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" path="m16,130r32,56l96,204r48,l192,167r16,-18l208,130r-8,l184,130,112,112,72,74,40,19,24,,8,37,,74r16,56xe" filled="f" strokecolor="#0070c0" strokeweight="1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" path="m8,19r32,l71,75,87,93,103,75,159,19,167,,151,,103,19r-16,l56,,16,,,19,,37,8,19xe" filled="f" strokecolor="#0070c0" strokeweight="1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" path="m,595l16,576,48,502,128,316,207,112,239,38,255,r8,19l263,75,239,223r,75l247,372r,18l239,390r-48,l136,446,72,520,24,595,,613,,595xe" filled="f" strokecolor="#0070c0" strokeweight="1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" path="m16,19l,111r,38l8,186r8,74l16,390,8,427r8,19l16,446r8,-19l40,334,48,223,40,111,24,r,l16,19xe" filled="f" strokecolor="#0070c0" strokeweight="1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" path="m223,18r-48,93l119,185,56,204,32,185,8,148,,111,,74r8,l24,74r39,37l119,111,175,74,215,18,223,r,18xe" filled="f" strokecolor="#0070c0" strokeweight="1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" path="m80,427r-24,l32,390,8,315,,241,8,148,48,37,56,r8,l72,18,64,74r-8,56l56,185r8,112l80,371r,56xe" filled="f" strokecolor="#0070c0" strokeweight="1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" path="m120,576l80,613r-32,l48,539,64,427,56,260,40,167,8,37,,19,8,,24,37r32,75l144,316r87,204l255,576r16,37l271,650r-8,l223,632,183,613,144,576r-8,l120,576xe" filled="f" strokecolor="#0070c0" strokeweight="1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" path="m16,l56,130,72,278r,112l48,483,32,501,8,464,,446,,408,24,297,40,204,32,111,8,37,8,r8,xe" filled="f" strokecolor="#0070c0" strokeweight="1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" path="m200,130r-40,56l112,204r-48,l16,167,,149,,130r8,l32,130r72,-18l136,74,168,19,184,r16,37l208,74r-8,56xe" filled="f" strokecolor="#0070c0" strokeweight="1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" path="m151,19r-32,l88,75,72,93,56,75,,19,,,8,,64,19r16,l111,r40,l159,19r8,18l151,19xe" filled="f" strokecolor="#0070c0" strokeweight="1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" path="m255,595r-8,-19l215,502,135,316,48,112,16,38,,,,19,,75,16,223r,75l8,372r,18l16,390r48,l127,446r64,74l231,595r24,18l255,595xe" filled="f" strokecolor="#0070c0" strokeweight="1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" path="m24,19r16,92l40,149r-8,37l24,260r8,130l32,427r,19l24,446,16,427,,334,,223,,111,16,r8,l24,19xe" filled="f" strokecolor="#0070c0" strokeweight="1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" path="m,18r48,93l112,185r63,19l199,185r24,-37l231,111,223,74r-8,l207,74r-47,37l104,111,48,74,8,18,,,,18xe" filled="f" strokecolor="#0070c0" strokeweight="1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" path="m8,427r16,l56,390,72,315r8,-74l72,148,40,37,24,,16,r,18l24,74r8,56l32,185,16,297,,371r8,56xe" filled="f" strokecolor="#0070c0" strokeweight="1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" path="m159,56l191,37r32,l223,93r-8,111l223,371r16,112l263,594r8,37l263,631,247,594,215,520,135,334,48,130,16,56,8,18,,,16,,56,18,96,37r31,37l143,74,159,56xe" filled="f" strokecolor="#0070c0" strokeweight="1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" path="m56,483l16,353,,223,8,93,24,,48,,64,18,80,55,72,93,48,185,40,297r8,93l64,464r,19l56,483xe" filled="f" strokecolor="#0070c0" strokeweight="1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" path="m16,93l48,37,96,r48,l192,37r16,37l208,93r-8,l184,93r-72,18l72,130,40,186,24,204,8,186,,149,16,93xe" filled="f" strokecolor="#0070c0" strokeweight="1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" path="m8,56r32,l71,18,87,r16,l159,74r8,l151,93,103,56r-16,l56,93,16,74,,56r,l8,56xe" filled="f" strokecolor="#0070c0" strokeweight="1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" path="m,19l16,56r32,74l128,316r79,186l239,576r16,37l263,594r,-37l239,390r,-74l247,260r,-18l239,242,191,223,136,167,72,93,24,19,,,,19xe" filled="f" strokecolor="#0070c0" strokeweight="1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" path="m16,409l,335,,297,8,260r8,-93l16,56,8,19,16,r,l24,19r16,93l48,223,40,335,24,427r,l16,409xe" filled="f" strokecolor="#0070c0" strokeweight="1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" path="m223,167l175,93,119,19,56,,32,,8,37,,74r,37l8,130,24,111,63,74r56,19l175,130r40,56l223,186r,-19xe" filled="f" strokecolor="#0070c0" strokeweight="1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" path="m80,l56,,32,55,8,111,,204r8,93l48,408r8,19l64,427r8,-19l64,371,56,297r,-56l64,148,80,74,80,xe" filled="f" strokecolor="#0070c0" strokeweight="1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" path="m120,56l80,37r-32,l48,93,64,204,56,371,40,483,8,594,,631r8,l24,594,56,520,144,334,231,130,255,56,271,18,271,r-8,l223,18,183,37,144,74r-8,l120,56xe" filled="f" strokecolor="#0070c0" strokeweight="1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" path="m16,483l56,353,72,223,72,93,48,,32,,8,18,,55,,93r24,92l40,297r-8,93l8,464r,19l16,483xe" filled="f" strokecolor="#0070c0" strokeweight="1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" path="m200,93l160,37,112,,64,,16,37,,74,,93r8,l32,93r72,18l136,130r32,56l184,204r16,-18l208,149,200,93xe" filled="f" strokecolor="#0070c0" strokeweight="1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" path="m151,56r-32,l88,18,72,,56,,,74r,l8,93,64,56r16,l111,93,151,74r8,-18l167,56r-16,xe" filled="f" strokecolor="#0070c0" strokeweight="1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" path="m255,19r-8,37l215,130,135,316,48,502,16,576,,613,,594,,557,16,390r,-74l8,260r,-18l16,242,64,223r63,-56l191,93,231,19,255,r,19xe" filled="f" strokecolor="#0070c0" strokeweight="1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" path="m24,409l40,335r,-38l32,260,24,167,32,56r,-37l32,,24,,16,19,,112,,223,,335r16,92l24,427r,-18xe" filled="f" strokecolor="#0070c0" strokeweight="1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" path="m,167l48,93,112,19,175,r24,l223,37r8,37l223,111r-8,19l207,111,160,74,104,93,48,130,8,186r-8,l,167xe" filled="f" strokecolor="#0070c0" strokeweight="1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" path="m8,l24,,56,55r16,56l80,204r-8,93l40,408,24,427r-8,l16,408r8,-37l32,297r,-56l16,148,,74,8,xe" filled="f" strokecolor="#0070c0" strokeweight="1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ed="f" strokecolor="#0070c0" strokeweight="1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ed="f" strokecolor="#0070c0" strokeweight="1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ed="f" strokecolor="#0070c0" strokeweight="1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ed="f" strokecolor="#0070c0" strokeweight="1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" path="m48,18l24,,8,18,,74r8,37l232,631r16,19l264,631r8,-37l264,538,48,18xe" filled="f" strokecolor="#0070c0" strokeweight="1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" path="m232,18l248,r16,18l272,74r-8,37l48,631,24,650,8,631,,594,8,538,232,18xe" filled="f" strokecolor="#0070c0" strokeweight="1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" path="m48,613l24,632,8,613,,576,8,520,232,19,248,r16,19l272,56r-8,56l48,613xe" filled="f" strokecolor="#0070c0" strokeweight="1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" path="m232,613r16,19l264,613r8,-37l264,520,48,19,24,,8,19,,56r8,56l232,613xe" filled="f" strokecolor="#0070c0" strokeweight="1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" path="m48,111l,,8662,r-40,111l48,111xe" filled="f" strokecolor="#0070c0" strokeweight="1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" path="m,13891r40,93l40,,,111,,13891xe" filled="f" strokecolor="#0070c0" strokeweight="1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" path="m48,l,93r8662,l8622,,48,xe" filled="f" strokecolor="#0070c0" strokeweight="1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" path="m48,13891l,13984,,,48,111r,13780xe" filled="f" strokecolor="#0070c0" strokeweight="1pt">
                  <v:path arrowok="t" o:connecttype="custom" o:connectlocs="81,9310;0,9372;0,0;81,74;81,9310" o:connectangles="0,0,0,0,0"/>
                </v:shape>
              </v:group>
            </w:pict>
          </mc:Fallback>
        </mc:AlternateContent>
      </w:r>
      <w:r w:rsidR="00497C4C" w:rsidRPr="00497C4C">
        <w:rPr>
          <w:rFonts w:cs="Times New Roman"/>
          <w:noProof/>
          <w:color w:val="002060"/>
          <w:sz w:val="28"/>
          <w:szCs w:val="28"/>
        </w:rPr>
        <w:t>ĐẠI HỌC QUỐC GIA THÀNH PHỐ HỒ CHÍ MINH</w:t>
      </w:r>
    </w:p>
    <w:p w14:paraId="4817488C" w14:textId="364F82E9" w:rsidR="00FD434C" w:rsidRPr="00774FD1" w:rsidRDefault="00B46D32" w:rsidP="007E46F7">
      <w:pPr>
        <w:pStyle w:val="Title"/>
        <w:spacing w:before="120" w:after="0"/>
        <w:ind w:left="1080"/>
        <w:jc w:val="left"/>
        <w:rPr>
          <w:rFonts w:cs="Times New Roman"/>
          <w:color w:val="002060"/>
          <w:sz w:val="32"/>
          <w:szCs w:val="32"/>
        </w:rPr>
      </w:pPr>
      <w:r>
        <w:rPr>
          <w:rFonts w:cs="Times New Roman"/>
          <w:color w:val="002060"/>
          <w:sz w:val="32"/>
          <w:szCs w:val="32"/>
        </w:rPr>
        <w:t>TRƯỜNG ĐẠI HỌC CÔNG NGHỆ THÔNG TIN</w:t>
      </w:r>
    </w:p>
    <w:p w14:paraId="5A9912A5" w14:textId="4BB2B182" w:rsidR="00E37682" w:rsidRDefault="00B46D32" w:rsidP="007E46F7">
      <w:pPr>
        <w:pStyle w:val="Title"/>
        <w:spacing w:before="120" w:after="0"/>
        <w:ind w:left="3060" w:hanging="1620"/>
        <w:jc w:val="left"/>
        <w:rPr>
          <w:rFonts w:cs="Times New Roman"/>
          <w:color w:val="002060"/>
          <w:sz w:val="32"/>
          <w:szCs w:val="32"/>
        </w:rPr>
      </w:pPr>
      <w:r>
        <w:rPr>
          <w:rFonts w:cs="Times New Roman"/>
          <w:color w:val="002060"/>
          <w:sz w:val="32"/>
          <w:szCs w:val="32"/>
        </w:rPr>
        <w:t>KHOA MẠNG MÁY TÍNH VÀ TRUYỀN THÔNG</w:t>
      </w:r>
    </w:p>
    <w:p w14:paraId="1D80B340" w14:textId="77777777" w:rsidR="00E40E9D" w:rsidRDefault="00E40E9D" w:rsidP="00E40E9D"/>
    <w:p w14:paraId="01760470" w14:textId="77777777" w:rsidR="00E40E9D" w:rsidRDefault="00E40E9D" w:rsidP="00E40E9D"/>
    <w:p w14:paraId="17A60EBF" w14:textId="77777777" w:rsidR="00E40E9D" w:rsidRPr="00E40E9D" w:rsidRDefault="00E40E9D" w:rsidP="00E40E9D"/>
    <w:p w14:paraId="7494960F" w14:textId="74A12753" w:rsidR="003A7FE7" w:rsidRPr="00774FD1" w:rsidRDefault="006069F5" w:rsidP="006069F5">
      <w:pPr>
        <w:jc w:val="center"/>
        <w:rPr>
          <w:rFonts w:ascii="Times New Roman" w:hAnsi="Times New Roman"/>
        </w:rPr>
      </w:pPr>
      <w:r w:rsidRPr="00774FD1">
        <w:rPr>
          <w:rFonts w:ascii="Times New Roman" w:hAnsi="Times New Roman"/>
          <w:noProof/>
        </w:rPr>
        <w:drawing>
          <wp:inline distT="0" distB="0" distL="0" distR="0" wp14:anchorId="650D84C9" wp14:editId="49058A8D">
            <wp:extent cx="2983230" cy="2467610"/>
            <wp:effectExtent l="0" t="0" r="7620" b="0"/>
            <wp:docPr id="617946633" name="Picture 61794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3230" cy="2467610"/>
                    </a:xfrm>
                    <a:prstGeom prst="rect">
                      <a:avLst/>
                    </a:prstGeom>
                    <a:noFill/>
                    <a:ln>
                      <a:noFill/>
                    </a:ln>
                  </pic:spPr>
                </pic:pic>
              </a:graphicData>
            </a:graphic>
          </wp:inline>
        </w:drawing>
      </w:r>
    </w:p>
    <w:p w14:paraId="7EE4622B" w14:textId="4CB11E41" w:rsidR="00111B7F" w:rsidRDefault="00787709" w:rsidP="00E40E9D">
      <w:pPr>
        <w:pStyle w:val="Title"/>
        <w:spacing w:before="120" w:after="0"/>
        <w:ind w:left="1170"/>
        <w:jc w:val="left"/>
        <w:rPr>
          <w:rFonts w:cs="Times New Roman"/>
          <w:color w:val="002060"/>
          <w:sz w:val="32"/>
          <w:szCs w:val="32"/>
        </w:rPr>
      </w:pPr>
      <w:r>
        <w:rPr>
          <w:rFonts w:cs="Times New Roman"/>
          <w:color w:val="002060"/>
          <w:sz w:val="32"/>
          <w:szCs w:val="32"/>
        </w:rPr>
        <w:t xml:space="preserve">Báo </w:t>
      </w:r>
      <w:proofErr w:type="spellStart"/>
      <w:r>
        <w:rPr>
          <w:rFonts w:cs="Times New Roman"/>
          <w:color w:val="002060"/>
          <w:sz w:val="32"/>
          <w:szCs w:val="32"/>
        </w:rPr>
        <w:t>cáo</w:t>
      </w:r>
      <w:proofErr w:type="spellEnd"/>
      <w:r>
        <w:rPr>
          <w:rFonts w:cs="Times New Roman"/>
          <w:color w:val="002060"/>
          <w:sz w:val="32"/>
          <w:szCs w:val="32"/>
        </w:rPr>
        <w:t xml:space="preserve"> </w:t>
      </w:r>
      <w:proofErr w:type="spellStart"/>
      <w:r>
        <w:rPr>
          <w:rFonts w:cs="Times New Roman"/>
          <w:color w:val="002060"/>
          <w:sz w:val="32"/>
          <w:szCs w:val="32"/>
        </w:rPr>
        <w:t>cuối</w:t>
      </w:r>
      <w:proofErr w:type="spellEnd"/>
      <w:r>
        <w:rPr>
          <w:rFonts w:cs="Times New Roman"/>
          <w:color w:val="002060"/>
          <w:sz w:val="32"/>
          <w:szCs w:val="32"/>
        </w:rPr>
        <w:t xml:space="preserve"> </w:t>
      </w:r>
      <w:proofErr w:type="spellStart"/>
      <w:r>
        <w:rPr>
          <w:rFonts w:cs="Times New Roman"/>
          <w:color w:val="002060"/>
          <w:sz w:val="32"/>
          <w:szCs w:val="32"/>
        </w:rPr>
        <w:t>kì</w:t>
      </w:r>
      <w:proofErr w:type="spellEnd"/>
      <w:r>
        <w:rPr>
          <w:rFonts w:cs="Times New Roman"/>
          <w:color w:val="002060"/>
          <w:sz w:val="32"/>
          <w:szCs w:val="32"/>
        </w:rPr>
        <w:t xml:space="preserve">: </w:t>
      </w:r>
    </w:p>
    <w:p w14:paraId="47A2DFE0" w14:textId="1BB16109" w:rsidR="00B37D59" w:rsidRPr="00E40E9D" w:rsidRDefault="00915C46" w:rsidP="00111B7F">
      <w:pPr>
        <w:pStyle w:val="Title"/>
        <w:spacing w:before="120" w:after="0"/>
        <w:ind w:left="1890"/>
        <w:jc w:val="left"/>
        <w:rPr>
          <w:rFonts w:cs="Times New Roman"/>
          <w:color w:val="002060"/>
          <w:sz w:val="32"/>
          <w:szCs w:val="32"/>
        </w:rPr>
      </w:pPr>
      <w:proofErr w:type="spellStart"/>
      <w:r w:rsidRPr="00915C46">
        <w:rPr>
          <w:rFonts w:cs="Times New Roman"/>
          <w:color w:val="002060"/>
          <w:sz w:val="32"/>
          <w:szCs w:val="32"/>
        </w:rPr>
        <w:t>Hệ</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thống</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tìm</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kiếm</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phát</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hiện</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và</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ngăn</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ngừa</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xâm</w:t>
      </w:r>
      <w:proofErr w:type="spellEnd"/>
      <w:r w:rsidRPr="00915C46">
        <w:rPr>
          <w:rFonts w:cs="Times New Roman"/>
          <w:color w:val="002060"/>
          <w:sz w:val="32"/>
          <w:szCs w:val="32"/>
        </w:rPr>
        <w:t xml:space="preserve"> </w:t>
      </w:r>
      <w:proofErr w:type="spellStart"/>
      <w:r w:rsidRPr="00915C46">
        <w:rPr>
          <w:rFonts w:cs="Times New Roman"/>
          <w:color w:val="002060"/>
          <w:sz w:val="32"/>
          <w:szCs w:val="32"/>
        </w:rPr>
        <w:t>nhập</w:t>
      </w:r>
      <w:proofErr w:type="spellEnd"/>
    </w:p>
    <w:p w14:paraId="6C08639E" w14:textId="36A296F7" w:rsidR="00B37D59" w:rsidRDefault="00111B7F" w:rsidP="00E40E9D">
      <w:pPr>
        <w:pStyle w:val="Title"/>
        <w:spacing w:before="120" w:after="0"/>
        <w:rPr>
          <w:rFonts w:cs="Times New Roman"/>
          <w:color w:val="002060"/>
          <w:sz w:val="32"/>
          <w:szCs w:val="32"/>
        </w:rPr>
      </w:pPr>
      <w:proofErr w:type="spellStart"/>
      <w:r>
        <w:rPr>
          <w:rFonts w:cs="Times New Roman"/>
          <w:color w:val="002060"/>
          <w:sz w:val="32"/>
          <w:szCs w:val="32"/>
        </w:rPr>
        <w:t>Đề</w:t>
      </w:r>
      <w:proofErr w:type="spellEnd"/>
      <w:r>
        <w:rPr>
          <w:rFonts w:cs="Times New Roman"/>
          <w:color w:val="002060"/>
          <w:sz w:val="32"/>
          <w:szCs w:val="32"/>
        </w:rPr>
        <w:t xml:space="preserve"> </w:t>
      </w:r>
      <w:proofErr w:type="spellStart"/>
      <w:r>
        <w:rPr>
          <w:rFonts w:cs="Times New Roman"/>
          <w:color w:val="002060"/>
          <w:sz w:val="32"/>
          <w:szCs w:val="32"/>
        </w:rPr>
        <w:t>tài</w:t>
      </w:r>
      <w:proofErr w:type="spellEnd"/>
      <w:r w:rsidR="00317513" w:rsidRPr="00E40E9D">
        <w:rPr>
          <w:rFonts w:cs="Times New Roman"/>
          <w:color w:val="002060"/>
          <w:sz w:val="32"/>
          <w:szCs w:val="32"/>
        </w:rPr>
        <w:t xml:space="preserve">: </w:t>
      </w:r>
      <w:r w:rsidR="005B58EC" w:rsidRPr="005B58EC">
        <w:rPr>
          <w:rFonts w:cs="Times New Roman"/>
          <w:color w:val="002060"/>
          <w:sz w:val="32"/>
          <w:szCs w:val="32"/>
        </w:rPr>
        <w:t>P</w:t>
      </w:r>
      <w:r w:rsidR="005B58EC">
        <w:rPr>
          <w:rFonts w:cs="Times New Roman"/>
          <w:color w:val="002060"/>
          <w:sz w:val="32"/>
          <w:szCs w:val="32"/>
        </w:rPr>
        <w:t>hươ</w:t>
      </w:r>
      <w:r w:rsidR="005B58EC" w:rsidRPr="005B58EC">
        <w:rPr>
          <w:rFonts w:cs="Times New Roman"/>
          <w:color w:val="002060"/>
          <w:sz w:val="32"/>
          <w:szCs w:val="32"/>
        </w:rPr>
        <w:t xml:space="preserve">ng </w:t>
      </w:r>
      <w:proofErr w:type="spellStart"/>
      <w:r w:rsidR="005B58EC" w:rsidRPr="005B58EC">
        <w:rPr>
          <w:rFonts w:cs="Times New Roman"/>
          <w:color w:val="002060"/>
          <w:sz w:val="32"/>
          <w:szCs w:val="32"/>
        </w:rPr>
        <w:t>pháp</w:t>
      </w:r>
      <w:proofErr w:type="spellEnd"/>
      <w:r w:rsidR="005B58EC" w:rsidRPr="005B58EC">
        <w:rPr>
          <w:rFonts w:cs="Times New Roman"/>
          <w:color w:val="002060"/>
          <w:sz w:val="32"/>
          <w:szCs w:val="32"/>
        </w:rPr>
        <w:t xml:space="preserve"> </w:t>
      </w:r>
      <w:proofErr w:type="spellStart"/>
      <w:r w:rsidR="005B58EC" w:rsidRPr="005B58EC">
        <w:rPr>
          <w:rFonts w:cs="Times New Roman"/>
          <w:color w:val="002060"/>
          <w:sz w:val="32"/>
          <w:szCs w:val="32"/>
        </w:rPr>
        <w:t>lựa</w:t>
      </w:r>
      <w:proofErr w:type="spellEnd"/>
      <w:r w:rsidR="005B58EC" w:rsidRPr="005B58EC">
        <w:rPr>
          <w:rFonts w:cs="Times New Roman"/>
          <w:color w:val="002060"/>
          <w:sz w:val="32"/>
          <w:szCs w:val="32"/>
        </w:rPr>
        <w:t xml:space="preserve"> </w:t>
      </w:r>
      <w:proofErr w:type="spellStart"/>
      <w:r w:rsidR="005B58EC" w:rsidRPr="005B58EC">
        <w:rPr>
          <w:rFonts w:cs="Times New Roman"/>
          <w:color w:val="002060"/>
          <w:sz w:val="32"/>
          <w:szCs w:val="32"/>
        </w:rPr>
        <w:t>chọn</w:t>
      </w:r>
      <w:proofErr w:type="spellEnd"/>
      <w:r w:rsidR="005B58EC" w:rsidRPr="005B58EC">
        <w:rPr>
          <w:rFonts w:cs="Times New Roman"/>
          <w:color w:val="002060"/>
          <w:sz w:val="32"/>
          <w:szCs w:val="32"/>
        </w:rPr>
        <w:t xml:space="preserve"> </w:t>
      </w:r>
      <w:proofErr w:type="spellStart"/>
      <w:r w:rsidR="00247199">
        <w:rPr>
          <w:rFonts w:cs="Times New Roman"/>
          <w:color w:val="002060"/>
          <w:sz w:val="32"/>
          <w:szCs w:val="32"/>
        </w:rPr>
        <w:t>đặc</w:t>
      </w:r>
      <w:proofErr w:type="spellEnd"/>
      <w:r w:rsidR="00247199">
        <w:rPr>
          <w:rFonts w:cs="Times New Roman"/>
          <w:color w:val="002060"/>
          <w:sz w:val="32"/>
          <w:szCs w:val="32"/>
        </w:rPr>
        <w:t xml:space="preserve"> </w:t>
      </w:r>
      <w:proofErr w:type="spellStart"/>
      <w:r w:rsidR="00247199">
        <w:rPr>
          <w:rFonts w:cs="Times New Roman"/>
          <w:color w:val="002060"/>
          <w:sz w:val="32"/>
          <w:szCs w:val="32"/>
        </w:rPr>
        <w:t>trưng</w:t>
      </w:r>
      <w:proofErr w:type="spellEnd"/>
      <w:r w:rsidR="005B58EC" w:rsidRPr="005B58EC">
        <w:rPr>
          <w:rFonts w:cs="Times New Roman"/>
          <w:color w:val="002060"/>
          <w:sz w:val="32"/>
          <w:szCs w:val="32"/>
        </w:rPr>
        <w:t xml:space="preserve"> </w:t>
      </w:r>
      <w:proofErr w:type="spellStart"/>
      <w:r w:rsidR="005B58EC" w:rsidRPr="005B58EC">
        <w:rPr>
          <w:rFonts w:cs="Times New Roman"/>
          <w:color w:val="002060"/>
          <w:sz w:val="32"/>
          <w:szCs w:val="32"/>
        </w:rPr>
        <w:t>dựa</w:t>
      </w:r>
      <w:proofErr w:type="spellEnd"/>
      <w:r w:rsidR="005B58EC" w:rsidRPr="005B58EC">
        <w:rPr>
          <w:rFonts w:cs="Times New Roman"/>
          <w:color w:val="002060"/>
          <w:sz w:val="32"/>
          <w:szCs w:val="32"/>
        </w:rPr>
        <w:t xml:space="preserve"> </w:t>
      </w:r>
      <w:proofErr w:type="spellStart"/>
      <w:r w:rsidR="005B58EC" w:rsidRPr="005B58EC">
        <w:rPr>
          <w:rFonts w:cs="Times New Roman"/>
          <w:color w:val="002060"/>
          <w:sz w:val="32"/>
          <w:szCs w:val="32"/>
        </w:rPr>
        <w:t>trên</w:t>
      </w:r>
      <w:proofErr w:type="spellEnd"/>
      <w:r w:rsidR="005B58EC" w:rsidRPr="005B58EC">
        <w:rPr>
          <w:rFonts w:cs="Times New Roman"/>
          <w:color w:val="002060"/>
          <w:sz w:val="32"/>
          <w:szCs w:val="32"/>
        </w:rPr>
        <w:t xml:space="preserve"> </w:t>
      </w:r>
      <w:proofErr w:type="spellStart"/>
      <w:r w:rsidR="0073780D">
        <w:rPr>
          <w:rFonts w:cs="Times New Roman"/>
          <w:color w:val="002060"/>
          <w:sz w:val="32"/>
          <w:szCs w:val="32"/>
        </w:rPr>
        <w:t>T</w:t>
      </w:r>
      <w:r w:rsidR="005B58EC" w:rsidRPr="005B58EC">
        <w:rPr>
          <w:rFonts w:cs="Times New Roman"/>
          <w:color w:val="002060"/>
          <w:sz w:val="32"/>
          <w:szCs w:val="32"/>
        </w:rPr>
        <w:t>huật</w:t>
      </w:r>
      <w:proofErr w:type="spellEnd"/>
      <w:r w:rsidR="005B58EC" w:rsidRPr="005B58EC">
        <w:rPr>
          <w:rFonts w:cs="Times New Roman"/>
          <w:color w:val="002060"/>
          <w:sz w:val="32"/>
          <w:szCs w:val="32"/>
        </w:rPr>
        <w:t xml:space="preserve"> </w:t>
      </w:r>
      <w:proofErr w:type="spellStart"/>
      <w:r w:rsidR="005B58EC" w:rsidRPr="005B58EC">
        <w:rPr>
          <w:rFonts w:cs="Times New Roman"/>
          <w:color w:val="002060"/>
          <w:sz w:val="32"/>
          <w:szCs w:val="32"/>
        </w:rPr>
        <w:t>toán</w:t>
      </w:r>
      <w:proofErr w:type="spellEnd"/>
      <w:r w:rsidR="005B58EC" w:rsidRPr="005B58EC">
        <w:rPr>
          <w:rFonts w:cs="Times New Roman"/>
          <w:color w:val="002060"/>
          <w:sz w:val="32"/>
          <w:szCs w:val="32"/>
        </w:rPr>
        <w:t xml:space="preserve"> di </w:t>
      </w:r>
      <w:proofErr w:type="spellStart"/>
      <w:r w:rsidR="005B58EC" w:rsidRPr="005B58EC">
        <w:rPr>
          <w:rFonts w:cs="Times New Roman"/>
          <w:color w:val="002060"/>
          <w:sz w:val="32"/>
          <w:szCs w:val="32"/>
        </w:rPr>
        <w:t>truyền</w:t>
      </w:r>
      <w:proofErr w:type="spellEnd"/>
    </w:p>
    <w:p w14:paraId="62501F8A" w14:textId="77777777" w:rsidR="00E40E9D" w:rsidRDefault="00E40E9D" w:rsidP="00E40E9D"/>
    <w:p w14:paraId="699FDF57" w14:textId="77777777" w:rsidR="00E40E9D" w:rsidRDefault="00E40E9D" w:rsidP="00E40E9D"/>
    <w:p w14:paraId="283451F8" w14:textId="77777777" w:rsidR="00E40E9D" w:rsidRDefault="00E40E9D" w:rsidP="00E40E9D"/>
    <w:p w14:paraId="1407260E" w14:textId="77777777" w:rsidR="00E40E9D" w:rsidRPr="00E40E9D" w:rsidRDefault="00E40E9D" w:rsidP="00E40E9D"/>
    <w:p w14:paraId="31153F59" w14:textId="7C09F617" w:rsidR="00317513" w:rsidRPr="00E40E9D" w:rsidRDefault="00994D66" w:rsidP="00E40E9D">
      <w:pPr>
        <w:pStyle w:val="Title"/>
        <w:spacing w:before="120" w:after="0"/>
        <w:ind w:left="1170"/>
        <w:jc w:val="left"/>
        <w:rPr>
          <w:rFonts w:cs="Times New Roman"/>
          <w:color w:val="002060"/>
          <w:sz w:val="32"/>
          <w:szCs w:val="32"/>
        </w:rPr>
      </w:pPr>
      <w:r>
        <w:rPr>
          <w:rFonts w:cs="Times New Roman"/>
          <w:color w:val="002060"/>
          <w:sz w:val="32"/>
          <w:szCs w:val="32"/>
        </w:rPr>
        <w:t xml:space="preserve">GVHD: </w:t>
      </w:r>
      <w:proofErr w:type="spellStart"/>
      <w:r>
        <w:rPr>
          <w:rFonts w:cs="Times New Roman"/>
          <w:color w:val="002060"/>
          <w:sz w:val="32"/>
          <w:szCs w:val="32"/>
        </w:rPr>
        <w:t>Đỗ</w:t>
      </w:r>
      <w:proofErr w:type="spellEnd"/>
      <w:r>
        <w:rPr>
          <w:rFonts w:cs="Times New Roman"/>
          <w:color w:val="002060"/>
          <w:sz w:val="32"/>
          <w:szCs w:val="32"/>
        </w:rPr>
        <w:t xml:space="preserve"> Hoàng Hiển </w:t>
      </w:r>
      <w:r>
        <w:rPr>
          <w:rFonts w:cs="Times New Roman"/>
          <w:color w:val="002060"/>
          <w:sz w:val="32"/>
          <w:szCs w:val="32"/>
        </w:rPr>
        <w:tab/>
      </w:r>
    </w:p>
    <w:p w14:paraId="41DC47D5" w14:textId="7E908708" w:rsidR="000D627F" w:rsidRDefault="00994D66" w:rsidP="00026D61">
      <w:pPr>
        <w:ind w:left="1440"/>
        <w:rPr>
          <w:rFonts w:ascii="Times New Roman" w:hAnsi="Times New Roman"/>
          <w:b/>
          <w:bCs/>
        </w:rPr>
      </w:pPr>
      <w:proofErr w:type="spellStart"/>
      <w:r>
        <w:rPr>
          <w:rFonts w:ascii="Times New Roman" w:hAnsi="Times New Roman"/>
          <w:b/>
          <w:bCs/>
        </w:rPr>
        <w:t>Nhóm</w:t>
      </w:r>
      <w:proofErr w:type="spellEnd"/>
      <w:r>
        <w:rPr>
          <w:rFonts w:ascii="Times New Roman" w:hAnsi="Times New Roman"/>
          <w:b/>
          <w:bCs/>
        </w:rPr>
        <w:t xml:space="preserve"> 3</w:t>
      </w:r>
      <w:r w:rsidR="0009070B">
        <w:rPr>
          <w:rFonts w:ascii="Times New Roman" w:hAnsi="Times New Roman"/>
          <w:b/>
          <w:bCs/>
        </w:rPr>
        <w:t>:</w:t>
      </w:r>
    </w:p>
    <w:p w14:paraId="29C28C56" w14:textId="0993D67F" w:rsidR="00994D66" w:rsidRDefault="00994D66" w:rsidP="00026D61">
      <w:pPr>
        <w:ind w:left="1440"/>
        <w:rPr>
          <w:rFonts w:ascii="Times New Roman" w:hAnsi="Times New Roman"/>
          <w:b/>
          <w:bCs/>
        </w:rPr>
      </w:pPr>
      <w:r>
        <w:rPr>
          <w:rFonts w:ascii="Times New Roman" w:hAnsi="Times New Roman"/>
          <w:b/>
          <w:bCs/>
        </w:rPr>
        <w:t>Huỳnh Minh Tân Tiến</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21521520</w:t>
      </w:r>
    </w:p>
    <w:p w14:paraId="24DDA0BE" w14:textId="4EC724FA" w:rsidR="00E40E9D" w:rsidRDefault="00E40E9D" w:rsidP="00026D61">
      <w:pPr>
        <w:ind w:left="1440"/>
        <w:rPr>
          <w:rFonts w:ascii="Times New Roman" w:hAnsi="Times New Roman"/>
          <w:b/>
          <w:bCs/>
        </w:rPr>
      </w:pPr>
      <w:r>
        <w:rPr>
          <w:rFonts w:ascii="Times New Roman" w:hAnsi="Times New Roman"/>
          <w:b/>
          <w:bCs/>
        </w:rPr>
        <w:t xml:space="preserve">Nguyễn Ngọc Trà My </w:t>
      </w:r>
      <w:r>
        <w:rPr>
          <w:rFonts w:ascii="Times New Roman" w:hAnsi="Times New Roman"/>
          <w:b/>
          <w:bCs/>
        </w:rPr>
        <w:tab/>
      </w:r>
      <w:r>
        <w:rPr>
          <w:rFonts w:ascii="Times New Roman" w:hAnsi="Times New Roman"/>
          <w:b/>
          <w:bCs/>
        </w:rPr>
        <w:tab/>
      </w:r>
      <w:r w:rsidR="00026D61">
        <w:rPr>
          <w:rFonts w:ascii="Times New Roman" w:hAnsi="Times New Roman"/>
          <w:b/>
          <w:bCs/>
        </w:rPr>
        <w:tab/>
      </w:r>
      <w:r w:rsidR="00026D61">
        <w:rPr>
          <w:rFonts w:ascii="Times New Roman" w:hAnsi="Times New Roman"/>
          <w:b/>
          <w:bCs/>
        </w:rPr>
        <w:tab/>
      </w:r>
      <w:r>
        <w:rPr>
          <w:rFonts w:ascii="Times New Roman" w:hAnsi="Times New Roman"/>
          <w:b/>
          <w:bCs/>
        </w:rPr>
        <w:t>21520353</w:t>
      </w:r>
    </w:p>
    <w:p w14:paraId="41EE9804" w14:textId="48E271FF" w:rsidR="00E40E9D" w:rsidRDefault="00E40E9D" w:rsidP="00026D61">
      <w:pPr>
        <w:ind w:left="1440"/>
        <w:rPr>
          <w:rFonts w:ascii="Times New Roman" w:hAnsi="Times New Roman"/>
          <w:b/>
          <w:bCs/>
        </w:rPr>
      </w:pPr>
      <w:r>
        <w:rPr>
          <w:rFonts w:ascii="Times New Roman" w:hAnsi="Times New Roman"/>
          <w:b/>
          <w:bCs/>
        </w:rPr>
        <w:t xml:space="preserve">Lê Hoàng Oanh </w:t>
      </w:r>
      <w:r>
        <w:rPr>
          <w:rFonts w:ascii="Times New Roman" w:hAnsi="Times New Roman"/>
          <w:b/>
          <w:bCs/>
        </w:rPr>
        <w:tab/>
      </w:r>
      <w:r>
        <w:rPr>
          <w:rFonts w:ascii="Times New Roman" w:hAnsi="Times New Roman"/>
          <w:b/>
          <w:bCs/>
        </w:rPr>
        <w:tab/>
      </w:r>
      <w:r>
        <w:rPr>
          <w:rFonts w:ascii="Times New Roman" w:hAnsi="Times New Roman"/>
          <w:b/>
          <w:bCs/>
        </w:rPr>
        <w:tab/>
      </w:r>
      <w:r w:rsidR="00026D61">
        <w:rPr>
          <w:rFonts w:ascii="Times New Roman" w:hAnsi="Times New Roman"/>
          <w:b/>
          <w:bCs/>
        </w:rPr>
        <w:tab/>
      </w:r>
      <w:r w:rsidR="00026D61">
        <w:rPr>
          <w:rFonts w:ascii="Times New Roman" w:hAnsi="Times New Roman"/>
          <w:b/>
          <w:bCs/>
        </w:rPr>
        <w:tab/>
      </w:r>
      <w:r>
        <w:rPr>
          <w:rFonts w:ascii="Times New Roman" w:hAnsi="Times New Roman"/>
          <w:b/>
          <w:bCs/>
        </w:rPr>
        <w:t>21521253</w:t>
      </w:r>
    </w:p>
    <w:p w14:paraId="5772D2E5" w14:textId="7FC54A7A" w:rsidR="00E40E9D" w:rsidRDefault="00E40E9D" w:rsidP="00026D61">
      <w:pPr>
        <w:ind w:left="1440"/>
        <w:rPr>
          <w:rFonts w:ascii="Times New Roman" w:hAnsi="Times New Roman"/>
          <w:b/>
          <w:bCs/>
        </w:rPr>
      </w:pPr>
      <w:r>
        <w:rPr>
          <w:rFonts w:ascii="Times New Roman" w:hAnsi="Times New Roman"/>
          <w:b/>
          <w:bCs/>
        </w:rPr>
        <w:t xml:space="preserve">Bùi Hoàng Trúc Anh </w:t>
      </w:r>
      <w:r>
        <w:rPr>
          <w:rFonts w:ascii="Times New Roman" w:hAnsi="Times New Roman"/>
          <w:b/>
          <w:bCs/>
        </w:rPr>
        <w:tab/>
      </w:r>
      <w:r>
        <w:rPr>
          <w:rFonts w:ascii="Times New Roman" w:hAnsi="Times New Roman"/>
          <w:b/>
          <w:bCs/>
        </w:rPr>
        <w:tab/>
      </w:r>
      <w:r>
        <w:rPr>
          <w:rFonts w:ascii="Times New Roman" w:hAnsi="Times New Roman"/>
          <w:b/>
          <w:bCs/>
        </w:rPr>
        <w:tab/>
      </w:r>
      <w:r w:rsidR="00026D61">
        <w:rPr>
          <w:rFonts w:ascii="Times New Roman" w:hAnsi="Times New Roman"/>
          <w:b/>
          <w:bCs/>
        </w:rPr>
        <w:tab/>
      </w:r>
      <w:r>
        <w:rPr>
          <w:rFonts w:ascii="Times New Roman" w:hAnsi="Times New Roman"/>
          <w:b/>
          <w:bCs/>
        </w:rPr>
        <w:t>21521817</w:t>
      </w:r>
    </w:p>
    <w:p w14:paraId="70FE03A8" w14:textId="77777777" w:rsidR="0009070B" w:rsidRPr="00B37D59" w:rsidRDefault="0009070B" w:rsidP="00B37D59">
      <w:pPr>
        <w:jc w:val="center"/>
        <w:rPr>
          <w:rFonts w:ascii="Times New Roman" w:hAnsi="Times New Roman"/>
          <w:b/>
          <w:bCs/>
        </w:rPr>
      </w:pPr>
    </w:p>
    <w:p w14:paraId="01B7C090" w14:textId="7D3FFB64" w:rsidR="00F45F8E" w:rsidRDefault="00FD434C" w:rsidP="00F45F8E">
      <w:pPr>
        <w:spacing w:after="0"/>
        <w:rPr>
          <w:rFonts w:ascii="Times New Roman" w:hAnsi="Times New Roman"/>
          <w:color w:val="002060"/>
          <w:sz w:val="40"/>
          <w:szCs w:val="40"/>
        </w:rPr>
      </w:pPr>
      <w:r w:rsidRPr="00774FD1">
        <w:rPr>
          <w:rFonts w:ascii="Times New Roman" w:hAnsi="Times New Roman"/>
          <w:color w:val="002060"/>
          <w:sz w:val="40"/>
          <w:szCs w:val="40"/>
        </w:rPr>
        <w:br w:type="page"/>
      </w:r>
    </w:p>
    <w:p w14:paraId="203D4ED8" w14:textId="02EF34B6" w:rsidR="00893149" w:rsidRPr="00893149" w:rsidRDefault="00F45F8E" w:rsidP="00E843EB">
      <w:pPr>
        <w:pStyle w:val="TOC1"/>
        <w:spacing w:line="276" w:lineRule="auto"/>
      </w:pPr>
      <w:r w:rsidRPr="00893149">
        <w:lastRenderedPageBreak/>
        <w:t>mục lục</w:t>
      </w:r>
    </w:p>
    <w:p w14:paraId="022B50FE" w14:textId="3A11D676" w:rsidR="0085113A" w:rsidRDefault="00F45F8E">
      <w:pPr>
        <w:pStyle w:val="TOC1"/>
        <w:rPr>
          <w:rFonts w:asciiTheme="minorHAnsi" w:eastAsiaTheme="minorEastAsia" w:hAnsiTheme="minorHAnsi" w:cstheme="minorBidi"/>
          <w:b w:val="0"/>
          <w:bCs w:val="0"/>
          <w:caps w:val="0"/>
          <w:kern w:val="2"/>
          <w:sz w:val="24"/>
          <w:szCs w:val="24"/>
          <w14:ligatures w14:val="standardContextual"/>
        </w:rPr>
      </w:pPr>
      <w:r w:rsidRPr="00F45F8E">
        <w:rPr>
          <w:color w:val="002060"/>
          <w:sz w:val="28"/>
          <w:szCs w:val="28"/>
        </w:rPr>
        <w:fldChar w:fldCharType="begin"/>
      </w:r>
      <w:r w:rsidRPr="00F45F8E">
        <w:rPr>
          <w:color w:val="002060"/>
          <w:sz w:val="28"/>
          <w:szCs w:val="28"/>
        </w:rPr>
        <w:instrText xml:space="preserve"> TOC \o "1-4" \h \z \u </w:instrText>
      </w:r>
      <w:r w:rsidRPr="00F45F8E">
        <w:rPr>
          <w:color w:val="002060"/>
          <w:sz w:val="28"/>
          <w:szCs w:val="28"/>
        </w:rPr>
        <w:fldChar w:fldCharType="separate"/>
      </w:r>
      <w:hyperlink w:anchor="_Toc169381087" w:history="1">
        <w:r w:rsidR="0085113A" w:rsidRPr="003F7C1B">
          <w:rPr>
            <w:rStyle w:val="Hyperlink"/>
          </w:rPr>
          <w:t>Chương 1: Giới thiệu</w:t>
        </w:r>
        <w:r w:rsidR="0085113A">
          <w:rPr>
            <w:webHidden/>
          </w:rPr>
          <w:tab/>
        </w:r>
        <w:r w:rsidR="0085113A">
          <w:rPr>
            <w:webHidden/>
          </w:rPr>
          <w:fldChar w:fldCharType="begin"/>
        </w:r>
        <w:r w:rsidR="0085113A">
          <w:rPr>
            <w:webHidden/>
          </w:rPr>
          <w:instrText xml:space="preserve"> PAGEREF _Toc169381087 \h </w:instrText>
        </w:r>
        <w:r w:rsidR="0085113A">
          <w:rPr>
            <w:webHidden/>
          </w:rPr>
        </w:r>
        <w:r w:rsidR="0085113A">
          <w:rPr>
            <w:webHidden/>
          </w:rPr>
          <w:fldChar w:fldCharType="separate"/>
        </w:r>
        <w:r w:rsidR="00DC4D18">
          <w:rPr>
            <w:webHidden/>
          </w:rPr>
          <w:t>4</w:t>
        </w:r>
        <w:r w:rsidR="0085113A">
          <w:rPr>
            <w:webHidden/>
          </w:rPr>
          <w:fldChar w:fldCharType="end"/>
        </w:r>
      </w:hyperlink>
    </w:p>
    <w:p w14:paraId="52CED47F" w14:textId="12A6591B"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088" w:history="1">
        <w:r w:rsidR="0085113A" w:rsidRPr="003F7C1B">
          <w:rPr>
            <w:rStyle w:val="Hyperlink"/>
          </w:rPr>
          <w:t>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Giới thiệu vấn đề</w:t>
        </w:r>
        <w:r w:rsidR="0085113A">
          <w:rPr>
            <w:webHidden/>
          </w:rPr>
          <w:tab/>
        </w:r>
        <w:r w:rsidR="0085113A">
          <w:rPr>
            <w:webHidden/>
          </w:rPr>
          <w:fldChar w:fldCharType="begin"/>
        </w:r>
        <w:r w:rsidR="0085113A">
          <w:rPr>
            <w:webHidden/>
          </w:rPr>
          <w:instrText xml:space="preserve"> PAGEREF _Toc169381088 \h </w:instrText>
        </w:r>
        <w:r w:rsidR="0085113A">
          <w:rPr>
            <w:webHidden/>
          </w:rPr>
        </w:r>
        <w:r w:rsidR="0085113A">
          <w:rPr>
            <w:webHidden/>
          </w:rPr>
          <w:fldChar w:fldCharType="separate"/>
        </w:r>
        <w:r w:rsidR="00DC4D18">
          <w:rPr>
            <w:webHidden/>
          </w:rPr>
          <w:t>4</w:t>
        </w:r>
        <w:r w:rsidR="0085113A">
          <w:rPr>
            <w:webHidden/>
          </w:rPr>
          <w:fldChar w:fldCharType="end"/>
        </w:r>
      </w:hyperlink>
    </w:p>
    <w:p w14:paraId="63BAFD21" w14:textId="498732CB" w:rsidR="0085113A" w:rsidRDefault="00C12414">
      <w:pPr>
        <w:pStyle w:val="TOC3"/>
        <w:rPr>
          <w:rFonts w:asciiTheme="minorHAnsi" w:eastAsiaTheme="minorEastAsia" w:hAnsiTheme="minorHAnsi" w:cstheme="minorBidi"/>
          <w:color w:val="auto"/>
          <w:kern w:val="2"/>
          <w14:ligatures w14:val="standardContextual"/>
        </w:rPr>
      </w:pPr>
      <w:hyperlink w:anchor="_Toc169381089" w:history="1">
        <w:r w:rsidR="0085113A" w:rsidRPr="003F7C1B">
          <w:rPr>
            <w:rStyle w:val="Hyperlink"/>
            <w:b/>
          </w:rPr>
          <w:t>1.</w:t>
        </w:r>
        <w:r w:rsidR="0085113A">
          <w:rPr>
            <w:rFonts w:asciiTheme="minorHAnsi" w:eastAsiaTheme="minorEastAsia" w:hAnsiTheme="minorHAnsi" w:cstheme="minorBidi"/>
            <w:color w:val="auto"/>
            <w:kern w:val="2"/>
            <w14:ligatures w14:val="standardContextual"/>
          </w:rPr>
          <w:tab/>
        </w:r>
        <w:r w:rsidR="0085113A" w:rsidRPr="003F7C1B">
          <w:rPr>
            <w:rStyle w:val="Hyperlink"/>
            <w:b/>
          </w:rPr>
          <w:t>Hệ thống phát hiện xâm nhập</w:t>
        </w:r>
        <w:r w:rsidR="0085113A">
          <w:rPr>
            <w:webHidden/>
          </w:rPr>
          <w:tab/>
        </w:r>
        <w:r w:rsidR="0085113A">
          <w:rPr>
            <w:webHidden/>
          </w:rPr>
          <w:fldChar w:fldCharType="begin"/>
        </w:r>
        <w:r w:rsidR="0085113A">
          <w:rPr>
            <w:webHidden/>
          </w:rPr>
          <w:instrText xml:space="preserve"> PAGEREF _Toc169381089 \h </w:instrText>
        </w:r>
        <w:r w:rsidR="0085113A">
          <w:rPr>
            <w:webHidden/>
          </w:rPr>
        </w:r>
        <w:r w:rsidR="0085113A">
          <w:rPr>
            <w:webHidden/>
          </w:rPr>
          <w:fldChar w:fldCharType="separate"/>
        </w:r>
        <w:r w:rsidR="00DC4D18">
          <w:rPr>
            <w:webHidden/>
          </w:rPr>
          <w:t>4</w:t>
        </w:r>
        <w:r w:rsidR="0085113A">
          <w:rPr>
            <w:webHidden/>
          </w:rPr>
          <w:fldChar w:fldCharType="end"/>
        </w:r>
      </w:hyperlink>
    </w:p>
    <w:p w14:paraId="178DC889" w14:textId="3E71A771" w:rsidR="0085113A" w:rsidRDefault="00C12414">
      <w:pPr>
        <w:pStyle w:val="TOC3"/>
        <w:rPr>
          <w:rFonts w:asciiTheme="minorHAnsi" w:eastAsiaTheme="minorEastAsia" w:hAnsiTheme="minorHAnsi" w:cstheme="minorBidi"/>
          <w:color w:val="auto"/>
          <w:kern w:val="2"/>
          <w14:ligatures w14:val="standardContextual"/>
        </w:rPr>
      </w:pPr>
      <w:hyperlink w:anchor="_Toc169381090" w:history="1">
        <w:r w:rsidR="0085113A" w:rsidRPr="003F7C1B">
          <w:rPr>
            <w:rStyle w:val="Hyperlink"/>
            <w:b/>
          </w:rPr>
          <w:t>2.</w:t>
        </w:r>
        <w:r w:rsidR="0085113A">
          <w:rPr>
            <w:rFonts w:asciiTheme="minorHAnsi" w:eastAsiaTheme="minorEastAsia" w:hAnsiTheme="minorHAnsi" w:cstheme="minorBidi"/>
            <w:color w:val="auto"/>
            <w:kern w:val="2"/>
            <w14:ligatures w14:val="standardContextual"/>
          </w:rPr>
          <w:tab/>
        </w:r>
        <w:r w:rsidR="0085113A" w:rsidRPr="003F7C1B">
          <w:rPr>
            <w:rStyle w:val="Hyperlink"/>
            <w:b/>
          </w:rPr>
          <w:t>Hệ thống phát hiện xâm nhập dựa trên học máy</w:t>
        </w:r>
        <w:r w:rsidR="0085113A">
          <w:rPr>
            <w:webHidden/>
          </w:rPr>
          <w:tab/>
        </w:r>
        <w:r w:rsidR="0085113A">
          <w:rPr>
            <w:webHidden/>
          </w:rPr>
          <w:fldChar w:fldCharType="begin"/>
        </w:r>
        <w:r w:rsidR="0085113A">
          <w:rPr>
            <w:webHidden/>
          </w:rPr>
          <w:instrText xml:space="preserve"> PAGEREF _Toc169381090 \h </w:instrText>
        </w:r>
        <w:r w:rsidR="0085113A">
          <w:rPr>
            <w:webHidden/>
          </w:rPr>
        </w:r>
        <w:r w:rsidR="0085113A">
          <w:rPr>
            <w:webHidden/>
          </w:rPr>
          <w:fldChar w:fldCharType="separate"/>
        </w:r>
        <w:r w:rsidR="00DC4D18">
          <w:rPr>
            <w:webHidden/>
          </w:rPr>
          <w:t>4</w:t>
        </w:r>
        <w:r w:rsidR="0085113A">
          <w:rPr>
            <w:webHidden/>
          </w:rPr>
          <w:fldChar w:fldCharType="end"/>
        </w:r>
      </w:hyperlink>
    </w:p>
    <w:p w14:paraId="3552F8AD" w14:textId="686E8C8D" w:rsidR="0085113A" w:rsidRDefault="00C12414">
      <w:pPr>
        <w:pStyle w:val="TOC3"/>
        <w:rPr>
          <w:rFonts w:asciiTheme="minorHAnsi" w:eastAsiaTheme="minorEastAsia" w:hAnsiTheme="minorHAnsi" w:cstheme="minorBidi"/>
          <w:color w:val="auto"/>
          <w:kern w:val="2"/>
          <w14:ligatures w14:val="standardContextual"/>
        </w:rPr>
      </w:pPr>
      <w:hyperlink w:anchor="_Toc169381091" w:history="1">
        <w:r w:rsidR="0085113A" w:rsidRPr="003F7C1B">
          <w:rPr>
            <w:rStyle w:val="Hyperlink"/>
            <w:b/>
          </w:rPr>
          <w:t>3.</w:t>
        </w:r>
        <w:r w:rsidR="0085113A">
          <w:rPr>
            <w:rFonts w:asciiTheme="minorHAnsi" w:eastAsiaTheme="minorEastAsia" w:hAnsiTheme="minorHAnsi" w:cstheme="minorBidi"/>
            <w:color w:val="auto"/>
            <w:kern w:val="2"/>
            <w14:ligatures w14:val="standardContextual"/>
          </w:rPr>
          <w:tab/>
        </w:r>
        <w:r w:rsidR="0085113A" w:rsidRPr="003F7C1B">
          <w:rPr>
            <w:rStyle w:val="Hyperlink"/>
            <w:b/>
          </w:rPr>
          <w:t xml:space="preserve">Feature </w:t>
        </w:r>
        <w:r w:rsidR="0085113A" w:rsidRPr="003F7C1B">
          <w:rPr>
            <w:rStyle w:val="Hyperlink"/>
            <w:b/>
            <w:bCs/>
          </w:rPr>
          <w:t>Selection</w:t>
        </w:r>
        <w:r w:rsidR="0085113A">
          <w:rPr>
            <w:webHidden/>
          </w:rPr>
          <w:tab/>
        </w:r>
        <w:r w:rsidR="0085113A">
          <w:rPr>
            <w:webHidden/>
          </w:rPr>
          <w:fldChar w:fldCharType="begin"/>
        </w:r>
        <w:r w:rsidR="0085113A">
          <w:rPr>
            <w:webHidden/>
          </w:rPr>
          <w:instrText xml:space="preserve"> PAGEREF _Toc169381091 \h </w:instrText>
        </w:r>
        <w:r w:rsidR="0085113A">
          <w:rPr>
            <w:webHidden/>
          </w:rPr>
        </w:r>
        <w:r w:rsidR="0085113A">
          <w:rPr>
            <w:webHidden/>
          </w:rPr>
          <w:fldChar w:fldCharType="separate"/>
        </w:r>
        <w:r w:rsidR="00DC4D18">
          <w:rPr>
            <w:webHidden/>
          </w:rPr>
          <w:t>4</w:t>
        </w:r>
        <w:r w:rsidR="0085113A">
          <w:rPr>
            <w:webHidden/>
          </w:rPr>
          <w:fldChar w:fldCharType="end"/>
        </w:r>
      </w:hyperlink>
    </w:p>
    <w:p w14:paraId="4B1AD492" w14:textId="14BCB0DD" w:rsidR="0085113A" w:rsidRDefault="00C12414">
      <w:pPr>
        <w:pStyle w:val="TOC3"/>
        <w:rPr>
          <w:rFonts w:asciiTheme="minorHAnsi" w:eastAsiaTheme="minorEastAsia" w:hAnsiTheme="minorHAnsi" w:cstheme="minorBidi"/>
          <w:color w:val="auto"/>
          <w:kern w:val="2"/>
          <w14:ligatures w14:val="standardContextual"/>
        </w:rPr>
      </w:pPr>
      <w:hyperlink w:anchor="_Toc169381092" w:history="1">
        <w:r w:rsidR="0085113A" w:rsidRPr="003F7C1B">
          <w:rPr>
            <w:rStyle w:val="Hyperlink"/>
            <w:b/>
          </w:rPr>
          <w:t>4.</w:t>
        </w:r>
        <w:r w:rsidR="0085113A">
          <w:rPr>
            <w:rFonts w:asciiTheme="minorHAnsi" w:eastAsiaTheme="minorEastAsia" w:hAnsiTheme="minorHAnsi" w:cstheme="minorBidi"/>
            <w:color w:val="auto"/>
            <w:kern w:val="2"/>
            <w14:ligatures w14:val="standardContextual"/>
          </w:rPr>
          <w:tab/>
        </w:r>
        <w:r w:rsidR="0085113A" w:rsidRPr="003F7C1B">
          <w:rPr>
            <w:rStyle w:val="Hyperlink"/>
            <w:b/>
          </w:rPr>
          <w:t>Vấn đề bài báo</w:t>
        </w:r>
        <w:r w:rsidR="0085113A">
          <w:rPr>
            <w:webHidden/>
          </w:rPr>
          <w:tab/>
        </w:r>
        <w:r w:rsidR="0085113A">
          <w:rPr>
            <w:webHidden/>
          </w:rPr>
          <w:fldChar w:fldCharType="begin"/>
        </w:r>
        <w:r w:rsidR="0085113A">
          <w:rPr>
            <w:webHidden/>
          </w:rPr>
          <w:instrText xml:space="preserve"> PAGEREF _Toc169381092 \h </w:instrText>
        </w:r>
        <w:r w:rsidR="0085113A">
          <w:rPr>
            <w:webHidden/>
          </w:rPr>
        </w:r>
        <w:r w:rsidR="0085113A">
          <w:rPr>
            <w:webHidden/>
          </w:rPr>
          <w:fldChar w:fldCharType="separate"/>
        </w:r>
        <w:r w:rsidR="00DC4D18">
          <w:rPr>
            <w:webHidden/>
          </w:rPr>
          <w:t>5</w:t>
        </w:r>
        <w:r w:rsidR="0085113A">
          <w:rPr>
            <w:webHidden/>
          </w:rPr>
          <w:fldChar w:fldCharType="end"/>
        </w:r>
      </w:hyperlink>
    </w:p>
    <w:p w14:paraId="5F59C911" w14:textId="2E472360"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093" w:history="1">
        <w:r w:rsidR="0085113A" w:rsidRPr="003F7C1B">
          <w:rPr>
            <w:rStyle w:val="Hyperlink"/>
          </w:rPr>
          <w:t>II.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Mục tiêu của đồ án</w:t>
        </w:r>
        <w:r w:rsidR="0085113A">
          <w:rPr>
            <w:webHidden/>
          </w:rPr>
          <w:tab/>
        </w:r>
        <w:r w:rsidR="0085113A">
          <w:rPr>
            <w:webHidden/>
          </w:rPr>
          <w:fldChar w:fldCharType="begin"/>
        </w:r>
        <w:r w:rsidR="0085113A">
          <w:rPr>
            <w:webHidden/>
          </w:rPr>
          <w:instrText xml:space="preserve"> PAGEREF _Toc169381093 \h </w:instrText>
        </w:r>
        <w:r w:rsidR="0085113A">
          <w:rPr>
            <w:webHidden/>
          </w:rPr>
        </w:r>
        <w:r w:rsidR="0085113A">
          <w:rPr>
            <w:webHidden/>
          </w:rPr>
          <w:fldChar w:fldCharType="separate"/>
        </w:r>
        <w:r w:rsidR="00DC4D18">
          <w:rPr>
            <w:webHidden/>
          </w:rPr>
          <w:t>5</w:t>
        </w:r>
        <w:r w:rsidR="0085113A">
          <w:rPr>
            <w:webHidden/>
          </w:rPr>
          <w:fldChar w:fldCharType="end"/>
        </w:r>
      </w:hyperlink>
    </w:p>
    <w:p w14:paraId="12837DD3" w14:textId="741162E5"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094" w:history="1">
        <w:r w:rsidR="0085113A" w:rsidRPr="003F7C1B">
          <w:rPr>
            <w:rStyle w:val="Hyperlink"/>
          </w:rPr>
          <w:t>III.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Phương pháp thực hiện</w:t>
        </w:r>
        <w:r w:rsidR="0085113A">
          <w:rPr>
            <w:webHidden/>
          </w:rPr>
          <w:tab/>
        </w:r>
        <w:r w:rsidR="0085113A">
          <w:rPr>
            <w:webHidden/>
          </w:rPr>
          <w:fldChar w:fldCharType="begin"/>
        </w:r>
        <w:r w:rsidR="0085113A">
          <w:rPr>
            <w:webHidden/>
          </w:rPr>
          <w:instrText xml:space="preserve"> PAGEREF _Toc169381094 \h </w:instrText>
        </w:r>
        <w:r w:rsidR="0085113A">
          <w:rPr>
            <w:webHidden/>
          </w:rPr>
        </w:r>
        <w:r w:rsidR="0085113A">
          <w:rPr>
            <w:webHidden/>
          </w:rPr>
          <w:fldChar w:fldCharType="separate"/>
        </w:r>
        <w:r w:rsidR="00DC4D18">
          <w:rPr>
            <w:webHidden/>
          </w:rPr>
          <w:t>5</w:t>
        </w:r>
        <w:r w:rsidR="0085113A">
          <w:rPr>
            <w:webHidden/>
          </w:rPr>
          <w:fldChar w:fldCharType="end"/>
        </w:r>
      </w:hyperlink>
    </w:p>
    <w:p w14:paraId="597EC9AA" w14:textId="1491E79E" w:rsidR="0085113A" w:rsidRDefault="00C12414">
      <w:pPr>
        <w:pStyle w:val="TOC1"/>
        <w:rPr>
          <w:rFonts w:asciiTheme="minorHAnsi" w:eastAsiaTheme="minorEastAsia" w:hAnsiTheme="minorHAnsi" w:cstheme="minorBidi"/>
          <w:b w:val="0"/>
          <w:bCs w:val="0"/>
          <w:caps w:val="0"/>
          <w:kern w:val="2"/>
          <w:sz w:val="24"/>
          <w:szCs w:val="24"/>
          <w14:ligatures w14:val="standardContextual"/>
        </w:rPr>
      </w:pPr>
      <w:hyperlink w:anchor="_Toc169381095" w:history="1">
        <w:r w:rsidR="0085113A" w:rsidRPr="003F7C1B">
          <w:rPr>
            <w:rStyle w:val="Hyperlink"/>
          </w:rPr>
          <w:t>Chương 2: Cơ sở lý thuyết và các nghiên cứu liên quan</w:t>
        </w:r>
        <w:r w:rsidR="0085113A">
          <w:rPr>
            <w:webHidden/>
          </w:rPr>
          <w:tab/>
        </w:r>
        <w:r w:rsidR="0085113A">
          <w:rPr>
            <w:webHidden/>
          </w:rPr>
          <w:fldChar w:fldCharType="begin"/>
        </w:r>
        <w:r w:rsidR="0085113A">
          <w:rPr>
            <w:webHidden/>
          </w:rPr>
          <w:instrText xml:space="preserve"> PAGEREF _Toc169381095 \h </w:instrText>
        </w:r>
        <w:r w:rsidR="0085113A">
          <w:rPr>
            <w:webHidden/>
          </w:rPr>
        </w:r>
        <w:r w:rsidR="0085113A">
          <w:rPr>
            <w:webHidden/>
          </w:rPr>
          <w:fldChar w:fldCharType="separate"/>
        </w:r>
        <w:r w:rsidR="00DC4D18">
          <w:rPr>
            <w:webHidden/>
          </w:rPr>
          <w:t>6</w:t>
        </w:r>
        <w:r w:rsidR="0085113A">
          <w:rPr>
            <w:webHidden/>
          </w:rPr>
          <w:fldChar w:fldCharType="end"/>
        </w:r>
      </w:hyperlink>
    </w:p>
    <w:p w14:paraId="700B5991" w14:textId="145446D6"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096" w:history="1">
        <w:r w:rsidR="0085113A" w:rsidRPr="003F7C1B">
          <w:rPr>
            <w:rStyle w:val="Hyperlink"/>
          </w:rPr>
          <w:t>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Các phương pháp, công cụ liên quan</w:t>
        </w:r>
        <w:r w:rsidR="0085113A">
          <w:rPr>
            <w:webHidden/>
          </w:rPr>
          <w:tab/>
        </w:r>
        <w:r w:rsidR="0085113A">
          <w:rPr>
            <w:webHidden/>
          </w:rPr>
          <w:fldChar w:fldCharType="begin"/>
        </w:r>
        <w:r w:rsidR="0085113A">
          <w:rPr>
            <w:webHidden/>
          </w:rPr>
          <w:instrText xml:space="preserve"> PAGEREF _Toc169381096 \h </w:instrText>
        </w:r>
        <w:r w:rsidR="0085113A">
          <w:rPr>
            <w:webHidden/>
          </w:rPr>
        </w:r>
        <w:r w:rsidR="0085113A">
          <w:rPr>
            <w:webHidden/>
          </w:rPr>
          <w:fldChar w:fldCharType="separate"/>
        </w:r>
        <w:r w:rsidR="00DC4D18">
          <w:rPr>
            <w:webHidden/>
          </w:rPr>
          <w:t>6</w:t>
        </w:r>
        <w:r w:rsidR="0085113A">
          <w:rPr>
            <w:webHidden/>
          </w:rPr>
          <w:fldChar w:fldCharType="end"/>
        </w:r>
      </w:hyperlink>
    </w:p>
    <w:p w14:paraId="7E781592" w14:textId="07391F7A" w:rsidR="0085113A" w:rsidRDefault="00C12414">
      <w:pPr>
        <w:pStyle w:val="TOC3"/>
        <w:rPr>
          <w:rFonts w:asciiTheme="minorHAnsi" w:eastAsiaTheme="minorEastAsia" w:hAnsiTheme="minorHAnsi" w:cstheme="minorBidi"/>
          <w:color w:val="auto"/>
          <w:kern w:val="2"/>
          <w14:ligatures w14:val="standardContextual"/>
        </w:rPr>
      </w:pPr>
      <w:hyperlink w:anchor="_Toc169381097" w:history="1">
        <w:r w:rsidR="0085113A" w:rsidRPr="003F7C1B">
          <w:rPr>
            <w:rStyle w:val="Hyperlink"/>
            <w:b/>
          </w:rPr>
          <w:t>1.</w:t>
        </w:r>
        <w:r w:rsidR="0085113A">
          <w:rPr>
            <w:rFonts w:asciiTheme="minorHAnsi" w:eastAsiaTheme="minorEastAsia" w:hAnsiTheme="minorHAnsi" w:cstheme="minorBidi"/>
            <w:color w:val="auto"/>
            <w:kern w:val="2"/>
            <w14:ligatures w14:val="standardContextual"/>
          </w:rPr>
          <w:tab/>
        </w:r>
        <w:r w:rsidR="0085113A" w:rsidRPr="003F7C1B">
          <w:rPr>
            <w:rStyle w:val="Hyperlink"/>
            <w:b/>
          </w:rPr>
          <w:t>Chuẩn hóa (normalization) và tỉ lệ hóa (scaling)</w:t>
        </w:r>
        <w:r w:rsidR="0085113A">
          <w:rPr>
            <w:webHidden/>
          </w:rPr>
          <w:tab/>
        </w:r>
        <w:r w:rsidR="0085113A">
          <w:rPr>
            <w:webHidden/>
          </w:rPr>
          <w:fldChar w:fldCharType="begin"/>
        </w:r>
        <w:r w:rsidR="0085113A">
          <w:rPr>
            <w:webHidden/>
          </w:rPr>
          <w:instrText xml:space="preserve"> PAGEREF _Toc169381097 \h </w:instrText>
        </w:r>
        <w:r w:rsidR="0085113A">
          <w:rPr>
            <w:webHidden/>
          </w:rPr>
        </w:r>
        <w:r w:rsidR="0085113A">
          <w:rPr>
            <w:webHidden/>
          </w:rPr>
          <w:fldChar w:fldCharType="separate"/>
        </w:r>
        <w:r w:rsidR="00DC4D18">
          <w:rPr>
            <w:webHidden/>
          </w:rPr>
          <w:t>6</w:t>
        </w:r>
        <w:r w:rsidR="0085113A">
          <w:rPr>
            <w:webHidden/>
          </w:rPr>
          <w:fldChar w:fldCharType="end"/>
        </w:r>
      </w:hyperlink>
    </w:p>
    <w:p w14:paraId="5FE072A8" w14:textId="07961639" w:rsidR="0085113A" w:rsidRDefault="00C12414">
      <w:pPr>
        <w:pStyle w:val="TOC3"/>
        <w:rPr>
          <w:rFonts w:asciiTheme="minorHAnsi" w:eastAsiaTheme="minorEastAsia" w:hAnsiTheme="minorHAnsi" w:cstheme="minorBidi"/>
          <w:color w:val="auto"/>
          <w:kern w:val="2"/>
          <w14:ligatures w14:val="standardContextual"/>
        </w:rPr>
      </w:pPr>
      <w:hyperlink w:anchor="_Toc169381098" w:history="1">
        <w:r w:rsidR="0085113A" w:rsidRPr="003F7C1B">
          <w:rPr>
            <w:rStyle w:val="Hyperlink"/>
            <w:b/>
          </w:rPr>
          <w:t>2.</w:t>
        </w:r>
        <w:r w:rsidR="0085113A">
          <w:rPr>
            <w:rFonts w:asciiTheme="minorHAnsi" w:eastAsiaTheme="minorEastAsia" w:hAnsiTheme="minorHAnsi" w:cstheme="minorBidi"/>
            <w:color w:val="auto"/>
            <w:kern w:val="2"/>
            <w14:ligatures w14:val="standardContextual"/>
          </w:rPr>
          <w:tab/>
        </w:r>
        <w:r w:rsidR="0085113A" w:rsidRPr="003F7C1B">
          <w:rPr>
            <w:rStyle w:val="Hyperlink"/>
            <w:b/>
          </w:rPr>
          <w:t>Feature Selection</w:t>
        </w:r>
        <w:r w:rsidR="0085113A">
          <w:rPr>
            <w:webHidden/>
          </w:rPr>
          <w:tab/>
        </w:r>
        <w:r w:rsidR="0085113A">
          <w:rPr>
            <w:webHidden/>
          </w:rPr>
          <w:fldChar w:fldCharType="begin"/>
        </w:r>
        <w:r w:rsidR="0085113A">
          <w:rPr>
            <w:webHidden/>
          </w:rPr>
          <w:instrText xml:space="preserve"> PAGEREF _Toc169381098 \h </w:instrText>
        </w:r>
        <w:r w:rsidR="0085113A">
          <w:rPr>
            <w:webHidden/>
          </w:rPr>
        </w:r>
        <w:r w:rsidR="0085113A">
          <w:rPr>
            <w:webHidden/>
          </w:rPr>
          <w:fldChar w:fldCharType="separate"/>
        </w:r>
        <w:r w:rsidR="00DC4D18">
          <w:rPr>
            <w:webHidden/>
          </w:rPr>
          <w:t>6</w:t>
        </w:r>
        <w:r w:rsidR="0085113A">
          <w:rPr>
            <w:webHidden/>
          </w:rPr>
          <w:fldChar w:fldCharType="end"/>
        </w:r>
      </w:hyperlink>
    </w:p>
    <w:p w14:paraId="409B712C" w14:textId="453D1272" w:rsidR="0085113A" w:rsidRDefault="00C12414">
      <w:pPr>
        <w:pStyle w:val="TOC3"/>
        <w:rPr>
          <w:rFonts w:asciiTheme="minorHAnsi" w:eastAsiaTheme="minorEastAsia" w:hAnsiTheme="minorHAnsi" w:cstheme="minorBidi"/>
          <w:color w:val="auto"/>
          <w:kern w:val="2"/>
          <w14:ligatures w14:val="standardContextual"/>
        </w:rPr>
      </w:pPr>
      <w:hyperlink w:anchor="_Toc169381099" w:history="1">
        <w:r w:rsidR="0085113A" w:rsidRPr="003F7C1B">
          <w:rPr>
            <w:rStyle w:val="Hyperlink"/>
            <w:b/>
          </w:rPr>
          <w:t>3.</w:t>
        </w:r>
        <w:r w:rsidR="0085113A">
          <w:rPr>
            <w:rFonts w:asciiTheme="minorHAnsi" w:eastAsiaTheme="minorEastAsia" w:hAnsiTheme="minorHAnsi" w:cstheme="minorBidi"/>
            <w:color w:val="auto"/>
            <w:kern w:val="2"/>
            <w14:ligatures w14:val="standardContextual"/>
          </w:rPr>
          <w:tab/>
        </w:r>
        <w:r w:rsidR="0085113A" w:rsidRPr="003F7C1B">
          <w:rPr>
            <w:rStyle w:val="Hyperlink"/>
            <w:b/>
          </w:rPr>
          <w:t>Genetic Algorithm</w:t>
        </w:r>
        <w:r w:rsidR="0085113A">
          <w:rPr>
            <w:webHidden/>
          </w:rPr>
          <w:tab/>
        </w:r>
        <w:r w:rsidR="0085113A">
          <w:rPr>
            <w:webHidden/>
          </w:rPr>
          <w:fldChar w:fldCharType="begin"/>
        </w:r>
        <w:r w:rsidR="0085113A">
          <w:rPr>
            <w:webHidden/>
          </w:rPr>
          <w:instrText xml:space="preserve"> PAGEREF _Toc169381099 \h </w:instrText>
        </w:r>
        <w:r w:rsidR="0085113A">
          <w:rPr>
            <w:webHidden/>
          </w:rPr>
        </w:r>
        <w:r w:rsidR="0085113A">
          <w:rPr>
            <w:webHidden/>
          </w:rPr>
          <w:fldChar w:fldCharType="separate"/>
        </w:r>
        <w:r w:rsidR="00DC4D18">
          <w:rPr>
            <w:webHidden/>
          </w:rPr>
          <w:t>7</w:t>
        </w:r>
        <w:r w:rsidR="0085113A">
          <w:rPr>
            <w:webHidden/>
          </w:rPr>
          <w:fldChar w:fldCharType="end"/>
        </w:r>
      </w:hyperlink>
    </w:p>
    <w:p w14:paraId="26516C2B" w14:textId="47EFA14F" w:rsidR="0085113A" w:rsidRDefault="00C12414">
      <w:pPr>
        <w:pStyle w:val="TOC3"/>
        <w:rPr>
          <w:rFonts w:asciiTheme="minorHAnsi" w:eastAsiaTheme="minorEastAsia" w:hAnsiTheme="minorHAnsi" w:cstheme="minorBidi"/>
          <w:color w:val="auto"/>
          <w:kern w:val="2"/>
          <w14:ligatures w14:val="standardContextual"/>
        </w:rPr>
      </w:pPr>
      <w:hyperlink w:anchor="_Toc169381100" w:history="1">
        <w:r w:rsidR="0085113A" w:rsidRPr="003F7C1B">
          <w:rPr>
            <w:rStyle w:val="Hyperlink"/>
            <w:b/>
          </w:rPr>
          <w:t>4.</w:t>
        </w:r>
        <w:r w:rsidR="0085113A">
          <w:rPr>
            <w:rFonts w:asciiTheme="minorHAnsi" w:eastAsiaTheme="minorEastAsia" w:hAnsiTheme="minorHAnsi" w:cstheme="minorBidi"/>
            <w:color w:val="auto"/>
            <w:kern w:val="2"/>
            <w14:ligatures w14:val="standardContextual"/>
          </w:rPr>
          <w:tab/>
        </w:r>
        <w:r w:rsidR="0085113A" w:rsidRPr="003F7C1B">
          <w:rPr>
            <w:rStyle w:val="Hyperlink"/>
            <w:b/>
          </w:rPr>
          <w:t>Công thức của hàm thích nghi (Fitness Function) được sử dụng</w:t>
        </w:r>
        <w:r w:rsidR="0085113A">
          <w:rPr>
            <w:webHidden/>
          </w:rPr>
          <w:tab/>
        </w:r>
        <w:r w:rsidR="0085113A">
          <w:rPr>
            <w:webHidden/>
          </w:rPr>
          <w:fldChar w:fldCharType="begin"/>
        </w:r>
        <w:r w:rsidR="0085113A">
          <w:rPr>
            <w:webHidden/>
          </w:rPr>
          <w:instrText xml:space="preserve"> PAGEREF _Toc169381100 \h </w:instrText>
        </w:r>
        <w:r w:rsidR="0085113A">
          <w:rPr>
            <w:webHidden/>
          </w:rPr>
        </w:r>
        <w:r w:rsidR="0085113A">
          <w:rPr>
            <w:webHidden/>
          </w:rPr>
          <w:fldChar w:fldCharType="separate"/>
        </w:r>
        <w:r w:rsidR="00DC4D18">
          <w:rPr>
            <w:webHidden/>
          </w:rPr>
          <w:t>12</w:t>
        </w:r>
        <w:r w:rsidR="0085113A">
          <w:rPr>
            <w:webHidden/>
          </w:rPr>
          <w:fldChar w:fldCharType="end"/>
        </w:r>
      </w:hyperlink>
    </w:p>
    <w:p w14:paraId="1CAF7687" w14:textId="24359689" w:rsidR="0085113A" w:rsidRDefault="00C12414">
      <w:pPr>
        <w:pStyle w:val="TOC3"/>
        <w:rPr>
          <w:rFonts w:asciiTheme="minorHAnsi" w:eastAsiaTheme="minorEastAsia" w:hAnsiTheme="minorHAnsi" w:cstheme="minorBidi"/>
          <w:color w:val="auto"/>
          <w:kern w:val="2"/>
          <w14:ligatures w14:val="standardContextual"/>
        </w:rPr>
      </w:pPr>
      <w:hyperlink w:anchor="_Toc169381101" w:history="1">
        <w:r w:rsidR="0085113A" w:rsidRPr="003F7C1B">
          <w:rPr>
            <w:rStyle w:val="Hyperlink"/>
            <w:b/>
          </w:rPr>
          <w:t>5.</w:t>
        </w:r>
        <w:r w:rsidR="0085113A">
          <w:rPr>
            <w:rFonts w:asciiTheme="minorHAnsi" w:eastAsiaTheme="minorEastAsia" w:hAnsiTheme="minorHAnsi" w:cstheme="minorBidi"/>
            <w:color w:val="auto"/>
            <w:kern w:val="2"/>
            <w14:ligatures w14:val="standardContextual"/>
          </w:rPr>
          <w:tab/>
        </w:r>
        <w:r w:rsidR="0085113A" w:rsidRPr="003F7C1B">
          <w:rPr>
            <w:rStyle w:val="Hyperlink"/>
            <w:b/>
          </w:rPr>
          <w:t>Các bộ phân loại được sử dụng</w:t>
        </w:r>
        <w:r w:rsidR="0085113A">
          <w:rPr>
            <w:webHidden/>
          </w:rPr>
          <w:tab/>
        </w:r>
        <w:r w:rsidR="0085113A">
          <w:rPr>
            <w:webHidden/>
          </w:rPr>
          <w:fldChar w:fldCharType="begin"/>
        </w:r>
        <w:r w:rsidR="0085113A">
          <w:rPr>
            <w:webHidden/>
          </w:rPr>
          <w:instrText xml:space="preserve"> PAGEREF _Toc169381101 \h </w:instrText>
        </w:r>
        <w:r w:rsidR="0085113A">
          <w:rPr>
            <w:webHidden/>
          </w:rPr>
        </w:r>
        <w:r w:rsidR="0085113A">
          <w:rPr>
            <w:webHidden/>
          </w:rPr>
          <w:fldChar w:fldCharType="separate"/>
        </w:r>
        <w:r w:rsidR="00DC4D18">
          <w:rPr>
            <w:webHidden/>
          </w:rPr>
          <w:t>12</w:t>
        </w:r>
        <w:r w:rsidR="0085113A">
          <w:rPr>
            <w:webHidden/>
          </w:rPr>
          <w:fldChar w:fldCharType="end"/>
        </w:r>
      </w:hyperlink>
    </w:p>
    <w:p w14:paraId="1262E8C5" w14:textId="4FBAF507" w:rsidR="0085113A" w:rsidRDefault="00C12414">
      <w:pPr>
        <w:pStyle w:val="TOC3"/>
        <w:rPr>
          <w:rFonts w:asciiTheme="minorHAnsi" w:eastAsiaTheme="minorEastAsia" w:hAnsiTheme="minorHAnsi" w:cstheme="minorBidi"/>
          <w:color w:val="auto"/>
          <w:kern w:val="2"/>
          <w14:ligatures w14:val="standardContextual"/>
        </w:rPr>
      </w:pPr>
      <w:hyperlink w:anchor="_Toc169381102" w:history="1">
        <w:r w:rsidR="0085113A" w:rsidRPr="003F7C1B">
          <w:rPr>
            <w:rStyle w:val="Hyperlink"/>
            <w:b/>
          </w:rPr>
          <w:t>6.</w:t>
        </w:r>
        <w:r w:rsidR="0085113A">
          <w:rPr>
            <w:rFonts w:asciiTheme="minorHAnsi" w:eastAsiaTheme="minorEastAsia" w:hAnsiTheme="minorHAnsi" w:cstheme="minorBidi"/>
            <w:color w:val="auto"/>
            <w:kern w:val="2"/>
            <w14:ligatures w14:val="standardContextual"/>
          </w:rPr>
          <w:tab/>
        </w:r>
        <w:r w:rsidR="0085113A" w:rsidRPr="003F7C1B">
          <w:rPr>
            <w:rStyle w:val="Hyperlink"/>
            <w:b/>
          </w:rPr>
          <w:t>Các tập dataset được sử dụng</w:t>
        </w:r>
        <w:r w:rsidR="0085113A">
          <w:rPr>
            <w:webHidden/>
          </w:rPr>
          <w:tab/>
        </w:r>
        <w:r w:rsidR="0085113A">
          <w:rPr>
            <w:webHidden/>
          </w:rPr>
          <w:fldChar w:fldCharType="begin"/>
        </w:r>
        <w:r w:rsidR="0085113A">
          <w:rPr>
            <w:webHidden/>
          </w:rPr>
          <w:instrText xml:space="preserve"> PAGEREF _Toc169381102 \h </w:instrText>
        </w:r>
        <w:r w:rsidR="0085113A">
          <w:rPr>
            <w:webHidden/>
          </w:rPr>
        </w:r>
        <w:r w:rsidR="0085113A">
          <w:rPr>
            <w:webHidden/>
          </w:rPr>
          <w:fldChar w:fldCharType="separate"/>
        </w:r>
        <w:r w:rsidR="00DC4D18">
          <w:rPr>
            <w:webHidden/>
          </w:rPr>
          <w:t>13</w:t>
        </w:r>
        <w:r w:rsidR="0085113A">
          <w:rPr>
            <w:webHidden/>
          </w:rPr>
          <w:fldChar w:fldCharType="end"/>
        </w:r>
      </w:hyperlink>
    </w:p>
    <w:p w14:paraId="77888B3B" w14:textId="6CBAB7F8"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103" w:history="1">
        <w:r w:rsidR="0085113A" w:rsidRPr="003F7C1B">
          <w:rPr>
            <w:rStyle w:val="Hyperlink"/>
          </w:rPr>
          <w:t>II.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So sánh với những công trình nghiên cứu khác</w:t>
        </w:r>
        <w:r w:rsidR="0085113A">
          <w:rPr>
            <w:webHidden/>
          </w:rPr>
          <w:tab/>
        </w:r>
        <w:r w:rsidR="0085113A">
          <w:rPr>
            <w:webHidden/>
          </w:rPr>
          <w:fldChar w:fldCharType="begin"/>
        </w:r>
        <w:r w:rsidR="0085113A">
          <w:rPr>
            <w:webHidden/>
          </w:rPr>
          <w:instrText xml:space="preserve"> PAGEREF _Toc169381103 \h </w:instrText>
        </w:r>
        <w:r w:rsidR="0085113A">
          <w:rPr>
            <w:webHidden/>
          </w:rPr>
        </w:r>
        <w:r w:rsidR="0085113A">
          <w:rPr>
            <w:webHidden/>
          </w:rPr>
          <w:fldChar w:fldCharType="separate"/>
        </w:r>
        <w:r w:rsidR="00DC4D18">
          <w:rPr>
            <w:webHidden/>
          </w:rPr>
          <w:t>14</w:t>
        </w:r>
        <w:r w:rsidR="0085113A">
          <w:rPr>
            <w:webHidden/>
          </w:rPr>
          <w:fldChar w:fldCharType="end"/>
        </w:r>
      </w:hyperlink>
    </w:p>
    <w:p w14:paraId="4C524314" w14:textId="2A378080" w:rsidR="0085113A" w:rsidRDefault="00C12414">
      <w:pPr>
        <w:pStyle w:val="TOC3"/>
        <w:rPr>
          <w:rFonts w:asciiTheme="minorHAnsi" w:eastAsiaTheme="minorEastAsia" w:hAnsiTheme="minorHAnsi" w:cstheme="minorBidi"/>
          <w:color w:val="auto"/>
          <w:kern w:val="2"/>
          <w14:ligatures w14:val="standardContextual"/>
        </w:rPr>
      </w:pPr>
      <w:hyperlink w:anchor="_Toc169381104" w:history="1">
        <w:r w:rsidR="0085113A" w:rsidRPr="003F7C1B">
          <w:rPr>
            <w:rStyle w:val="Hyperlink"/>
            <w:b/>
          </w:rPr>
          <w:t>1.</w:t>
        </w:r>
        <w:r w:rsidR="0085113A">
          <w:rPr>
            <w:rFonts w:asciiTheme="minorHAnsi" w:eastAsiaTheme="minorEastAsia" w:hAnsiTheme="minorHAnsi" w:cstheme="minorBidi"/>
            <w:color w:val="auto"/>
            <w:kern w:val="2"/>
            <w14:ligatures w14:val="standardContextual"/>
          </w:rPr>
          <w:tab/>
        </w:r>
        <w:r w:rsidR="0085113A" w:rsidRPr="003F7C1B">
          <w:rPr>
            <w:rStyle w:val="Hyperlink"/>
            <w:b/>
          </w:rPr>
          <w:t>Công trình của (Sindhu, 2012)</w:t>
        </w:r>
        <w:r w:rsidR="0085113A">
          <w:rPr>
            <w:webHidden/>
          </w:rPr>
          <w:tab/>
        </w:r>
        <w:r w:rsidR="0085113A">
          <w:rPr>
            <w:webHidden/>
          </w:rPr>
          <w:fldChar w:fldCharType="begin"/>
        </w:r>
        <w:r w:rsidR="0085113A">
          <w:rPr>
            <w:webHidden/>
          </w:rPr>
          <w:instrText xml:space="preserve"> PAGEREF _Toc169381104 \h </w:instrText>
        </w:r>
        <w:r w:rsidR="0085113A">
          <w:rPr>
            <w:webHidden/>
          </w:rPr>
        </w:r>
        <w:r w:rsidR="0085113A">
          <w:rPr>
            <w:webHidden/>
          </w:rPr>
          <w:fldChar w:fldCharType="separate"/>
        </w:r>
        <w:r w:rsidR="00DC4D18">
          <w:rPr>
            <w:webHidden/>
          </w:rPr>
          <w:t>14</w:t>
        </w:r>
        <w:r w:rsidR="0085113A">
          <w:rPr>
            <w:webHidden/>
          </w:rPr>
          <w:fldChar w:fldCharType="end"/>
        </w:r>
      </w:hyperlink>
    </w:p>
    <w:p w14:paraId="0AE43ECB" w14:textId="539BFED3" w:rsidR="0085113A" w:rsidRDefault="00C12414">
      <w:pPr>
        <w:pStyle w:val="TOC3"/>
        <w:rPr>
          <w:rFonts w:asciiTheme="minorHAnsi" w:eastAsiaTheme="minorEastAsia" w:hAnsiTheme="minorHAnsi" w:cstheme="minorBidi"/>
          <w:color w:val="auto"/>
          <w:kern w:val="2"/>
          <w14:ligatures w14:val="standardContextual"/>
        </w:rPr>
      </w:pPr>
      <w:hyperlink w:anchor="_Toc169381105" w:history="1">
        <w:r w:rsidR="0085113A" w:rsidRPr="003F7C1B">
          <w:rPr>
            <w:rStyle w:val="Hyperlink"/>
            <w:b/>
          </w:rPr>
          <w:t>2.</w:t>
        </w:r>
        <w:r w:rsidR="0085113A">
          <w:rPr>
            <w:rFonts w:asciiTheme="minorHAnsi" w:eastAsiaTheme="minorEastAsia" w:hAnsiTheme="minorHAnsi" w:cstheme="minorBidi"/>
            <w:color w:val="auto"/>
            <w:kern w:val="2"/>
            <w14:ligatures w14:val="standardContextual"/>
          </w:rPr>
          <w:tab/>
        </w:r>
        <w:r w:rsidR="0085113A" w:rsidRPr="003F7C1B">
          <w:rPr>
            <w:rStyle w:val="Hyperlink"/>
            <w:b/>
          </w:rPr>
          <w:t>Công trình của (Aslahi-Shahri, 2016)</w:t>
        </w:r>
        <w:r w:rsidR="0085113A">
          <w:rPr>
            <w:webHidden/>
          </w:rPr>
          <w:tab/>
        </w:r>
        <w:r w:rsidR="0085113A">
          <w:rPr>
            <w:webHidden/>
          </w:rPr>
          <w:fldChar w:fldCharType="begin"/>
        </w:r>
        <w:r w:rsidR="0085113A">
          <w:rPr>
            <w:webHidden/>
          </w:rPr>
          <w:instrText xml:space="preserve"> PAGEREF _Toc169381105 \h </w:instrText>
        </w:r>
        <w:r w:rsidR="0085113A">
          <w:rPr>
            <w:webHidden/>
          </w:rPr>
        </w:r>
        <w:r w:rsidR="0085113A">
          <w:rPr>
            <w:webHidden/>
          </w:rPr>
          <w:fldChar w:fldCharType="separate"/>
        </w:r>
        <w:r w:rsidR="00DC4D18">
          <w:rPr>
            <w:webHidden/>
          </w:rPr>
          <w:t>15</w:t>
        </w:r>
        <w:r w:rsidR="0085113A">
          <w:rPr>
            <w:webHidden/>
          </w:rPr>
          <w:fldChar w:fldCharType="end"/>
        </w:r>
      </w:hyperlink>
    </w:p>
    <w:p w14:paraId="7149B421" w14:textId="6557221C" w:rsidR="0085113A" w:rsidRDefault="00C12414">
      <w:pPr>
        <w:pStyle w:val="TOC3"/>
        <w:rPr>
          <w:rFonts w:asciiTheme="minorHAnsi" w:eastAsiaTheme="minorEastAsia" w:hAnsiTheme="minorHAnsi" w:cstheme="minorBidi"/>
          <w:color w:val="auto"/>
          <w:kern w:val="2"/>
          <w14:ligatures w14:val="standardContextual"/>
        </w:rPr>
      </w:pPr>
      <w:hyperlink w:anchor="_Toc169381106" w:history="1">
        <w:r w:rsidR="0085113A" w:rsidRPr="003F7C1B">
          <w:rPr>
            <w:rStyle w:val="Hyperlink"/>
            <w:b/>
          </w:rPr>
          <w:t>3.</w:t>
        </w:r>
        <w:r w:rsidR="0085113A">
          <w:rPr>
            <w:rFonts w:asciiTheme="minorHAnsi" w:eastAsiaTheme="minorEastAsia" w:hAnsiTheme="minorHAnsi" w:cstheme="minorBidi"/>
            <w:color w:val="auto"/>
            <w:kern w:val="2"/>
            <w14:ligatures w14:val="standardContextual"/>
          </w:rPr>
          <w:tab/>
        </w:r>
        <w:r w:rsidR="0085113A" w:rsidRPr="003F7C1B">
          <w:rPr>
            <w:rStyle w:val="Hyperlink"/>
            <w:b/>
          </w:rPr>
          <w:t>Công trình của (Gharaee, 2016)</w:t>
        </w:r>
        <w:r w:rsidR="0085113A">
          <w:rPr>
            <w:webHidden/>
          </w:rPr>
          <w:tab/>
        </w:r>
        <w:r w:rsidR="0085113A">
          <w:rPr>
            <w:webHidden/>
          </w:rPr>
          <w:fldChar w:fldCharType="begin"/>
        </w:r>
        <w:r w:rsidR="0085113A">
          <w:rPr>
            <w:webHidden/>
          </w:rPr>
          <w:instrText xml:space="preserve"> PAGEREF _Toc169381106 \h </w:instrText>
        </w:r>
        <w:r w:rsidR="0085113A">
          <w:rPr>
            <w:webHidden/>
          </w:rPr>
        </w:r>
        <w:r w:rsidR="0085113A">
          <w:rPr>
            <w:webHidden/>
          </w:rPr>
          <w:fldChar w:fldCharType="separate"/>
        </w:r>
        <w:r w:rsidR="00DC4D18">
          <w:rPr>
            <w:webHidden/>
          </w:rPr>
          <w:t>15</w:t>
        </w:r>
        <w:r w:rsidR="0085113A">
          <w:rPr>
            <w:webHidden/>
          </w:rPr>
          <w:fldChar w:fldCharType="end"/>
        </w:r>
      </w:hyperlink>
    </w:p>
    <w:p w14:paraId="339053A5" w14:textId="3C9B667A" w:rsidR="0085113A" w:rsidRDefault="00C12414">
      <w:pPr>
        <w:pStyle w:val="TOC3"/>
        <w:rPr>
          <w:rFonts w:asciiTheme="minorHAnsi" w:eastAsiaTheme="minorEastAsia" w:hAnsiTheme="minorHAnsi" w:cstheme="minorBidi"/>
          <w:color w:val="auto"/>
          <w:kern w:val="2"/>
          <w14:ligatures w14:val="standardContextual"/>
        </w:rPr>
      </w:pPr>
      <w:hyperlink w:anchor="_Toc169381107" w:history="1">
        <w:r w:rsidR="0085113A" w:rsidRPr="003F7C1B">
          <w:rPr>
            <w:rStyle w:val="Hyperlink"/>
            <w:b/>
          </w:rPr>
          <w:t>4.</w:t>
        </w:r>
        <w:r w:rsidR="0085113A">
          <w:rPr>
            <w:rFonts w:asciiTheme="minorHAnsi" w:eastAsiaTheme="minorEastAsia" w:hAnsiTheme="minorHAnsi" w:cstheme="minorBidi"/>
            <w:color w:val="auto"/>
            <w:kern w:val="2"/>
            <w14:ligatures w14:val="standardContextual"/>
          </w:rPr>
          <w:tab/>
        </w:r>
        <w:r w:rsidR="0085113A" w:rsidRPr="003F7C1B">
          <w:rPr>
            <w:rStyle w:val="Hyperlink"/>
            <w:b/>
          </w:rPr>
          <w:t>Bảng so sánh</w:t>
        </w:r>
        <w:r w:rsidR="0085113A">
          <w:rPr>
            <w:webHidden/>
          </w:rPr>
          <w:tab/>
        </w:r>
        <w:r w:rsidR="0085113A">
          <w:rPr>
            <w:webHidden/>
          </w:rPr>
          <w:fldChar w:fldCharType="begin"/>
        </w:r>
        <w:r w:rsidR="0085113A">
          <w:rPr>
            <w:webHidden/>
          </w:rPr>
          <w:instrText xml:space="preserve"> PAGEREF _Toc169381107 \h </w:instrText>
        </w:r>
        <w:r w:rsidR="0085113A">
          <w:rPr>
            <w:webHidden/>
          </w:rPr>
        </w:r>
        <w:r w:rsidR="0085113A">
          <w:rPr>
            <w:webHidden/>
          </w:rPr>
          <w:fldChar w:fldCharType="separate"/>
        </w:r>
        <w:r w:rsidR="00DC4D18">
          <w:rPr>
            <w:webHidden/>
          </w:rPr>
          <w:t>15</w:t>
        </w:r>
        <w:r w:rsidR="0085113A">
          <w:rPr>
            <w:webHidden/>
          </w:rPr>
          <w:fldChar w:fldCharType="end"/>
        </w:r>
      </w:hyperlink>
    </w:p>
    <w:p w14:paraId="42E5ABF2" w14:textId="7D8054EB" w:rsidR="0085113A" w:rsidRDefault="00C12414">
      <w:pPr>
        <w:pStyle w:val="TOC1"/>
        <w:rPr>
          <w:rFonts w:asciiTheme="minorHAnsi" w:eastAsiaTheme="minorEastAsia" w:hAnsiTheme="minorHAnsi" w:cstheme="minorBidi"/>
          <w:b w:val="0"/>
          <w:bCs w:val="0"/>
          <w:caps w:val="0"/>
          <w:kern w:val="2"/>
          <w:sz w:val="24"/>
          <w:szCs w:val="24"/>
          <w14:ligatures w14:val="standardContextual"/>
        </w:rPr>
      </w:pPr>
      <w:hyperlink w:anchor="_Toc169381108" w:history="1">
        <w:r w:rsidR="0085113A" w:rsidRPr="003F7C1B">
          <w:rPr>
            <w:rStyle w:val="Hyperlink"/>
          </w:rPr>
          <w:t>Chương 3: Phân tích thiết kế hệ thống</w:t>
        </w:r>
        <w:r w:rsidR="0085113A">
          <w:rPr>
            <w:webHidden/>
          </w:rPr>
          <w:tab/>
        </w:r>
        <w:r w:rsidR="0085113A">
          <w:rPr>
            <w:webHidden/>
          </w:rPr>
          <w:fldChar w:fldCharType="begin"/>
        </w:r>
        <w:r w:rsidR="0085113A">
          <w:rPr>
            <w:webHidden/>
          </w:rPr>
          <w:instrText xml:space="preserve"> PAGEREF _Toc169381108 \h </w:instrText>
        </w:r>
        <w:r w:rsidR="0085113A">
          <w:rPr>
            <w:webHidden/>
          </w:rPr>
        </w:r>
        <w:r w:rsidR="0085113A">
          <w:rPr>
            <w:webHidden/>
          </w:rPr>
          <w:fldChar w:fldCharType="separate"/>
        </w:r>
        <w:r w:rsidR="00DC4D18">
          <w:rPr>
            <w:webHidden/>
          </w:rPr>
          <w:t>16</w:t>
        </w:r>
        <w:r w:rsidR="0085113A">
          <w:rPr>
            <w:webHidden/>
          </w:rPr>
          <w:fldChar w:fldCharType="end"/>
        </w:r>
      </w:hyperlink>
    </w:p>
    <w:p w14:paraId="000235F0" w14:textId="17156E0C"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109" w:history="1">
        <w:r w:rsidR="0085113A" w:rsidRPr="003F7C1B">
          <w:rPr>
            <w:rStyle w:val="Hyperlink"/>
          </w:rPr>
          <w:t>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Chi tiết phương pháp thực hiện</w:t>
        </w:r>
        <w:r w:rsidR="0085113A">
          <w:rPr>
            <w:webHidden/>
          </w:rPr>
          <w:tab/>
        </w:r>
        <w:r w:rsidR="0085113A">
          <w:rPr>
            <w:webHidden/>
          </w:rPr>
          <w:fldChar w:fldCharType="begin"/>
        </w:r>
        <w:r w:rsidR="0085113A">
          <w:rPr>
            <w:webHidden/>
          </w:rPr>
          <w:instrText xml:space="preserve"> PAGEREF _Toc169381109 \h </w:instrText>
        </w:r>
        <w:r w:rsidR="0085113A">
          <w:rPr>
            <w:webHidden/>
          </w:rPr>
        </w:r>
        <w:r w:rsidR="0085113A">
          <w:rPr>
            <w:webHidden/>
          </w:rPr>
          <w:fldChar w:fldCharType="separate"/>
        </w:r>
        <w:r w:rsidR="00DC4D18">
          <w:rPr>
            <w:webHidden/>
          </w:rPr>
          <w:t>16</w:t>
        </w:r>
        <w:r w:rsidR="0085113A">
          <w:rPr>
            <w:webHidden/>
          </w:rPr>
          <w:fldChar w:fldCharType="end"/>
        </w:r>
      </w:hyperlink>
    </w:p>
    <w:p w14:paraId="6FDBF58D" w14:textId="1B657821" w:rsidR="0085113A" w:rsidRDefault="00C12414">
      <w:pPr>
        <w:pStyle w:val="TOC3"/>
        <w:rPr>
          <w:rFonts w:asciiTheme="minorHAnsi" w:eastAsiaTheme="minorEastAsia" w:hAnsiTheme="minorHAnsi" w:cstheme="minorBidi"/>
          <w:color w:val="auto"/>
          <w:kern w:val="2"/>
          <w14:ligatures w14:val="standardContextual"/>
        </w:rPr>
      </w:pPr>
      <w:hyperlink w:anchor="_Toc169381110" w:history="1">
        <w:r w:rsidR="0085113A" w:rsidRPr="003F7C1B">
          <w:rPr>
            <w:rStyle w:val="Hyperlink"/>
            <w:b/>
          </w:rPr>
          <w:t>1.</w:t>
        </w:r>
        <w:r w:rsidR="0085113A">
          <w:rPr>
            <w:rFonts w:asciiTheme="minorHAnsi" w:eastAsiaTheme="minorEastAsia" w:hAnsiTheme="minorHAnsi" w:cstheme="minorBidi"/>
            <w:color w:val="auto"/>
            <w:kern w:val="2"/>
            <w14:ligatures w14:val="standardContextual"/>
          </w:rPr>
          <w:tab/>
        </w:r>
        <w:r w:rsidR="0085113A" w:rsidRPr="003F7C1B">
          <w:rPr>
            <w:rStyle w:val="Hyperlink"/>
            <w:b/>
          </w:rPr>
          <w:t>Phương pháp thực hiện</w:t>
        </w:r>
        <w:r w:rsidR="0085113A">
          <w:rPr>
            <w:webHidden/>
          </w:rPr>
          <w:tab/>
        </w:r>
        <w:r w:rsidR="0085113A">
          <w:rPr>
            <w:webHidden/>
          </w:rPr>
          <w:fldChar w:fldCharType="begin"/>
        </w:r>
        <w:r w:rsidR="0085113A">
          <w:rPr>
            <w:webHidden/>
          </w:rPr>
          <w:instrText xml:space="preserve"> PAGEREF _Toc169381110 \h </w:instrText>
        </w:r>
        <w:r w:rsidR="0085113A">
          <w:rPr>
            <w:webHidden/>
          </w:rPr>
        </w:r>
        <w:r w:rsidR="0085113A">
          <w:rPr>
            <w:webHidden/>
          </w:rPr>
          <w:fldChar w:fldCharType="separate"/>
        </w:r>
        <w:r w:rsidR="00DC4D18">
          <w:rPr>
            <w:webHidden/>
          </w:rPr>
          <w:t>17</w:t>
        </w:r>
        <w:r w:rsidR="0085113A">
          <w:rPr>
            <w:webHidden/>
          </w:rPr>
          <w:fldChar w:fldCharType="end"/>
        </w:r>
      </w:hyperlink>
    </w:p>
    <w:p w14:paraId="6468195C" w14:textId="07C97C0C" w:rsidR="0085113A" w:rsidRDefault="00C12414">
      <w:pPr>
        <w:pStyle w:val="TOC3"/>
        <w:rPr>
          <w:rFonts w:asciiTheme="minorHAnsi" w:eastAsiaTheme="minorEastAsia" w:hAnsiTheme="minorHAnsi" w:cstheme="minorBidi"/>
          <w:color w:val="auto"/>
          <w:kern w:val="2"/>
          <w14:ligatures w14:val="standardContextual"/>
        </w:rPr>
      </w:pPr>
      <w:hyperlink w:anchor="_Toc169381111" w:history="1">
        <w:r w:rsidR="0085113A" w:rsidRPr="003F7C1B">
          <w:rPr>
            <w:rStyle w:val="Hyperlink"/>
            <w:b/>
          </w:rPr>
          <w:t>2.</w:t>
        </w:r>
        <w:r w:rsidR="0085113A">
          <w:rPr>
            <w:rFonts w:asciiTheme="minorHAnsi" w:eastAsiaTheme="minorEastAsia" w:hAnsiTheme="minorHAnsi" w:cstheme="minorBidi"/>
            <w:color w:val="auto"/>
            <w:kern w:val="2"/>
            <w14:ligatures w14:val="standardContextual"/>
          </w:rPr>
          <w:tab/>
        </w:r>
        <w:r w:rsidR="0085113A" w:rsidRPr="003F7C1B">
          <w:rPr>
            <w:rStyle w:val="Hyperlink"/>
            <w:b/>
          </w:rPr>
          <w:t>Kiến trúc tổng quan</w:t>
        </w:r>
        <w:r w:rsidR="0085113A">
          <w:rPr>
            <w:webHidden/>
          </w:rPr>
          <w:tab/>
        </w:r>
        <w:r w:rsidR="0085113A">
          <w:rPr>
            <w:webHidden/>
          </w:rPr>
          <w:fldChar w:fldCharType="begin"/>
        </w:r>
        <w:r w:rsidR="0085113A">
          <w:rPr>
            <w:webHidden/>
          </w:rPr>
          <w:instrText xml:space="preserve"> PAGEREF _Toc169381111 \h </w:instrText>
        </w:r>
        <w:r w:rsidR="0085113A">
          <w:rPr>
            <w:webHidden/>
          </w:rPr>
        </w:r>
        <w:r w:rsidR="0085113A">
          <w:rPr>
            <w:webHidden/>
          </w:rPr>
          <w:fldChar w:fldCharType="separate"/>
        </w:r>
        <w:r w:rsidR="00DC4D18">
          <w:rPr>
            <w:webHidden/>
          </w:rPr>
          <w:t>17</w:t>
        </w:r>
        <w:r w:rsidR="0085113A">
          <w:rPr>
            <w:webHidden/>
          </w:rPr>
          <w:fldChar w:fldCharType="end"/>
        </w:r>
      </w:hyperlink>
    </w:p>
    <w:p w14:paraId="08A1BEDC" w14:textId="7788083B" w:rsidR="0085113A" w:rsidRDefault="00C12414">
      <w:pPr>
        <w:pStyle w:val="TOC3"/>
        <w:rPr>
          <w:rFonts w:asciiTheme="minorHAnsi" w:eastAsiaTheme="minorEastAsia" w:hAnsiTheme="minorHAnsi" w:cstheme="minorBidi"/>
          <w:color w:val="auto"/>
          <w:kern w:val="2"/>
          <w14:ligatures w14:val="standardContextual"/>
        </w:rPr>
      </w:pPr>
      <w:hyperlink w:anchor="_Toc169381112" w:history="1">
        <w:r w:rsidR="0085113A" w:rsidRPr="003F7C1B">
          <w:rPr>
            <w:rStyle w:val="Hyperlink"/>
            <w:b/>
          </w:rPr>
          <w:t>3.</w:t>
        </w:r>
        <w:r w:rsidR="0085113A">
          <w:rPr>
            <w:rFonts w:asciiTheme="minorHAnsi" w:eastAsiaTheme="minorEastAsia" w:hAnsiTheme="minorHAnsi" w:cstheme="minorBidi"/>
            <w:color w:val="auto"/>
            <w:kern w:val="2"/>
            <w14:ligatures w14:val="standardContextual"/>
          </w:rPr>
          <w:tab/>
        </w:r>
        <w:r w:rsidR="0085113A" w:rsidRPr="003F7C1B">
          <w:rPr>
            <w:rStyle w:val="Hyperlink"/>
            <w:b/>
          </w:rPr>
          <w:t>Chuẩn bị dữ liệu (Datasets Preparation)</w:t>
        </w:r>
        <w:r w:rsidR="0085113A">
          <w:rPr>
            <w:webHidden/>
          </w:rPr>
          <w:tab/>
        </w:r>
        <w:r w:rsidR="0085113A">
          <w:rPr>
            <w:webHidden/>
          </w:rPr>
          <w:fldChar w:fldCharType="begin"/>
        </w:r>
        <w:r w:rsidR="0085113A">
          <w:rPr>
            <w:webHidden/>
          </w:rPr>
          <w:instrText xml:space="preserve"> PAGEREF _Toc169381112 \h </w:instrText>
        </w:r>
        <w:r w:rsidR="0085113A">
          <w:rPr>
            <w:webHidden/>
          </w:rPr>
        </w:r>
        <w:r w:rsidR="0085113A">
          <w:rPr>
            <w:webHidden/>
          </w:rPr>
          <w:fldChar w:fldCharType="separate"/>
        </w:r>
        <w:r w:rsidR="00DC4D18">
          <w:rPr>
            <w:webHidden/>
          </w:rPr>
          <w:t>17</w:t>
        </w:r>
        <w:r w:rsidR="0085113A">
          <w:rPr>
            <w:webHidden/>
          </w:rPr>
          <w:fldChar w:fldCharType="end"/>
        </w:r>
      </w:hyperlink>
    </w:p>
    <w:p w14:paraId="4023A8A2" w14:textId="6EAF0DA7" w:rsidR="0085113A" w:rsidRDefault="00C12414">
      <w:pPr>
        <w:pStyle w:val="TOC3"/>
        <w:rPr>
          <w:rFonts w:asciiTheme="minorHAnsi" w:eastAsiaTheme="minorEastAsia" w:hAnsiTheme="minorHAnsi" w:cstheme="minorBidi"/>
          <w:color w:val="auto"/>
          <w:kern w:val="2"/>
          <w14:ligatures w14:val="standardContextual"/>
        </w:rPr>
      </w:pPr>
      <w:hyperlink w:anchor="_Toc169381113" w:history="1">
        <w:r w:rsidR="0085113A" w:rsidRPr="003F7C1B">
          <w:rPr>
            <w:rStyle w:val="Hyperlink"/>
            <w:b/>
          </w:rPr>
          <w:t>4.</w:t>
        </w:r>
        <w:r w:rsidR="0085113A">
          <w:rPr>
            <w:rFonts w:asciiTheme="minorHAnsi" w:eastAsiaTheme="minorEastAsia" w:hAnsiTheme="minorHAnsi" w:cstheme="minorBidi"/>
            <w:color w:val="auto"/>
            <w:kern w:val="2"/>
            <w14:ligatures w14:val="standardContextual"/>
          </w:rPr>
          <w:tab/>
        </w:r>
        <w:r w:rsidR="0085113A" w:rsidRPr="003F7C1B">
          <w:rPr>
            <w:rStyle w:val="Hyperlink"/>
            <w:b/>
          </w:rPr>
          <w:t>Mô-đun học máy dựa trên GA (GA-based Machine Learning Module)</w:t>
        </w:r>
        <w:r w:rsidR="0085113A">
          <w:rPr>
            <w:webHidden/>
          </w:rPr>
          <w:tab/>
        </w:r>
        <w:r w:rsidR="0085113A">
          <w:rPr>
            <w:webHidden/>
          </w:rPr>
          <w:fldChar w:fldCharType="begin"/>
        </w:r>
        <w:r w:rsidR="0085113A">
          <w:rPr>
            <w:webHidden/>
          </w:rPr>
          <w:instrText xml:space="preserve"> PAGEREF _Toc169381113 \h </w:instrText>
        </w:r>
        <w:r w:rsidR="0085113A">
          <w:rPr>
            <w:webHidden/>
          </w:rPr>
        </w:r>
        <w:r w:rsidR="0085113A">
          <w:rPr>
            <w:webHidden/>
          </w:rPr>
          <w:fldChar w:fldCharType="separate"/>
        </w:r>
        <w:r w:rsidR="00DC4D18">
          <w:rPr>
            <w:webHidden/>
          </w:rPr>
          <w:t>18</w:t>
        </w:r>
        <w:r w:rsidR="0085113A">
          <w:rPr>
            <w:webHidden/>
          </w:rPr>
          <w:fldChar w:fldCharType="end"/>
        </w:r>
      </w:hyperlink>
    </w:p>
    <w:p w14:paraId="330916DC" w14:textId="7290CF7B" w:rsidR="0085113A" w:rsidRDefault="00C12414">
      <w:pPr>
        <w:pStyle w:val="TOC3"/>
        <w:rPr>
          <w:rFonts w:asciiTheme="minorHAnsi" w:eastAsiaTheme="minorEastAsia" w:hAnsiTheme="minorHAnsi" w:cstheme="minorBidi"/>
          <w:color w:val="auto"/>
          <w:kern w:val="2"/>
          <w14:ligatures w14:val="standardContextual"/>
        </w:rPr>
      </w:pPr>
      <w:hyperlink w:anchor="_Toc169381114" w:history="1">
        <w:r w:rsidR="0085113A" w:rsidRPr="003F7C1B">
          <w:rPr>
            <w:rStyle w:val="Hyperlink"/>
            <w:b/>
          </w:rPr>
          <w:t>5.</w:t>
        </w:r>
        <w:r w:rsidR="0085113A">
          <w:rPr>
            <w:rFonts w:asciiTheme="minorHAnsi" w:eastAsiaTheme="minorEastAsia" w:hAnsiTheme="minorHAnsi" w:cstheme="minorBidi"/>
            <w:color w:val="auto"/>
            <w:kern w:val="2"/>
            <w14:ligatures w14:val="standardContextual"/>
          </w:rPr>
          <w:tab/>
        </w:r>
        <w:r w:rsidR="0085113A" w:rsidRPr="003F7C1B">
          <w:rPr>
            <w:rStyle w:val="Hyperlink"/>
            <w:b/>
          </w:rPr>
          <w:t>Mô-đun phân loại (Classification Module)</w:t>
        </w:r>
        <w:r w:rsidR="0085113A">
          <w:rPr>
            <w:webHidden/>
          </w:rPr>
          <w:tab/>
        </w:r>
        <w:r w:rsidR="0085113A">
          <w:rPr>
            <w:webHidden/>
          </w:rPr>
          <w:fldChar w:fldCharType="begin"/>
        </w:r>
        <w:r w:rsidR="0085113A">
          <w:rPr>
            <w:webHidden/>
          </w:rPr>
          <w:instrText xml:space="preserve"> PAGEREF _Toc169381114 \h </w:instrText>
        </w:r>
        <w:r w:rsidR="0085113A">
          <w:rPr>
            <w:webHidden/>
          </w:rPr>
        </w:r>
        <w:r w:rsidR="0085113A">
          <w:rPr>
            <w:webHidden/>
          </w:rPr>
          <w:fldChar w:fldCharType="separate"/>
        </w:r>
        <w:r w:rsidR="00DC4D18">
          <w:rPr>
            <w:webHidden/>
          </w:rPr>
          <w:t>22</w:t>
        </w:r>
        <w:r w:rsidR="0085113A">
          <w:rPr>
            <w:webHidden/>
          </w:rPr>
          <w:fldChar w:fldCharType="end"/>
        </w:r>
      </w:hyperlink>
    </w:p>
    <w:p w14:paraId="7EBEBEC0" w14:textId="69B61E5A" w:rsidR="0085113A" w:rsidRDefault="00C12414">
      <w:pPr>
        <w:pStyle w:val="TOC1"/>
        <w:rPr>
          <w:rFonts w:asciiTheme="minorHAnsi" w:eastAsiaTheme="minorEastAsia" w:hAnsiTheme="minorHAnsi" w:cstheme="minorBidi"/>
          <w:b w:val="0"/>
          <w:bCs w:val="0"/>
          <w:caps w:val="0"/>
          <w:kern w:val="2"/>
          <w:sz w:val="24"/>
          <w:szCs w:val="24"/>
          <w14:ligatures w14:val="standardContextual"/>
        </w:rPr>
      </w:pPr>
      <w:hyperlink w:anchor="_Toc169381115" w:history="1">
        <w:r w:rsidR="0085113A" w:rsidRPr="003F7C1B">
          <w:rPr>
            <w:rStyle w:val="Hyperlink"/>
          </w:rPr>
          <w:t>Chương 4: Hiện thực hệ thống</w:t>
        </w:r>
        <w:r w:rsidR="0085113A">
          <w:rPr>
            <w:webHidden/>
          </w:rPr>
          <w:tab/>
        </w:r>
        <w:r w:rsidR="0085113A">
          <w:rPr>
            <w:webHidden/>
          </w:rPr>
          <w:fldChar w:fldCharType="begin"/>
        </w:r>
        <w:r w:rsidR="0085113A">
          <w:rPr>
            <w:webHidden/>
          </w:rPr>
          <w:instrText xml:space="preserve"> PAGEREF _Toc169381115 \h </w:instrText>
        </w:r>
        <w:r w:rsidR="0085113A">
          <w:rPr>
            <w:webHidden/>
          </w:rPr>
        </w:r>
        <w:r w:rsidR="0085113A">
          <w:rPr>
            <w:webHidden/>
          </w:rPr>
          <w:fldChar w:fldCharType="separate"/>
        </w:r>
        <w:r w:rsidR="00DC4D18">
          <w:rPr>
            <w:webHidden/>
          </w:rPr>
          <w:t>22</w:t>
        </w:r>
        <w:r w:rsidR="0085113A">
          <w:rPr>
            <w:webHidden/>
          </w:rPr>
          <w:fldChar w:fldCharType="end"/>
        </w:r>
      </w:hyperlink>
    </w:p>
    <w:p w14:paraId="76A8BADE" w14:textId="334F3D4C"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116" w:history="1">
        <w:r w:rsidR="0085113A" w:rsidRPr="003F7C1B">
          <w:rPr>
            <w:rStyle w:val="Hyperlink"/>
          </w:rPr>
          <w:t>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Các bước cài đặt cấu hình hệ thống</w:t>
        </w:r>
        <w:r w:rsidR="0085113A">
          <w:rPr>
            <w:webHidden/>
          </w:rPr>
          <w:tab/>
        </w:r>
        <w:r w:rsidR="0085113A">
          <w:rPr>
            <w:webHidden/>
          </w:rPr>
          <w:fldChar w:fldCharType="begin"/>
        </w:r>
        <w:r w:rsidR="0085113A">
          <w:rPr>
            <w:webHidden/>
          </w:rPr>
          <w:instrText xml:space="preserve"> PAGEREF _Toc169381116 \h </w:instrText>
        </w:r>
        <w:r w:rsidR="0085113A">
          <w:rPr>
            <w:webHidden/>
          </w:rPr>
        </w:r>
        <w:r w:rsidR="0085113A">
          <w:rPr>
            <w:webHidden/>
          </w:rPr>
          <w:fldChar w:fldCharType="separate"/>
        </w:r>
        <w:r w:rsidR="00DC4D18">
          <w:rPr>
            <w:webHidden/>
          </w:rPr>
          <w:t>22</w:t>
        </w:r>
        <w:r w:rsidR="0085113A">
          <w:rPr>
            <w:webHidden/>
          </w:rPr>
          <w:fldChar w:fldCharType="end"/>
        </w:r>
      </w:hyperlink>
    </w:p>
    <w:p w14:paraId="4215BEE0" w14:textId="53BF2F0D"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117" w:history="1">
        <w:r w:rsidR="0085113A" w:rsidRPr="003F7C1B">
          <w:rPr>
            <w:rStyle w:val="Hyperlink"/>
          </w:rPr>
          <w:t>II.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Hiện thực hệ thống</w:t>
        </w:r>
        <w:r w:rsidR="0085113A">
          <w:rPr>
            <w:webHidden/>
          </w:rPr>
          <w:tab/>
        </w:r>
        <w:r w:rsidR="0085113A">
          <w:rPr>
            <w:webHidden/>
          </w:rPr>
          <w:fldChar w:fldCharType="begin"/>
        </w:r>
        <w:r w:rsidR="0085113A">
          <w:rPr>
            <w:webHidden/>
          </w:rPr>
          <w:instrText xml:space="preserve"> PAGEREF _Toc169381117 \h </w:instrText>
        </w:r>
        <w:r w:rsidR="0085113A">
          <w:rPr>
            <w:webHidden/>
          </w:rPr>
        </w:r>
        <w:r w:rsidR="0085113A">
          <w:rPr>
            <w:webHidden/>
          </w:rPr>
          <w:fldChar w:fldCharType="separate"/>
        </w:r>
        <w:r w:rsidR="00DC4D18">
          <w:rPr>
            <w:webHidden/>
          </w:rPr>
          <w:t>22</w:t>
        </w:r>
        <w:r w:rsidR="0085113A">
          <w:rPr>
            <w:webHidden/>
          </w:rPr>
          <w:fldChar w:fldCharType="end"/>
        </w:r>
      </w:hyperlink>
    </w:p>
    <w:p w14:paraId="57486453" w14:textId="18BC29F3" w:rsidR="0085113A" w:rsidRDefault="00C12414">
      <w:pPr>
        <w:pStyle w:val="TOC3"/>
        <w:rPr>
          <w:rFonts w:asciiTheme="minorHAnsi" w:eastAsiaTheme="minorEastAsia" w:hAnsiTheme="minorHAnsi" w:cstheme="minorBidi"/>
          <w:color w:val="auto"/>
          <w:kern w:val="2"/>
          <w14:ligatures w14:val="standardContextual"/>
        </w:rPr>
      </w:pPr>
      <w:hyperlink w:anchor="_Toc169381118" w:history="1">
        <w:r w:rsidR="0085113A" w:rsidRPr="003F7C1B">
          <w:rPr>
            <w:rStyle w:val="Hyperlink"/>
            <w:b/>
          </w:rPr>
          <w:t>1.</w:t>
        </w:r>
        <w:r w:rsidR="0085113A">
          <w:rPr>
            <w:rFonts w:asciiTheme="minorHAnsi" w:eastAsiaTheme="minorEastAsia" w:hAnsiTheme="minorHAnsi" w:cstheme="minorBidi"/>
            <w:color w:val="auto"/>
            <w:kern w:val="2"/>
            <w14:ligatures w14:val="standardContextual"/>
          </w:rPr>
          <w:tab/>
        </w:r>
        <w:r w:rsidR="0085113A" w:rsidRPr="003F7C1B">
          <w:rPr>
            <w:rStyle w:val="Hyperlink"/>
            <w:b/>
          </w:rPr>
          <w:t>Chuẩn bị dữ liệu</w:t>
        </w:r>
        <w:r w:rsidR="0085113A">
          <w:rPr>
            <w:webHidden/>
          </w:rPr>
          <w:tab/>
        </w:r>
        <w:r w:rsidR="0085113A">
          <w:rPr>
            <w:webHidden/>
          </w:rPr>
          <w:fldChar w:fldCharType="begin"/>
        </w:r>
        <w:r w:rsidR="0085113A">
          <w:rPr>
            <w:webHidden/>
          </w:rPr>
          <w:instrText xml:space="preserve"> PAGEREF _Toc169381118 \h </w:instrText>
        </w:r>
        <w:r w:rsidR="0085113A">
          <w:rPr>
            <w:webHidden/>
          </w:rPr>
        </w:r>
        <w:r w:rsidR="0085113A">
          <w:rPr>
            <w:webHidden/>
          </w:rPr>
          <w:fldChar w:fldCharType="separate"/>
        </w:r>
        <w:r w:rsidR="00DC4D18">
          <w:rPr>
            <w:webHidden/>
          </w:rPr>
          <w:t>22</w:t>
        </w:r>
        <w:r w:rsidR="0085113A">
          <w:rPr>
            <w:webHidden/>
          </w:rPr>
          <w:fldChar w:fldCharType="end"/>
        </w:r>
      </w:hyperlink>
    </w:p>
    <w:p w14:paraId="0F3DB2E6" w14:textId="3372F63C" w:rsidR="0085113A" w:rsidRDefault="00C12414">
      <w:pPr>
        <w:pStyle w:val="TOC3"/>
        <w:rPr>
          <w:rFonts w:asciiTheme="minorHAnsi" w:eastAsiaTheme="minorEastAsia" w:hAnsiTheme="minorHAnsi" w:cstheme="minorBidi"/>
          <w:color w:val="auto"/>
          <w:kern w:val="2"/>
          <w14:ligatures w14:val="standardContextual"/>
        </w:rPr>
      </w:pPr>
      <w:hyperlink w:anchor="_Toc169381119" w:history="1">
        <w:r w:rsidR="0085113A" w:rsidRPr="003F7C1B">
          <w:rPr>
            <w:rStyle w:val="Hyperlink"/>
            <w:b/>
          </w:rPr>
          <w:t>2.</w:t>
        </w:r>
        <w:r w:rsidR="0085113A">
          <w:rPr>
            <w:rFonts w:asciiTheme="minorHAnsi" w:eastAsiaTheme="minorEastAsia" w:hAnsiTheme="minorHAnsi" w:cstheme="minorBidi"/>
            <w:color w:val="auto"/>
            <w:kern w:val="2"/>
            <w14:ligatures w14:val="standardContextual"/>
          </w:rPr>
          <w:tab/>
        </w:r>
        <w:r w:rsidR="0085113A" w:rsidRPr="003F7C1B">
          <w:rPr>
            <w:rStyle w:val="Hyperlink"/>
            <w:b/>
          </w:rPr>
          <w:t>Xử lý dữ liệu</w:t>
        </w:r>
        <w:r w:rsidR="0085113A">
          <w:rPr>
            <w:webHidden/>
          </w:rPr>
          <w:tab/>
        </w:r>
        <w:r w:rsidR="0085113A">
          <w:rPr>
            <w:webHidden/>
          </w:rPr>
          <w:fldChar w:fldCharType="begin"/>
        </w:r>
        <w:r w:rsidR="0085113A">
          <w:rPr>
            <w:webHidden/>
          </w:rPr>
          <w:instrText xml:space="preserve"> PAGEREF _Toc169381119 \h </w:instrText>
        </w:r>
        <w:r w:rsidR="0085113A">
          <w:rPr>
            <w:webHidden/>
          </w:rPr>
        </w:r>
        <w:r w:rsidR="0085113A">
          <w:rPr>
            <w:webHidden/>
          </w:rPr>
          <w:fldChar w:fldCharType="separate"/>
        </w:r>
        <w:r w:rsidR="00DC4D18">
          <w:rPr>
            <w:webHidden/>
          </w:rPr>
          <w:t>23</w:t>
        </w:r>
        <w:r w:rsidR="0085113A">
          <w:rPr>
            <w:webHidden/>
          </w:rPr>
          <w:fldChar w:fldCharType="end"/>
        </w:r>
      </w:hyperlink>
    </w:p>
    <w:p w14:paraId="4D04E6DD" w14:textId="7D24D3CD" w:rsidR="0085113A" w:rsidRDefault="00C12414">
      <w:pPr>
        <w:pStyle w:val="TOC3"/>
        <w:rPr>
          <w:rFonts w:asciiTheme="minorHAnsi" w:eastAsiaTheme="minorEastAsia" w:hAnsiTheme="minorHAnsi" w:cstheme="minorBidi"/>
          <w:color w:val="auto"/>
          <w:kern w:val="2"/>
          <w14:ligatures w14:val="standardContextual"/>
        </w:rPr>
      </w:pPr>
      <w:hyperlink w:anchor="_Toc169381120" w:history="1">
        <w:r w:rsidR="0085113A" w:rsidRPr="003F7C1B">
          <w:rPr>
            <w:rStyle w:val="Hyperlink"/>
            <w:b/>
          </w:rPr>
          <w:t>3.</w:t>
        </w:r>
        <w:r w:rsidR="0085113A">
          <w:rPr>
            <w:rFonts w:asciiTheme="minorHAnsi" w:eastAsiaTheme="minorEastAsia" w:hAnsiTheme="minorHAnsi" w:cstheme="minorBidi"/>
            <w:color w:val="auto"/>
            <w:kern w:val="2"/>
            <w14:ligatures w14:val="standardContextual"/>
          </w:rPr>
          <w:tab/>
        </w:r>
        <w:r w:rsidR="0085113A" w:rsidRPr="003F7C1B">
          <w:rPr>
            <w:rStyle w:val="Hyperlink"/>
            <w:b/>
          </w:rPr>
          <w:t>Genetic Algorithm for Feature Selection (GAbFS)</w:t>
        </w:r>
        <w:r w:rsidR="0085113A">
          <w:rPr>
            <w:webHidden/>
          </w:rPr>
          <w:tab/>
        </w:r>
        <w:r w:rsidR="0085113A">
          <w:rPr>
            <w:webHidden/>
          </w:rPr>
          <w:fldChar w:fldCharType="begin"/>
        </w:r>
        <w:r w:rsidR="0085113A">
          <w:rPr>
            <w:webHidden/>
          </w:rPr>
          <w:instrText xml:space="preserve"> PAGEREF _Toc169381120 \h </w:instrText>
        </w:r>
        <w:r w:rsidR="0085113A">
          <w:rPr>
            <w:webHidden/>
          </w:rPr>
        </w:r>
        <w:r w:rsidR="0085113A">
          <w:rPr>
            <w:webHidden/>
          </w:rPr>
          <w:fldChar w:fldCharType="separate"/>
        </w:r>
        <w:r w:rsidR="00DC4D18">
          <w:rPr>
            <w:webHidden/>
          </w:rPr>
          <w:t>23</w:t>
        </w:r>
        <w:r w:rsidR="0085113A">
          <w:rPr>
            <w:webHidden/>
          </w:rPr>
          <w:fldChar w:fldCharType="end"/>
        </w:r>
      </w:hyperlink>
    </w:p>
    <w:p w14:paraId="501986CC" w14:textId="535760A2" w:rsidR="0085113A" w:rsidRDefault="00C12414">
      <w:pPr>
        <w:pStyle w:val="TOC3"/>
        <w:rPr>
          <w:rFonts w:asciiTheme="minorHAnsi" w:eastAsiaTheme="minorEastAsia" w:hAnsiTheme="minorHAnsi" w:cstheme="minorBidi"/>
          <w:color w:val="auto"/>
          <w:kern w:val="2"/>
          <w14:ligatures w14:val="standardContextual"/>
        </w:rPr>
      </w:pPr>
      <w:hyperlink w:anchor="_Toc169381121" w:history="1">
        <w:r w:rsidR="0085113A" w:rsidRPr="003F7C1B">
          <w:rPr>
            <w:rStyle w:val="Hyperlink"/>
            <w:b/>
            <w:bCs/>
          </w:rPr>
          <w:t>4.</w:t>
        </w:r>
        <w:r w:rsidR="0085113A">
          <w:rPr>
            <w:rFonts w:asciiTheme="minorHAnsi" w:eastAsiaTheme="minorEastAsia" w:hAnsiTheme="minorHAnsi" w:cstheme="minorBidi"/>
            <w:color w:val="auto"/>
            <w:kern w:val="2"/>
            <w14:ligatures w14:val="standardContextual"/>
          </w:rPr>
          <w:tab/>
        </w:r>
        <w:r w:rsidR="0085113A" w:rsidRPr="003F7C1B">
          <w:rPr>
            <w:rStyle w:val="Hyperlink"/>
            <w:b/>
            <w:bCs/>
          </w:rPr>
          <w:t>Phân loại sử dụng các bộ phân loại khác nhau</w:t>
        </w:r>
        <w:r w:rsidR="0085113A">
          <w:rPr>
            <w:webHidden/>
          </w:rPr>
          <w:tab/>
        </w:r>
        <w:r w:rsidR="0085113A">
          <w:rPr>
            <w:webHidden/>
          </w:rPr>
          <w:fldChar w:fldCharType="begin"/>
        </w:r>
        <w:r w:rsidR="0085113A">
          <w:rPr>
            <w:webHidden/>
          </w:rPr>
          <w:instrText xml:space="preserve"> PAGEREF _Toc169381121 \h </w:instrText>
        </w:r>
        <w:r w:rsidR="0085113A">
          <w:rPr>
            <w:webHidden/>
          </w:rPr>
        </w:r>
        <w:r w:rsidR="0085113A">
          <w:rPr>
            <w:webHidden/>
          </w:rPr>
          <w:fldChar w:fldCharType="separate"/>
        </w:r>
        <w:r w:rsidR="00DC4D18">
          <w:rPr>
            <w:webHidden/>
          </w:rPr>
          <w:t>28</w:t>
        </w:r>
        <w:r w:rsidR="0085113A">
          <w:rPr>
            <w:webHidden/>
          </w:rPr>
          <w:fldChar w:fldCharType="end"/>
        </w:r>
      </w:hyperlink>
    </w:p>
    <w:p w14:paraId="7E552A21" w14:textId="0B967B36" w:rsidR="0085113A" w:rsidRDefault="00C12414">
      <w:pPr>
        <w:pStyle w:val="TOC1"/>
        <w:rPr>
          <w:rFonts w:asciiTheme="minorHAnsi" w:eastAsiaTheme="minorEastAsia" w:hAnsiTheme="minorHAnsi" w:cstheme="minorBidi"/>
          <w:b w:val="0"/>
          <w:bCs w:val="0"/>
          <w:caps w:val="0"/>
          <w:kern w:val="2"/>
          <w:sz w:val="24"/>
          <w:szCs w:val="24"/>
          <w14:ligatures w14:val="standardContextual"/>
        </w:rPr>
      </w:pPr>
      <w:hyperlink w:anchor="_Toc169381122" w:history="1">
        <w:r w:rsidR="0085113A" w:rsidRPr="003F7C1B">
          <w:rPr>
            <w:rStyle w:val="Hyperlink"/>
          </w:rPr>
          <w:t>Chương 5: Thực nghiệm và đánh giá</w:t>
        </w:r>
        <w:r w:rsidR="0085113A">
          <w:rPr>
            <w:webHidden/>
          </w:rPr>
          <w:tab/>
        </w:r>
        <w:r w:rsidR="0085113A">
          <w:rPr>
            <w:webHidden/>
          </w:rPr>
          <w:fldChar w:fldCharType="begin"/>
        </w:r>
        <w:r w:rsidR="0085113A">
          <w:rPr>
            <w:webHidden/>
          </w:rPr>
          <w:instrText xml:space="preserve"> PAGEREF _Toc169381122 \h </w:instrText>
        </w:r>
        <w:r w:rsidR="0085113A">
          <w:rPr>
            <w:webHidden/>
          </w:rPr>
        </w:r>
        <w:r w:rsidR="0085113A">
          <w:rPr>
            <w:webHidden/>
          </w:rPr>
          <w:fldChar w:fldCharType="separate"/>
        </w:r>
        <w:r w:rsidR="00DC4D18">
          <w:rPr>
            <w:webHidden/>
          </w:rPr>
          <w:t>32</w:t>
        </w:r>
        <w:r w:rsidR="0085113A">
          <w:rPr>
            <w:webHidden/>
          </w:rPr>
          <w:fldChar w:fldCharType="end"/>
        </w:r>
      </w:hyperlink>
    </w:p>
    <w:p w14:paraId="243E3504" w14:textId="7CD5B1FC"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123" w:history="1">
        <w:r w:rsidR="0085113A" w:rsidRPr="003F7C1B">
          <w:rPr>
            <w:rStyle w:val="Hyperlink"/>
          </w:rPr>
          <w:t>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Kịch bản thực nghiệm</w:t>
        </w:r>
        <w:r w:rsidR="0085113A">
          <w:rPr>
            <w:webHidden/>
          </w:rPr>
          <w:tab/>
        </w:r>
        <w:r w:rsidR="0085113A">
          <w:rPr>
            <w:webHidden/>
          </w:rPr>
          <w:fldChar w:fldCharType="begin"/>
        </w:r>
        <w:r w:rsidR="0085113A">
          <w:rPr>
            <w:webHidden/>
          </w:rPr>
          <w:instrText xml:space="preserve"> PAGEREF _Toc169381123 \h </w:instrText>
        </w:r>
        <w:r w:rsidR="0085113A">
          <w:rPr>
            <w:webHidden/>
          </w:rPr>
        </w:r>
        <w:r w:rsidR="0085113A">
          <w:rPr>
            <w:webHidden/>
          </w:rPr>
          <w:fldChar w:fldCharType="separate"/>
        </w:r>
        <w:r w:rsidR="00DC4D18">
          <w:rPr>
            <w:webHidden/>
          </w:rPr>
          <w:t>32</w:t>
        </w:r>
        <w:r w:rsidR="0085113A">
          <w:rPr>
            <w:webHidden/>
          </w:rPr>
          <w:fldChar w:fldCharType="end"/>
        </w:r>
      </w:hyperlink>
    </w:p>
    <w:p w14:paraId="0184AC34" w14:textId="5B970C5B"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124" w:history="1">
        <w:r w:rsidR="0085113A" w:rsidRPr="003F7C1B">
          <w:rPr>
            <w:rStyle w:val="Hyperlink"/>
          </w:rPr>
          <w:t>II.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Đánh giá kết quả</w:t>
        </w:r>
        <w:r w:rsidR="0085113A">
          <w:rPr>
            <w:webHidden/>
          </w:rPr>
          <w:tab/>
        </w:r>
        <w:r w:rsidR="0085113A">
          <w:rPr>
            <w:webHidden/>
          </w:rPr>
          <w:fldChar w:fldCharType="begin"/>
        </w:r>
        <w:r w:rsidR="0085113A">
          <w:rPr>
            <w:webHidden/>
          </w:rPr>
          <w:instrText xml:space="preserve"> PAGEREF _Toc169381124 \h </w:instrText>
        </w:r>
        <w:r w:rsidR="0085113A">
          <w:rPr>
            <w:webHidden/>
          </w:rPr>
        </w:r>
        <w:r w:rsidR="0085113A">
          <w:rPr>
            <w:webHidden/>
          </w:rPr>
          <w:fldChar w:fldCharType="separate"/>
        </w:r>
        <w:r w:rsidR="00DC4D18">
          <w:rPr>
            <w:webHidden/>
          </w:rPr>
          <w:t>32</w:t>
        </w:r>
        <w:r w:rsidR="0085113A">
          <w:rPr>
            <w:webHidden/>
          </w:rPr>
          <w:fldChar w:fldCharType="end"/>
        </w:r>
      </w:hyperlink>
    </w:p>
    <w:p w14:paraId="59CF00E2" w14:textId="458ACBA1" w:rsidR="0085113A" w:rsidRDefault="00C12414">
      <w:pPr>
        <w:pStyle w:val="TOC3"/>
        <w:rPr>
          <w:rFonts w:asciiTheme="minorHAnsi" w:eastAsiaTheme="minorEastAsia" w:hAnsiTheme="minorHAnsi" w:cstheme="minorBidi"/>
          <w:color w:val="auto"/>
          <w:kern w:val="2"/>
          <w14:ligatures w14:val="standardContextual"/>
        </w:rPr>
      </w:pPr>
      <w:hyperlink w:anchor="_Toc169381125" w:history="1">
        <w:r w:rsidR="0085113A" w:rsidRPr="003F7C1B">
          <w:rPr>
            <w:rStyle w:val="Hyperlink"/>
            <w:b/>
          </w:rPr>
          <w:t>1.</w:t>
        </w:r>
        <w:r w:rsidR="0085113A">
          <w:rPr>
            <w:rFonts w:asciiTheme="minorHAnsi" w:eastAsiaTheme="minorEastAsia" w:hAnsiTheme="minorHAnsi" w:cstheme="minorBidi"/>
            <w:color w:val="auto"/>
            <w:kern w:val="2"/>
            <w14:ligatures w14:val="standardContextual"/>
          </w:rPr>
          <w:tab/>
        </w:r>
        <w:r w:rsidR="0085113A" w:rsidRPr="003F7C1B">
          <w:rPr>
            <w:rStyle w:val="Hyperlink"/>
            <w:b/>
          </w:rPr>
          <w:t>Tiêu chí đánh giá</w:t>
        </w:r>
        <w:r w:rsidR="0085113A">
          <w:rPr>
            <w:webHidden/>
          </w:rPr>
          <w:tab/>
        </w:r>
        <w:r w:rsidR="0085113A">
          <w:rPr>
            <w:webHidden/>
          </w:rPr>
          <w:fldChar w:fldCharType="begin"/>
        </w:r>
        <w:r w:rsidR="0085113A">
          <w:rPr>
            <w:webHidden/>
          </w:rPr>
          <w:instrText xml:space="preserve"> PAGEREF _Toc169381125 \h </w:instrText>
        </w:r>
        <w:r w:rsidR="0085113A">
          <w:rPr>
            <w:webHidden/>
          </w:rPr>
        </w:r>
        <w:r w:rsidR="0085113A">
          <w:rPr>
            <w:webHidden/>
          </w:rPr>
          <w:fldChar w:fldCharType="separate"/>
        </w:r>
        <w:r w:rsidR="00DC4D18">
          <w:rPr>
            <w:webHidden/>
          </w:rPr>
          <w:t>32</w:t>
        </w:r>
        <w:r w:rsidR="0085113A">
          <w:rPr>
            <w:webHidden/>
          </w:rPr>
          <w:fldChar w:fldCharType="end"/>
        </w:r>
      </w:hyperlink>
    </w:p>
    <w:p w14:paraId="7561CE91" w14:textId="7BC479F3" w:rsidR="0085113A" w:rsidRDefault="00C12414">
      <w:pPr>
        <w:pStyle w:val="TOC3"/>
        <w:rPr>
          <w:rFonts w:asciiTheme="minorHAnsi" w:eastAsiaTheme="minorEastAsia" w:hAnsiTheme="minorHAnsi" w:cstheme="minorBidi"/>
          <w:color w:val="auto"/>
          <w:kern w:val="2"/>
          <w14:ligatures w14:val="standardContextual"/>
        </w:rPr>
      </w:pPr>
      <w:hyperlink w:anchor="_Toc169381126" w:history="1">
        <w:r w:rsidR="0085113A" w:rsidRPr="003F7C1B">
          <w:rPr>
            <w:rStyle w:val="Hyperlink"/>
            <w:b/>
          </w:rPr>
          <w:t>2.</w:t>
        </w:r>
        <w:r w:rsidR="0085113A">
          <w:rPr>
            <w:rFonts w:asciiTheme="minorHAnsi" w:eastAsiaTheme="minorEastAsia" w:hAnsiTheme="minorHAnsi" w:cstheme="minorBidi"/>
            <w:color w:val="auto"/>
            <w:kern w:val="2"/>
            <w14:ligatures w14:val="standardContextual"/>
          </w:rPr>
          <w:tab/>
        </w:r>
        <w:r w:rsidR="0085113A" w:rsidRPr="003F7C1B">
          <w:rPr>
            <w:rStyle w:val="Hyperlink"/>
            <w:b/>
          </w:rPr>
          <w:t>Kết quả</w:t>
        </w:r>
        <w:r w:rsidR="0085113A">
          <w:rPr>
            <w:webHidden/>
          </w:rPr>
          <w:tab/>
        </w:r>
        <w:r w:rsidR="0085113A">
          <w:rPr>
            <w:webHidden/>
          </w:rPr>
          <w:fldChar w:fldCharType="begin"/>
        </w:r>
        <w:r w:rsidR="0085113A">
          <w:rPr>
            <w:webHidden/>
          </w:rPr>
          <w:instrText xml:space="preserve"> PAGEREF _Toc169381126 \h </w:instrText>
        </w:r>
        <w:r w:rsidR="0085113A">
          <w:rPr>
            <w:webHidden/>
          </w:rPr>
        </w:r>
        <w:r w:rsidR="0085113A">
          <w:rPr>
            <w:webHidden/>
          </w:rPr>
          <w:fldChar w:fldCharType="separate"/>
        </w:r>
        <w:r w:rsidR="00DC4D18">
          <w:rPr>
            <w:webHidden/>
          </w:rPr>
          <w:t>33</w:t>
        </w:r>
        <w:r w:rsidR="0085113A">
          <w:rPr>
            <w:webHidden/>
          </w:rPr>
          <w:fldChar w:fldCharType="end"/>
        </w:r>
      </w:hyperlink>
    </w:p>
    <w:p w14:paraId="443E8EA1" w14:textId="55272F41" w:rsidR="0085113A" w:rsidRDefault="00C12414">
      <w:pPr>
        <w:pStyle w:val="TOC3"/>
        <w:rPr>
          <w:rFonts w:asciiTheme="minorHAnsi" w:eastAsiaTheme="minorEastAsia" w:hAnsiTheme="minorHAnsi" w:cstheme="minorBidi"/>
          <w:color w:val="auto"/>
          <w:kern w:val="2"/>
          <w14:ligatures w14:val="standardContextual"/>
        </w:rPr>
      </w:pPr>
      <w:hyperlink w:anchor="_Toc169381127" w:history="1">
        <w:r w:rsidR="0085113A" w:rsidRPr="003F7C1B">
          <w:rPr>
            <w:rStyle w:val="Hyperlink"/>
            <w:b/>
          </w:rPr>
          <w:t>Trước khi sử dụng GA Feature selection</w:t>
        </w:r>
        <w:r w:rsidR="0085113A">
          <w:rPr>
            <w:webHidden/>
          </w:rPr>
          <w:tab/>
        </w:r>
        <w:r w:rsidR="0085113A">
          <w:rPr>
            <w:webHidden/>
          </w:rPr>
          <w:fldChar w:fldCharType="begin"/>
        </w:r>
        <w:r w:rsidR="0085113A">
          <w:rPr>
            <w:webHidden/>
          </w:rPr>
          <w:instrText xml:space="preserve"> PAGEREF _Toc169381127 \h </w:instrText>
        </w:r>
        <w:r w:rsidR="0085113A">
          <w:rPr>
            <w:webHidden/>
          </w:rPr>
        </w:r>
        <w:r w:rsidR="0085113A">
          <w:rPr>
            <w:webHidden/>
          </w:rPr>
          <w:fldChar w:fldCharType="separate"/>
        </w:r>
        <w:r w:rsidR="00DC4D18">
          <w:rPr>
            <w:webHidden/>
          </w:rPr>
          <w:t>33</w:t>
        </w:r>
        <w:r w:rsidR="0085113A">
          <w:rPr>
            <w:webHidden/>
          </w:rPr>
          <w:fldChar w:fldCharType="end"/>
        </w:r>
      </w:hyperlink>
    </w:p>
    <w:p w14:paraId="2EF29D5E" w14:textId="29927A87" w:rsidR="0085113A" w:rsidRDefault="00C12414">
      <w:pPr>
        <w:pStyle w:val="TOC3"/>
        <w:rPr>
          <w:rFonts w:asciiTheme="minorHAnsi" w:eastAsiaTheme="minorEastAsia" w:hAnsiTheme="minorHAnsi" w:cstheme="minorBidi"/>
          <w:color w:val="auto"/>
          <w:kern w:val="2"/>
          <w14:ligatures w14:val="standardContextual"/>
        </w:rPr>
      </w:pPr>
      <w:hyperlink w:anchor="_Toc169381128" w:history="1">
        <w:r w:rsidR="0085113A" w:rsidRPr="003F7C1B">
          <w:rPr>
            <w:rStyle w:val="Hyperlink"/>
            <w:b/>
          </w:rPr>
          <w:t>Sau khi sử dụng GA Feature selection</w:t>
        </w:r>
        <w:r w:rsidR="0085113A">
          <w:rPr>
            <w:webHidden/>
          </w:rPr>
          <w:tab/>
        </w:r>
        <w:r w:rsidR="0085113A">
          <w:rPr>
            <w:webHidden/>
          </w:rPr>
          <w:fldChar w:fldCharType="begin"/>
        </w:r>
        <w:r w:rsidR="0085113A">
          <w:rPr>
            <w:webHidden/>
          </w:rPr>
          <w:instrText xml:space="preserve"> PAGEREF _Toc169381128 \h </w:instrText>
        </w:r>
        <w:r w:rsidR="0085113A">
          <w:rPr>
            <w:webHidden/>
          </w:rPr>
        </w:r>
        <w:r w:rsidR="0085113A">
          <w:rPr>
            <w:webHidden/>
          </w:rPr>
          <w:fldChar w:fldCharType="separate"/>
        </w:r>
        <w:r w:rsidR="00DC4D18">
          <w:rPr>
            <w:webHidden/>
          </w:rPr>
          <w:t>33</w:t>
        </w:r>
        <w:r w:rsidR="0085113A">
          <w:rPr>
            <w:webHidden/>
          </w:rPr>
          <w:fldChar w:fldCharType="end"/>
        </w:r>
      </w:hyperlink>
    </w:p>
    <w:p w14:paraId="2C8BE1B0" w14:textId="29594AA7" w:rsidR="0085113A" w:rsidRDefault="00C12414">
      <w:pPr>
        <w:pStyle w:val="TOC1"/>
        <w:rPr>
          <w:rFonts w:asciiTheme="minorHAnsi" w:eastAsiaTheme="minorEastAsia" w:hAnsiTheme="minorHAnsi" w:cstheme="minorBidi"/>
          <w:b w:val="0"/>
          <w:bCs w:val="0"/>
          <w:caps w:val="0"/>
          <w:kern w:val="2"/>
          <w:sz w:val="24"/>
          <w:szCs w:val="24"/>
          <w14:ligatures w14:val="standardContextual"/>
        </w:rPr>
      </w:pPr>
      <w:hyperlink w:anchor="_Toc169381129" w:history="1">
        <w:r w:rsidR="0085113A" w:rsidRPr="003F7C1B">
          <w:rPr>
            <w:rStyle w:val="Hyperlink"/>
          </w:rPr>
          <w:t>Chương 6: Kết luận và hướng phát triển</w:t>
        </w:r>
        <w:r w:rsidR="0085113A">
          <w:rPr>
            <w:webHidden/>
          </w:rPr>
          <w:tab/>
        </w:r>
        <w:r w:rsidR="0085113A">
          <w:rPr>
            <w:webHidden/>
          </w:rPr>
          <w:fldChar w:fldCharType="begin"/>
        </w:r>
        <w:r w:rsidR="0085113A">
          <w:rPr>
            <w:webHidden/>
          </w:rPr>
          <w:instrText xml:space="preserve"> PAGEREF _Toc169381129 \h </w:instrText>
        </w:r>
        <w:r w:rsidR="0085113A">
          <w:rPr>
            <w:webHidden/>
          </w:rPr>
        </w:r>
        <w:r w:rsidR="0085113A">
          <w:rPr>
            <w:webHidden/>
          </w:rPr>
          <w:fldChar w:fldCharType="separate"/>
        </w:r>
        <w:r w:rsidR="00DC4D18">
          <w:rPr>
            <w:webHidden/>
          </w:rPr>
          <w:t>34</w:t>
        </w:r>
        <w:r w:rsidR="0085113A">
          <w:rPr>
            <w:webHidden/>
          </w:rPr>
          <w:fldChar w:fldCharType="end"/>
        </w:r>
      </w:hyperlink>
    </w:p>
    <w:p w14:paraId="0D5DDBCE" w14:textId="2BA6F787"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130" w:history="1">
        <w:r w:rsidR="0085113A" w:rsidRPr="003F7C1B">
          <w:rPr>
            <w:rStyle w:val="Hyperlink"/>
          </w:rPr>
          <w:t>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Kết luận</w:t>
        </w:r>
        <w:r w:rsidR="0085113A">
          <w:rPr>
            <w:webHidden/>
          </w:rPr>
          <w:tab/>
        </w:r>
        <w:r w:rsidR="0085113A">
          <w:rPr>
            <w:webHidden/>
          </w:rPr>
          <w:fldChar w:fldCharType="begin"/>
        </w:r>
        <w:r w:rsidR="0085113A">
          <w:rPr>
            <w:webHidden/>
          </w:rPr>
          <w:instrText xml:space="preserve"> PAGEREF _Toc169381130 \h </w:instrText>
        </w:r>
        <w:r w:rsidR="0085113A">
          <w:rPr>
            <w:webHidden/>
          </w:rPr>
        </w:r>
        <w:r w:rsidR="0085113A">
          <w:rPr>
            <w:webHidden/>
          </w:rPr>
          <w:fldChar w:fldCharType="separate"/>
        </w:r>
        <w:r w:rsidR="00DC4D18">
          <w:rPr>
            <w:webHidden/>
          </w:rPr>
          <w:t>34</w:t>
        </w:r>
        <w:r w:rsidR="0085113A">
          <w:rPr>
            <w:webHidden/>
          </w:rPr>
          <w:fldChar w:fldCharType="end"/>
        </w:r>
      </w:hyperlink>
    </w:p>
    <w:p w14:paraId="64C63085" w14:textId="2F0BCBE6" w:rsidR="0085113A" w:rsidRDefault="00C12414">
      <w:pPr>
        <w:pStyle w:val="TOC3"/>
        <w:rPr>
          <w:rFonts w:asciiTheme="minorHAnsi" w:eastAsiaTheme="minorEastAsia" w:hAnsiTheme="minorHAnsi" w:cstheme="minorBidi"/>
          <w:color w:val="auto"/>
          <w:kern w:val="2"/>
          <w14:ligatures w14:val="standardContextual"/>
        </w:rPr>
      </w:pPr>
      <w:hyperlink w:anchor="_Toc169381131" w:history="1">
        <w:r w:rsidR="0085113A" w:rsidRPr="003F7C1B">
          <w:rPr>
            <w:rStyle w:val="Hyperlink"/>
            <w:b/>
          </w:rPr>
          <w:t>1.</w:t>
        </w:r>
        <w:r w:rsidR="0085113A">
          <w:rPr>
            <w:rFonts w:asciiTheme="minorHAnsi" w:eastAsiaTheme="minorEastAsia" w:hAnsiTheme="minorHAnsi" w:cstheme="minorBidi"/>
            <w:color w:val="auto"/>
            <w:kern w:val="2"/>
            <w14:ligatures w14:val="standardContextual"/>
          </w:rPr>
          <w:tab/>
        </w:r>
        <w:r w:rsidR="0085113A" w:rsidRPr="003F7C1B">
          <w:rPr>
            <w:rStyle w:val="Hyperlink"/>
            <w:b/>
          </w:rPr>
          <w:t>Tóm tắt vấn đề</w:t>
        </w:r>
        <w:r w:rsidR="0085113A">
          <w:rPr>
            <w:webHidden/>
          </w:rPr>
          <w:tab/>
        </w:r>
        <w:r w:rsidR="0085113A">
          <w:rPr>
            <w:webHidden/>
          </w:rPr>
          <w:fldChar w:fldCharType="begin"/>
        </w:r>
        <w:r w:rsidR="0085113A">
          <w:rPr>
            <w:webHidden/>
          </w:rPr>
          <w:instrText xml:space="preserve"> PAGEREF _Toc169381131 \h </w:instrText>
        </w:r>
        <w:r w:rsidR="0085113A">
          <w:rPr>
            <w:webHidden/>
          </w:rPr>
        </w:r>
        <w:r w:rsidR="0085113A">
          <w:rPr>
            <w:webHidden/>
          </w:rPr>
          <w:fldChar w:fldCharType="separate"/>
        </w:r>
        <w:r w:rsidR="00DC4D18">
          <w:rPr>
            <w:webHidden/>
          </w:rPr>
          <w:t>34</w:t>
        </w:r>
        <w:r w:rsidR="0085113A">
          <w:rPr>
            <w:webHidden/>
          </w:rPr>
          <w:fldChar w:fldCharType="end"/>
        </w:r>
      </w:hyperlink>
    </w:p>
    <w:p w14:paraId="2240517C" w14:textId="1C4E3A89" w:rsidR="0085113A" w:rsidRDefault="00C12414">
      <w:pPr>
        <w:pStyle w:val="TOC3"/>
        <w:rPr>
          <w:rFonts w:asciiTheme="minorHAnsi" w:eastAsiaTheme="minorEastAsia" w:hAnsiTheme="minorHAnsi" w:cstheme="minorBidi"/>
          <w:color w:val="auto"/>
          <w:kern w:val="2"/>
          <w14:ligatures w14:val="standardContextual"/>
        </w:rPr>
      </w:pPr>
      <w:hyperlink w:anchor="_Toc169381132" w:history="1">
        <w:r w:rsidR="0085113A" w:rsidRPr="003F7C1B">
          <w:rPr>
            <w:rStyle w:val="Hyperlink"/>
            <w:b/>
          </w:rPr>
          <w:t>2.</w:t>
        </w:r>
        <w:r w:rsidR="0085113A">
          <w:rPr>
            <w:rFonts w:asciiTheme="minorHAnsi" w:eastAsiaTheme="minorEastAsia" w:hAnsiTheme="minorHAnsi" w:cstheme="minorBidi"/>
            <w:color w:val="auto"/>
            <w:kern w:val="2"/>
            <w14:ligatures w14:val="standardContextual"/>
          </w:rPr>
          <w:tab/>
        </w:r>
        <w:r w:rsidR="0085113A" w:rsidRPr="003F7C1B">
          <w:rPr>
            <w:rStyle w:val="Hyperlink"/>
            <w:b/>
          </w:rPr>
          <w:t>Phương pháp</w:t>
        </w:r>
        <w:r w:rsidR="0085113A">
          <w:rPr>
            <w:webHidden/>
          </w:rPr>
          <w:tab/>
        </w:r>
        <w:r w:rsidR="0085113A">
          <w:rPr>
            <w:webHidden/>
          </w:rPr>
          <w:fldChar w:fldCharType="begin"/>
        </w:r>
        <w:r w:rsidR="0085113A">
          <w:rPr>
            <w:webHidden/>
          </w:rPr>
          <w:instrText xml:space="preserve"> PAGEREF _Toc169381132 \h </w:instrText>
        </w:r>
        <w:r w:rsidR="0085113A">
          <w:rPr>
            <w:webHidden/>
          </w:rPr>
        </w:r>
        <w:r w:rsidR="0085113A">
          <w:rPr>
            <w:webHidden/>
          </w:rPr>
          <w:fldChar w:fldCharType="separate"/>
        </w:r>
        <w:r w:rsidR="00DC4D18">
          <w:rPr>
            <w:webHidden/>
          </w:rPr>
          <w:t>34</w:t>
        </w:r>
        <w:r w:rsidR="0085113A">
          <w:rPr>
            <w:webHidden/>
          </w:rPr>
          <w:fldChar w:fldCharType="end"/>
        </w:r>
      </w:hyperlink>
    </w:p>
    <w:p w14:paraId="1882BC7E" w14:textId="29EB04BA" w:rsidR="0085113A" w:rsidRDefault="00C12414">
      <w:pPr>
        <w:pStyle w:val="TOC3"/>
        <w:rPr>
          <w:rFonts w:asciiTheme="minorHAnsi" w:eastAsiaTheme="minorEastAsia" w:hAnsiTheme="minorHAnsi" w:cstheme="minorBidi"/>
          <w:color w:val="auto"/>
          <w:kern w:val="2"/>
          <w14:ligatures w14:val="standardContextual"/>
        </w:rPr>
      </w:pPr>
      <w:hyperlink w:anchor="_Toc169381133" w:history="1">
        <w:r w:rsidR="0085113A" w:rsidRPr="003F7C1B">
          <w:rPr>
            <w:rStyle w:val="Hyperlink"/>
            <w:b/>
          </w:rPr>
          <w:t>3.</w:t>
        </w:r>
        <w:r w:rsidR="0085113A">
          <w:rPr>
            <w:rFonts w:asciiTheme="minorHAnsi" w:eastAsiaTheme="minorEastAsia" w:hAnsiTheme="minorHAnsi" w:cstheme="minorBidi"/>
            <w:color w:val="auto"/>
            <w:kern w:val="2"/>
            <w14:ligatures w14:val="standardContextual"/>
          </w:rPr>
          <w:tab/>
        </w:r>
        <w:r w:rsidR="0085113A" w:rsidRPr="003F7C1B">
          <w:rPr>
            <w:rStyle w:val="Hyperlink"/>
            <w:b/>
          </w:rPr>
          <w:t>Kết quả</w:t>
        </w:r>
        <w:r w:rsidR="0085113A">
          <w:rPr>
            <w:webHidden/>
          </w:rPr>
          <w:tab/>
        </w:r>
        <w:r w:rsidR="0085113A">
          <w:rPr>
            <w:webHidden/>
          </w:rPr>
          <w:fldChar w:fldCharType="begin"/>
        </w:r>
        <w:r w:rsidR="0085113A">
          <w:rPr>
            <w:webHidden/>
          </w:rPr>
          <w:instrText xml:space="preserve"> PAGEREF _Toc169381133 \h </w:instrText>
        </w:r>
        <w:r w:rsidR="0085113A">
          <w:rPr>
            <w:webHidden/>
          </w:rPr>
        </w:r>
        <w:r w:rsidR="0085113A">
          <w:rPr>
            <w:webHidden/>
          </w:rPr>
          <w:fldChar w:fldCharType="separate"/>
        </w:r>
        <w:r w:rsidR="00DC4D18">
          <w:rPr>
            <w:webHidden/>
          </w:rPr>
          <w:t>34</w:t>
        </w:r>
        <w:r w:rsidR="0085113A">
          <w:rPr>
            <w:webHidden/>
          </w:rPr>
          <w:fldChar w:fldCharType="end"/>
        </w:r>
      </w:hyperlink>
    </w:p>
    <w:p w14:paraId="6A85FB52" w14:textId="68A1DA30" w:rsidR="0085113A" w:rsidRDefault="00C12414">
      <w:pPr>
        <w:pStyle w:val="TOC2"/>
        <w:rPr>
          <w:rFonts w:asciiTheme="minorHAnsi" w:eastAsiaTheme="minorEastAsia" w:hAnsiTheme="minorHAnsi" w:cstheme="minorBidi"/>
          <w:b w:val="0"/>
          <w:bCs w:val="0"/>
          <w:color w:val="auto"/>
          <w:kern w:val="2"/>
          <w:sz w:val="24"/>
          <w:szCs w:val="24"/>
          <w14:ligatures w14:val="standardContextual"/>
        </w:rPr>
      </w:pPr>
      <w:hyperlink w:anchor="_Toc169381134" w:history="1">
        <w:r w:rsidR="0085113A" w:rsidRPr="003F7C1B">
          <w:rPr>
            <w:rStyle w:val="Hyperlink"/>
          </w:rPr>
          <w:t>II.</w:t>
        </w:r>
        <w:r w:rsidR="0085113A">
          <w:rPr>
            <w:rFonts w:asciiTheme="minorHAnsi" w:eastAsiaTheme="minorEastAsia" w:hAnsiTheme="minorHAnsi" w:cstheme="minorBidi"/>
            <w:b w:val="0"/>
            <w:bCs w:val="0"/>
            <w:color w:val="auto"/>
            <w:kern w:val="2"/>
            <w:sz w:val="24"/>
            <w:szCs w:val="24"/>
            <w14:ligatures w14:val="standardContextual"/>
          </w:rPr>
          <w:tab/>
        </w:r>
        <w:r w:rsidR="0085113A" w:rsidRPr="003F7C1B">
          <w:rPr>
            <w:rStyle w:val="Hyperlink"/>
          </w:rPr>
          <w:t>Hướng phát triển</w:t>
        </w:r>
        <w:r w:rsidR="0085113A">
          <w:rPr>
            <w:webHidden/>
          </w:rPr>
          <w:tab/>
        </w:r>
        <w:r w:rsidR="0085113A">
          <w:rPr>
            <w:webHidden/>
          </w:rPr>
          <w:fldChar w:fldCharType="begin"/>
        </w:r>
        <w:r w:rsidR="0085113A">
          <w:rPr>
            <w:webHidden/>
          </w:rPr>
          <w:instrText xml:space="preserve"> PAGEREF _Toc169381134 \h </w:instrText>
        </w:r>
        <w:r w:rsidR="0085113A">
          <w:rPr>
            <w:webHidden/>
          </w:rPr>
        </w:r>
        <w:r w:rsidR="0085113A">
          <w:rPr>
            <w:webHidden/>
          </w:rPr>
          <w:fldChar w:fldCharType="separate"/>
        </w:r>
        <w:r w:rsidR="00DC4D18">
          <w:rPr>
            <w:webHidden/>
          </w:rPr>
          <w:t>34</w:t>
        </w:r>
        <w:r w:rsidR="0085113A">
          <w:rPr>
            <w:webHidden/>
          </w:rPr>
          <w:fldChar w:fldCharType="end"/>
        </w:r>
      </w:hyperlink>
    </w:p>
    <w:p w14:paraId="310778EB" w14:textId="3965F7AB" w:rsidR="0085113A" w:rsidRDefault="00C12414">
      <w:pPr>
        <w:pStyle w:val="TOC1"/>
        <w:rPr>
          <w:rFonts w:asciiTheme="minorHAnsi" w:eastAsiaTheme="minorEastAsia" w:hAnsiTheme="minorHAnsi" w:cstheme="minorBidi"/>
          <w:b w:val="0"/>
          <w:bCs w:val="0"/>
          <w:caps w:val="0"/>
          <w:kern w:val="2"/>
          <w:sz w:val="24"/>
          <w:szCs w:val="24"/>
          <w14:ligatures w14:val="standardContextual"/>
        </w:rPr>
      </w:pPr>
      <w:hyperlink w:anchor="_Toc169381135" w:history="1">
        <w:r w:rsidR="0085113A" w:rsidRPr="003F7C1B">
          <w:rPr>
            <w:rStyle w:val="Hyperlink"/>
          </w:rPr>
          <w:t>Reference</w:t>
        </w:r>
        <w:r w:rsidR="0085113A">
          <w:rPr>
            <w:webHidden/>
          </w:rPr>
          <w:tab/>
        </w:r>
        <w:r w:rsidR="0085113A">
          <w:rPr>
            <w:webHidden/>
          </w:rPr>
          <w:fldChar w:fldCharType="begin"/>
        </w:r>
        <w:r w:rsidR="0085113A">
          <w:rPr>
            <w:webHidden/>
          </w:rPr>
          <w:instrText xml:space="preserve"> PAGEREF _Toc169381135 \h </w:instrText>
        </w:r>
        <w:r w:rsidR="0085113A">
          <w:rPr>
            <w:webHidden/>
          </w:rPr>
        </w:r>
        <w:r w:rsidR="0085113A">
          <w:rPr>
            <w:webHidden/>
          </w:rPr>
          <w:fldChar w:fldCharType="separate"/>
        </w:r>
        <w:r w:rsidR="00DC4D18">
          <w:rPr>
            <w:webHidden/>
          </w:rPr>
          <w:t>37</w:t>
        </w:r>
        <w:r w:rsidR="0085113A">
          <w:rPr>
            <w:webHidden/>
          </w:rPr>
          <w:fldChar w:fldCharType="end"/>
        </w:r>
      </w:hyperlink>
    </w:p>
    <w:p w14:paraId="729B2508" w14:textId="06B69A14" w:rsidR="00F45F8E" w:rsidRPr="00F45F8E" w:rsidRDefault="00F45F8E" w:rsidP="00E843EB">
      <w:pPr>
        <w:spacing w:after="0" w:line="276" w:lineRule="auto"/>
        <w:rPr>
          <w:rFonts w:ascii="Times New Roman" w:hAnsi="Times New Roman"/>
          <w:color w:val="002060"/>
          <w:sz w:val="40"/>
          <w:szCs w:val="40"/>
        </w:rPr>
      </w:pPr>
      <w:r w:rsidRPr="00F45F8E">
        <w:rPr>
          <w:rFonts w:ascii="Times New Roman" w:hAnsi="Times New Roman"/>
          <w:color w:val="002060"/>
          <w:sz w:val="28"/>
          <w:szCs w:val="28"/>
        </w:rPr>
        <w:fldChar w:fldCharType="end"/>
      </w:r>
    </w:p>
    <w:p w14:paraId="4F2042B4" w14:textId="77777777" w:rsidR="00F45F8E" w:rsidRDefault="00F45F8E" w:rsidP="00E843EB">
      <w:pPr>
        <w:spacing w:after="0" w:line="276" w:lineRule="auto"/>
        <w:rPr>
          <w:rFonts w:ascii="Times New Roman" w:hAnsi="Times New Roman" w:cs="Arial"/>
          <w:b/>
          <w:bCs/>
          <w:color w:val="auto"/>
          <w:sz w:val="32"/>
          <w:szCs w:val="32"/>
        </w:rPr>
      </w:pPr>
      <w:r>
        <w:rPr>
          <w:rFonts w:ascii="Times New Roman" w:hAnsi="Times New Roman"/>
          <w:b/>
          <w:bCs/>
          <w:color w:val="auto"/>
          <w:szCs w:val="32"/>
        </w:rPr>
        <w:br w:type="page"/>
      </w:r>
    </w:p>
    <w:p w14:paraId="13774EC5" w14:textId="0163076B" w:rsidR="00274289" w:rsidRPr="00E843EB" w:rsidRDefault="00274289" w:rsidP="00194FDD">
      <w:pPr>
        <w:pStyle w:val="Heading1"/>
        <w:numPr>
          <w:ilvl w:val="0"/>
          <w:numId w:val="0"/>
        </w:numPr>
        <w:spacing w:line="360" w:lineRule="auto"/>
        <w:ind w:left="450" w:hanging="450"/>
        <w:rPr>
          <w:rFonts w:ascii="Times New Roman" w:hAnsi="Times New Roman"/>
          <w:b/>
          <w:color w:val="auto"/>
          <w:sz w:val="40"/>
          <w:szCs w:val="40"/>
        </w:rPr>
      </w:pPr>
      <w:bookmarkStart w:id="0" w:name="_Toc169381087"/>
      <w:proofErr w:type="spellStart"/>
      <w:r w:rsidRPr="00E843EB">
        <w:rPr>
          <w:rFonts w:ascii="Times New Roman" w:hAnsi="Times New Roman"/>
          <w:b/>
          <w:color w:val="auto"/>
          <w:sz w:val="40"/>
          <w:szCs w:val="40"/>
        </w:rPr>
        <w:t>Ch</w:t>
      </w:r>
      <w:r w:rsidRPr="00E843EB">
        <w:rPr>
          <w:rFonts w:ascii="Times New Roman" w:hAnsi="Times New Roman" w:hint="eastAsia"/>
          <w:b/>
          <w:color w:val="auto"/>
          <w:sz w:val="40"/>
          <w:szCs w:val="40"/>
        </w:rPr>
        <w:t>ươ</w:t>
      </w:r>
      <w:r w:rsidRPr="00E843EB">
        <w:rPr>
          <w:rFonts w:ascii="Times New Roman" w:hAnsi="Times New Roman"/>
          <w:b/>
          <w:color w:val="auto"/>
          <w:sz w:val="40"/>
          <w:szCs w:val="40"/>
        </w:rPr>
        <w:t>ng</w:t>
      </w:r>
      <w:proofErr w:type="spellEnd"/>
      <w:r w:rsidRPr="00E843EB">
        <w:rPr>
          <w:rFonts w:ascii="Times New Roman" w:hAnsi="Times New Roman"/>
          <w:b/>
          <w:color w:val="auto"/>
          <w:sz w:val="40"/>
          <w:szCs w:val="40"/>
        </w:rPr>
        <w:t xml:space="preserve"> 1: </w:t>
      </w:r>
      <w:proofErr w:type="spellStart"/>
      <w:r w:rsidRPr="00E843EB">
        <w:rPr>
          <w:rFonts w:ascii="Times New Roman" w:hAnsi="Times New Roman"/>
          <w:b/>
          <w:color w:val="auto"/>
          <w:sz w:val="40"/>
          <w:szCs w:val="40"/>
        </w:rPr>
        <w:t>Giới</w:t>
      </w:r>
      <w:proofErr w:type="spellEnd"/>
      <w:r w:rsidRPr="00E843EB">
        <w:rPr>
          <w:rFonts w:ascii="Times New Roman" w:hAnsi="Times New Roman"/>
          <w:b/>
          <w:color w:val="auto"/>
          <w:sz w:val="40"/>
          <w:szCs w:val="40"/>
        </w:rPr>
        <w:t xml:space="preserve"> </w:t>
      </w:r>
      <w:proofErr w:type="spellStart"/>
      <w:r w:rsidRPr="00E843EB">
        <w:rPr>
          <w:rFonts w:ascii="Times New Roman" w:hAnsi="Times New Roman"/>
          <w:b/>
          <w:color w:val="auto"/>
          <w:sz w:val="40"/>
          <w:szCs w:val="40"/>
        </w:rPr>
        <w:t>thiệu</w:t>
      </w:r>
      <w:bookmarkEnd w:id="0"/>
      <w:proofErr w:type="spellEnd"/>
    </w:p>
    <w:p w14:paraId="318E7841" w14:textId="65302D63" w:rsidR="00A63BA2" w:rsidRPr="00E843EB" w:rsidRDefault="002A574F" w:rsidP="005807A8">
      <w:pPr>
        <w:pStyle w:val="ListParagraph"/>
        <w:numPr>
          <w:ilvl w:val="0"/>
          <w:numId w:val="27"/>
        </w:numPr>
        <w:spacing w:after="0" w:line="360" w:lineRule="auto"/>
        <w:outlineLvl w:val="1"/>
        <w:rPr>
          <w:rFonts w:ascii="Times New Roman" w:hAnsi="Times New Roman"/>
          <w:b/>
          <w:sz w:val="36"/>
          <w:szCs w:val="36"/>
        </w:rPr>
      </w:pPr>
      <w:bookmarkStart w:id="1" w:name="_Toc169381088"/>
      <w:proofErr w:type="spellStart"/>
      <w:r w:rsidRPr="00E843EB">
        <w:rPr>
          <w:rFonts w:ascii="Times New Roman" w:hAnsi="Times New Roman"/>
          <w:b/>
          <w:sz w:val="36"/>
          <w:szCs w:val="36"/>
        </w:rPr>
        <w:t>Giới</w:t>
      </w:r>
      <w:proofErr w:type="spellEnd"/>
      <w:r w:rsidRPr="00E843EB">
        <w:rPr>
          <w:rFonts w:ascii="Times New Roman" w:hAnsi="Times New Roman"/>
          <w:b/>
          <w:sz w:val="36"/>
          <w:szCs w:val="36"/>
        </w:rPr>
        <w:t xml:space="preserve"> </w:t>
      </w:r>
      <w:proofErr w:type="spellStart"/>
      <w:r w:rsidRPr="00E843EB">
        <w:rPr>
          <w:rFonts w:ascii="Times New Roman" w:hAnsi="Times New Roman"/>
          <w:b/>
          <w:sz w:val="36"/>
          <w:szCs w:val="36"/>
        </w:rPr>
        <w:t>thiệu</w:t>
      </w:r>
      <w:proofErr w:type="spellEnd"/>
      <w:r w:rsidRPr="00E843EB">
        <w:rPr>
          <w:rFonts w:ascii="Times New Roman" w:hAnsi="Times New Roman"/>
          <w:b/>
          <w:sz w:val="36"/>
          <w:szCs w:val="36"/>
        </w:rPr>
        <w:t xml:space="preserve"> </w:t>
      </w:r>
      <w:proofErr w:type="spellStart"/>
      <w:r w:rsidRPr="00E843EB">
        <w:rPr>
          <w:rFonts w:ascii="Times New Roman" w:hAnsi="Times New Roman"/>
          <w:b/>
          <w:sz w:val="36"/>
          <w:szCs w:val="36"/>
        </w:rPr>
        <w:t>vấn</w:t>
      </w:r>
      <w:proofErr w:type="spellEnd"/>
      <w:r w:rsidRPr="00E843EB">
        <w:rPr>
          <w:rFonts w:ascii="Times New Roman" w:hAnsi="Times New Roman"/>
          <w:b/>
          <w:sz w:val="36"/>
          <w:szCs w:val="36"/>
        </w:rPr>
        <w:t xml:space="preserve"> </w:t>
      </w:r>
      <w:proofErr w:type="spellStart"/>
      <w:r w:rsidRPr="00E843EB">
        <w:rPr>
          <w:rFonts w:ascii="Times New Roman" w:hAnsi="Times New Roman"/>
          <w:b/>
          <w:sz w:val="36"/>
          <w:szCs w:val="36"/>
        </w:rPr>
        <w:t>đề</w:t>
      </w:r>
      <w:bookmarkEnd w:id="1"/>
      <w:proofErr w:type="spellEnd"/>
    </w:p>
    <w:p w14:paraId="62565CDC" w14:textId="77777777" w:rsidR="00C073DB" w:rsidRDefault="00CA3DDA" w:rsidP="00194FDD">
      <w:pPr>
        <w:spacing w:after="0" w:line="360" w:lineRule="auto"/>
        <w:rPr>
          <w:rFonts w:ascii="Times New Roman" w:hAnsi="Times New Roman"/>
          <w:sz w:val="24"/>
          <w:szCs w:val="24"/>
        </w:rPr>
      </w:pPr>
      <w:r w:rsidRPr="00CA3DDA">
        <w:rPr>
          <w:rFonts w:ascii="Times New Roman" w:hAnsi="Times New Roman"/>
          <w:sz w:val="24"/>
          <w:szCs w:val="24"/>
        </w:rPr>
        <w:t xml:space="preserve">Trong </w:t>
      </w:r>
      <w:proofErr w:type="spellStart"/>
      <w:r w:rsidRPr="00CA3DDA">
        <w:rPr>
          <w:rFonts w:ascii="Times New Roman" w:hAnsi="Times New Roman"/>
          <w:sz w:val="24"/>
          <w:szCs w:val="24"/>
        </w:rPr>
        <w:t>thời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đại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số</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với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nhiều</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thiết</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bị</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kết</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nối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việc</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đảm</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bảo</w:t>
      </w:r>
      <w:proofErr w:type="spellEnd"/>
      <w:r w:rsidRPr="00CA3DDA">
        <w:rPr>
          <w:rFonts w:ascii="Times New Roman" w:hAnsi="Times New Roman"/>
          <w:sz w:val="24"/>
          <w:szCs w:val="24"/>
        </w:rPr>
        <w:t xml:space="preserve"> an </w:t>
      </w:r>
      <w:proofErr w:type="spellStart"/>
      <w:r w:rsidRPr="00CA3DDA">
        <w:rPr>
          <w:rFonts w:ascii="Times New Roman" w:hAnsi="Times New Roman"/>
          <w:sz w:val="24"/>
          <w:szCs w:val="24"/>
        </w:rPr>
        <w:t>ninh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và</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bảo</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mật</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dữ</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liệu</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là</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thách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thức</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lớn</w:t>
      </w:r>
      <w:proofErr w:type="spellEnd"/>
      <w:r w:rsidRPr="00CA3DDA">
        <w:rPr>
          <w:rFonts w:ascii="Times New Roman" w:hAnsi="Times New Roman"/>
          <w:sz w:val="24"/>
          <w:szCs w:val="24"/>
        </w:rPr>
        <w:t xml:space="preserve">. Các </w:t>
      </w:r>
      <w:proofErr w:type="spellStart"/>
      <w:r w:rsidRPr="00CA3DDA">
        <w:rPr>
          <w:rFonts w:ascii="Times New Roman" w:hAnsi="Times New Roman"/>
          <w:sz w:val="24"/>
          <w:szCs w:val="24"/>
        </w:rPr>
        <w:t>cuộc</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tấn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công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mạng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ngày</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càng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phức</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tạp</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và</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đa</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dạng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đòi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hỏi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sự</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bảo</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vệ</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w:t>
      </w:r>
      <w:r w:rsidRPr="00CA3DDA">
        <w:rPr>
          <w:rFonts w:ascii="Times New Roman" w:hAnsi="Times New Roman" w:hint="eastAsia"/>
          <w:sz w:val="24"/>
          <w:szCs w:val="24"/>
        </w:rPr>
        <w:t>ư</w:t>
      </w:r>
      <w:r w:rsidRPr="00CA3DDA">
        <w:rPr>
          <w:rFonts w:ascii="Times New Roman" w:hAnsi="Times New Roman"/>
          <w:sz w:val="24"/>
          <w:szCs w:val="24"/>
        </w:rPr>
        <w:t>ợt</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ra</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ngoài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giới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hạn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của</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bảo</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mật</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thông</w:t>
      </w:r>
      <w:proofErr w:type="spellEnd"/>
      <w:r w:rsidRPr="00CA3DDA">
        <w:rPr>
          <w:rFonts w:ascii="Times New Roman" w:hAnsi="Times New Roman"/>
          <w:sz w:val="24"/>
          <w:szCs w:val="24"/>
        </w:rPr>
        <w:t xml:space="preserve"> tin </w:t>
      </w:r>
      <w:proofErr w:type="spellStart"/>
      <w:r w:rsidRPr="00CA3DDA">
        <w:rPr>
          <w:rFonts w:ascii="Times New Roman" w:hAnsi="Times New Roman"/>
          <w:sz w:val="24"/>
          <w:szCs w:val="24"/>
        </w:rPr>
        <w:t>truyền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thống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Tình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báo</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đe</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dọa</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mạng</w:t>
      </w:r>
      <w:proofErr w:type="spellEnd"/>
      <w:r w:rsidRPr="00CA3DDA">
        <w:rPr>
          <w:rFonts w:ascii="Times New Roman" w:hAnsi="Times New Roman"/>
          <w:sz w:val="24"/>
          <w:szCs w:val="24"/>
        </w:rPr>
        <w:t xml:space="preserve"> (CTI) </w:t>
      </w:r>
      <w:proofErr w:type="spellStart"/>
      <w:r w:rsidRPr="00CA3DDA">
        <w:rPr>
          <w:rFonts w:ascii="Times New Roman" w:hAnsi="Times New Roman"/>
          <w:sz w:val="24"/>
          <w:szCs w:val="24"/>
        </w:rPr>
        <w:t>giúp</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thu</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thập</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và</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phân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tích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dữ</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liệu</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để</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nhận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dạng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và</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đối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phó</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với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các</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mối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đe</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dọa</w:t>
      </w:r>
      <w:proofErr w:type="spellEnd"/>
      <w:r w:rsidRPr="00CA3DDA">
        <w:rPr>
          <w:rFonts w:ascii="Times New Roman" w:hAnsi="Times New Roman"/>
          <w:sz w:val="24"/>
          <w:szCs w:val="24"/>
        </w:rPr>
        <w:t xml:space="preserve"> an </w:t>
      </w:r>
      <w:proofErr w:type="spellStart"/>
      <w:r w:rsidRPr="00CA3DDA">
        <w:rPr>
          <w:rFonts w:ascii="Times New Roman" w:hAnsi="Times New Roman"/>
          <w:sz w:val="24"/>
          <w:szCs w:val="24"/>
        </w:rPr>
        <w:t>ninh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mạng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Thách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thức</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lớn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là</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cung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cấp</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thông</w:t>
      </w:r>
      <w:proofErr w:type="spellEnd"/>
      <w:r w:rsidRPr="00CA3DDA">
        <w:rPr>
          <w:rFonts w:ascii="Times New Roman" w:hAnsi="Times New Roman"/>
          <w:sz w:val="24"/>
          <w:szCs w:val="24"/>
        </w:rPr>
        <w:t xml:space="preserve"> tin </w:t>
      </w:r>
      <w:proofErr w:type="spellStart"/>
      <w:r w:rsidRPr="00CA3DDA">
        <w:rPr>
          <w:rFonts w:ascii="Times New Roman" w:hAnsi="Times New Roman"/>
          <w:sz w:val="24"/>
          <w:szCs w:val="24"/>
        </w:rPr>
        <w:t>này</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để</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hệ</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thống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có</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thể</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phân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tích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và</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phản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ứng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kịp</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thời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Cuộc</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tấn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công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mạng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w:t>
      </w:r>
      <w:r w:rsidRPr="00CA3DDA">
        <w:rPr>
          <w:rFonts w:ascii="Times New Roman" w:hAnsi="Times New Roman" w:hint="eastAsia"/>
          <w:sz w:val="24"/>
          <w:szCs w:val="24"/>
        </w:rPr>
        <w:t>ư</w:t>
      </w:r>
      <w:r w:rsidRPr="00CA3DDA">
        <w:rPr>
          <w:rFonts w:ascii="Times New Roman" w:hAnsi="Times New Roman"/>
          <w:sz w:val="24"/>
          <w:szCs w:val="24"/>
        </w:rPr>
        <w:t>ờng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có</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vòng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đời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từ</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trinh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sát</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nạn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nhân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đến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khai</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thác</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lỗ</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hổng</w:t>
      </w:r>
      <w:proofErr w:type="spellEnd"/>
      <w:r w:rsidRPr="00CA3DDA">
        <w:rPr>
          <w:rFonts w:ascii="Times New Roman" w:hAnsi="Times New Roman"/>
          <w:sz w:val="24"/>
          <w:szCs w:val="24"/>
        </w:rPr>
        <w:t>. Ph</w:t>
      </w:r>
      <w:r w:rsidRPr="00CA3DDA">
        <w:rPr>
          <w:rFonts w:ascii="Times New Roman" w:hAnsi="Times New Roman" w:hint="eastAsia"/>
          <w:sz w:val="24"/>
          <w:szCs w:val="24"/>
        </w:rPr>
        <w:t>ươ</w:t>
      </w:r>
      <w:r w:rsidRPr="00CA3DDA">
        <w:rPr>
          <w:rFonts w:ascii="Times New Roman" w:hAnsi="Times New Roman"/>
          <w:sz w:val="24"/>
          <w:szCs w:val="24"/>
        </w:rPr>
        <w:t xml:space="preserve">ng </w:t>
      </w:r>
      <w:proofErr w:type="spellStart"/>
      <w:r w:rsidRPr="00CA3DDA">
        <w:rPr>
          <w:rFonts w:ascii="Times New Roman" w:hAnsi="Times New Roman"/>
          <w:sz w:val="24"/>
          <w:szCs w:val="24"/>
        </w:rPr>
        <w:t>pháp</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phòng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thủ</w:t>
      </w:r>
      <w:proofErr w:type="spellEnd"/>
      <w:r w:rsidRPr="00CA3DDA">
        <w:rPr>
          <w:rFonts w:ascii="Times New Roman" w:hAnsi="Times New Roman"/>
          <w:sz w:val="24"/>
          <w:szCs w:val="24"/>
        </w:rPr>
        <w:t xml:space="preserve"> an </w:t>
      </w:r>
      <w:proofErr w:type="spellStart"/>
      <w:r w:rsidRPr="00CA3DDA">
        <w:rPr>
          <w:rFonts w:ascii="Times New Roman" w:hAnsi="Times New Roman"/>
          <w:sz w:val="24"/>
          <w:szCs w:val="24"/>
        </w:rPr>
        <w:t>ninh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mạng</w:t>
      </w:r>
      <w:proofErr w:type="spellEnd"/>
      <w:r w:rsidRPr="00CA3DDA">
        <w:rPr>
          <w:rFonts w:ascii="Times New Roman" w:hAnsi="Times New Roman"/>
          <w:sz w:val="24"/>
          <w:szCs w:val="24"/>
        </w:rPr>
        <w:t xml:space="preserve"> bao </w:t>
      </w:r>
      <w:proofErr w:type="spellStart"/>
      <w:r w:rsidRPr="00CA3DDA">
        <w:rPr>
          <w:rFonts w:ascii="Times New Roman" w:hAnsi="Times New Roman"/>
          <w:sz w:val="24"/>
          <w:szCs w:val="24"/>
        </w:rPr>
        <w:t>gồm</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ba</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khía</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cạnh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chính</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phòng</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ngừa</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phát</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hiện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và</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phản</w:t>
      </w:r>
      <w:proofErr w:type="spellEnd"/>
      <w:r w:rsidRPr="00CA3DDA">
        <w:rPr>
          <w:rFonts w:ascii="Times New Roman" w:hAnsi="Times New Roman"/>
          <w:sz w:val="24"/>
          <w:szCs w:val="24"/>
        </w:rPr>
        <w:t xml:space="preserve"> </w:t>
      </w:r>
      <w:proofErr w:type="spellStart"/>
      <w:r w:rsidRPr="00CA3DDA">
        <w:rPr>
          <w:rFonts w:ascii="Times New Roman" w:hAnsi="Times New Roman"/>
          <w:sz w:val="24"/>
          <w:szCs w:val="24"/>
        </w:rPr>
        <w:t>ứng</w:t>
      </w:r>
      <w:proofErr w:type="spellEnd"/>
      <w:r w:rsidRPr="00CA3DDA">
        <w:rPr>
          <w:rFonts w:ascii="Times New Roman" w:hAnsi="Times New Roman"/>
          <w:sz w:val="24"/>
          <w:szCs w:val="24"/>
        </w:rPr>
        <w:t>.</w:t>
      </w:r>
    </w:p>
    <w:p w14:paraId="2A4ADE55" w14:textId="77777777" w:rsidR="0083703A" w:rsidRDefault="0083703A" w:rsidP="00194FDD">
      <w:pPr>
        <w:spacing w:after="0" w:line="360" w:lineRule="auto"/>
        <w:rPr>
          <w:rFonts w:ascii="Times New Roman" w:hAnsi="Times New Roman"/>
          <w:sz w:val="24"/>
          <w:szCs w:val="24"/>
        </w:rPr>
      </w:pPr>
    </w:p>
    <w:p w14:paraId="15080CA2" w14:textId="71358EF4" w:rsidR="00CA3DDA" w:rsidRPr="00E843EB" w:rsidRDefault="00C073DB" w:rsidP="005807A8">
      <w:pPr>
        <w:pStyle w:val="ListParagraph"/>
        <w:numPr>
          <w:ilvl w:val="0"/>
          <w:numId w:val="28"/>
        </w:numPr>
        <w:spacing w:after="0" w:line="360" w:lineRule="auto"/>
        <w:outlineLvl w:val="2"/>
        <w:rPr>
          <w:rFonts w:ascii="Times New Roman" w:hAnsi="Times New Roman"/>
          <w:b/>
          <w:sz w:val="32"/>
          <w:szCs w:val="32"/>
        </w:rPr>
      </w:pPr>
      <w:r w:rsidRPr="00E843EB">
        <w:rPr>
          <w:rFonts w:ascii="Times New Roman" w:hAnsi="Times New Roman"/>
          <w:b/>
          <w:sz w:val="32"/>
          <w:szCs w:val="32"/>
        </w:rPr>
        <w:t xml:space="preserve"> </w:t>
      </w:r>
      <w:bookmarkStart w:id="2" w:name="_Toc169381089"/>
      <w:proofErr w:type="spellStart"/>
      <w:r w:rsidR="00CA3DDA" w:rsidRPr="00E843EB">
        <w:rPr>
          <w:rFonts w:ascii="Times New Roman" w:hAnsi="Times New Roman"/>
          <w:b/>
          <w:sz w:val="32"/>
          <w:szCs w:val="32"/>
        </w:rPr>
        <w:t>Hệ</w:t>
      </w:r>
      <w:proofErr w:type="spellEnd"/>
      <w:r w:rsidR="00CA3DDA" w:rsidRPr="00E843EB">
        <w:rPr>
          <w:rFonts w:ascii="Times New Roman" w:hAnsi="Times New Roman"/>
          <w:b/>
          <w:sz w:val="32"/>
          <w:szCs w:val="32"/>
        </w:rPr>
        <w:t xml:space="preserve"> </w:t>
      </w:r>
      <w:proofErr w:type="spellStart"/>
      <w:r w:rsidR="00CA3DDA" w:rsidRPr="00E843EB">
        <w:rPr>
          <w:rFonts w:ascii="Times New Roman" w:hAnsi="Times New Roman"/>
          <w:b/>
          <w:sz w:val="32"/>
          <w:szCs w:val="32"/>
        </w:rPr>
        <w:t>thống</w:t>
      </w:r>
      <w:proofErr w:type="spellEnd"/>
      <w:r w:rsidR="00CA3DDA" w:rsidRPr="00E843EB">
        <w:rPr>
          <w:rFonts w:ascii="Times New Roman" w:hAnsi="Times New Roman"/>
          <w:b/>
          <w:sz w:val="32"/>
          <w:szCs w:val="32"/>
        </w:rPr>
        <w:t xml:space="preserve"> </w:t>
      </w:r>
      <w:proofErr w:type="spellStart"/>
      <w:r w:rsidR="00CA3DDA" w:rsidRPr="00E843EB">
        <w:rPr>
          <w:rFonts w:ascii="Times New Roman" w:hAnsi="Times New Roman"/>
          <w:b/>
          <w:sz w:val="32"/>
          <w:szCs w:val="32"/>
        </w:rPr>
        <w:t>phát</w:t>
      </w:r>
      <w:proofErr w:type="spellEnd"/>
      <w:r w:rsidR="00CA3DDA" w:rsidRPr="00E843EB">
        <w:rPr>
          <w:rFonts w:ascii="Times New Roman" w:hAnsi="Times New Roman"/>
          <w:b/>
          <w:sz w:val="32"/>
          <w:szCs w:val="32"/>
        </w:rPr>
        <w:t xml:space="preserve"> </w:t>
      </w:r>
      <w:proofErr w:type="spellStart"/>
      <w:r w:rsidR="00CA3DDA" w:rsidRPr="00E843EB">
        <w:rPr>
          <w:rFonts w:ascii="Times New Roman" w:hAnsi="Times New Roman"/>
          <w:b/>
          <w:sz w:val="32"/>
          <w:szCs w:val="32"/>
        </w:rPr>
        <w:t>hiện</w:t>
      </w:r>
      <w:proofErr w:type="spellEnd"/>
      <w:r w:rsidR="00CA3DDA" w:rsidRPr="00E843EB">
        <w:rPr>
          <w:rFonts w:ascii="Times New Roman" w:hAnsi="Times New Roman"/>
          <w:b/>
          <w:sz w:val="32"/>
          <w:szCs w:val="32"/>
        </w:rPr>
        <w:t xml:space="preserve"> </w:t>
      </w:r>
      <w:proofErr w:type="spellStart"/>
      <w:r w:rsidR="00CA3DDA" w:rsidRPr="00E843EB">
        <w:rPr>
          <w:rFonts w:ascii="Times New Roman" w:hAnsi="Times New Roman"/>
          <w:b/>
          <w:sz w:val="32"/>
          <w:szCs w:val="32"/>
        </w:rPr>
        <w:t>xâm</w:t>
      </w:r>
      <w:proofErr w:type="spellEnd"/>
      <w:r w:rsidR="00CA3DDA" w:rsidRPr="00E843EB">
        <w:rPr>
          <w:rFonts w:ascii="Times New Roman" w:hAnsi="Times New Roman"/>
          <w:b/>
          <w:sz w:val="32"/>
          <w:szCs w:val="32"/>
        </w:rPr>
        <w:t xml:space="preserve"> </w:t>
      </w:r>
      <w:proofErr w:type="spellStart"/>
      <w:r w:rsidR="00CA3DDA" w:rsidRPr="00E843EB">
        <w:rPr>
          <w:rFonts w:ascii="Times New Roman" w:hAnsi="Times New Roman"/>
          <w:b/>
          <w:sz w:val="32"/>
          <w:szCs w:val="32"/>
        </w:rPr>
        <w:t>nhập</w:t>
      </w:r>
      <w:bookmarkEnd w:id="2"/>
      <w:proofErr w:type="spellEnd"/>
    </w:p>
    <w:p w14:paraId="4B3A9684" w14:textId="40DC5A5F" w:rsidR="00592B99" w:rsidRDefault="00592B99" w:rsidP="00194FDD">
      <w:pPr>
        <w:spacing w:after="0" w:line="360" w:lineRule="auto"/>
        <w:rPr>
          <w:rFonts w:ascii="Times New Roman" w:hAnsi="Times New Roman"/>
          <w:sz w:val="24"/>
          <w:szCs w:val="24"/>
        </w:rPr>
      </w:pPr>
      <w:proofErr w:type="spellStart"/>
      <w:r w:rsidRPr="00592B99">
        <w:rPr>
          <w:rFonts w:ascii="Times New Roman" w:hAnsi="Times New Roman"/>
          <w:sz w:val="24"/>
          <w:szCs w:val="24"/>
        </w:rPr>
        <w:t>Hệ</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thống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phát</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hiện</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xâm</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nhập</w:t>
      </w:r>
      <w:proofErr w:type="spellEnd"/>
      <w:r w:rsidRPr="00592B99">
        <w:rPr>
          <w:rFonts w:ascii="Times New Roman" w:hAnsi="Times New Roman"/>
          <w:sz w:val="24"/>
          <w:szCs w:val="24"/>
        </w:rPr>
        <w:t xml:space="preserve"> (IDS) </w:t>
      </w:r>
      <w:proofErr w:type="spellStart"/>
      <w:r w:rsidRPr="00592B99">
        <w:rPr>
          <w:rFonts w:ascii="Times New Roman" w:hAnsi="Times New Roman"/>
          <w:sz w:val="24"/>
          <w:szCs w:val="24"/>
        </w:rPr>
        <w:t>là</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thành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phần</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chính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của</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một</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hệ</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thống</w:t>
      </w:r>
      <w:proofErr w:type="spellEnd"/>
      <w:r w:rsidRPr="00592B99">
        <w:rPr>
          <w:rFonts w:ascii="Times New Roman" w:hAnsi="Times New Roman"/>
          <w:sz w:val="24"/>
          <w:szCs w:val="24"/>
        </w:rPr>
        <w:t xml:space="preserve"> an </w:t>
      </w:r>
      <w:proofErr w:type="spellStart"/>
      <w:r w:rsidRPr="00592B99">
        <w:rPr>
          <w:rFonts w:ascii="Times New Roman" w:hAnsi="Times New Roman"/>
          <w:sz w:val="24"/>
          <w:szCs w:val="24"/>
        </w:rPr>
        <w:t>ninh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nhằm</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tăng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w:t>
      </w:r>
      <w:r w:rsidRPr="00592B99">
        <w:rPr>
          <w:rFonts w:ascii="Times New Roman" w:hAnsi="Times New Roman" w:hint="eastAsia"/>
          <w:sz w:val="24"/>
          <w:szCs w:val="24"/>
        </w:rPr>
        <w:t>ư</w:t>
      </w:r>
      <w:r w:rsidRPr="00592B99">
        <w:rPr>
          <w:rFonts w:ascii="Times New Roman" w:hAnsi="Times New Roman"/>
          <w:sz w:val="24"/>
          <w:szCs w:val="24"/>
        </w:rPr>
        <w:t>ờng</w:t>
      </w:r>
      <w:proofErr w:type="spellEnd"/>
      <w:r w:rsidRPr="00592B99">
        <w:rPr>
          <w:rFonts w:ascii="Times New Roman" w:hAnsi="Times New Roman"/>
          <w:sz w:val="24"/>
          <w:szCs w:val="24"/>
        </w:rPr>
        <w:t xml:space="preserve"> an </w:t>
      </w:r>
      <w:proofErr w:type="spellStart"/>
      <w:r w:rsidRPr="00592B99">
        <w:rPr>
          <w:rFonts w:ascii="Times New Roman" w:hAnsi="Times New Roman"/>
          <w:sz w:val="24"/>
          <w:szCs w:val="24"/>
        </w:rPr>
        <w:t>ninh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hệ</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thống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Nhiệm</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vụ</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của</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nó</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w:t>
      </w:r>
      <w:r w:rsidRPr="00592B99">
        <w:rPr>
          <w:rFonts w:ascii="Times New Roman" w:hAnsi="Times New Roman" w:hint="eastAsia"/>
          <w:sz w:val="24"/>
          <w:szCs w:val="24"/>
        </w:rPr>
        <w:t>ươ</w:t>
      </w:r>
      <w:r w:rsidRPr="00592B99">
        <w:rPr>
          <w:rFonts w:ascii="Times New Roman" w:hAnsi="Times New Roman"/>
          <w:sz w:val="24"/>
          <w:szCs w:val="24"/>
        </w:rPr>
        <w:t>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tự</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nh</w:t>
      </w:r>
      <w:r w:rsidRPr="00592B99">
        <w:rPr>
          <w:rFonts w:ascii="Times New Roman" w:hAnsi="Times New Roman" w:hint="eastAsia"/>
          <w:sz w:val="24"/>
          <w:szCs w:val="24"/>
        </w:rPr>
        <w:t>ư</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những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gì</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phần</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mềm</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diệt</w:t>
      </w:r>
      <w:proofErr w:type="spellEnd"/>
      <w:r w:rsidRPr="00592B99">
        <w:rPr>
          <w:rFonts w:ascii="Times New Roman" w:hAnsi="Times New Roman"/>
          <w:sz w:val="24"/>
          <w:szCs w:val="24"/>
        </w:rPr>
        <w:t xml:space="preserve"> virus </w:t>
      </w:r>
      <w:proofErr w:type="spellStart"/>
      <w:r w:rsidRPr="00592B99">
        <w:rPr>
          <w:rFonts w:ascii="Times New Roman" w:hAnsi="Times New Roman"/>
          <w:sz w:val="24"/>
          <w:szCs w:val="24"/>
        </w:rPr>
        <w:t>hoặc</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w:t>
      </w:r>
      <w:r w:rsidRPr="00592B99">
        <w:rPr>
          <w:rFonts w:ascii="Times New Roman" w:hAnsi="Times New Roman" w:hint="eastAsia"/>
          <w:sz w:val="24"/>
          <w:szCs w:val="24"/>
        </w:rPr>
        <w:t>ư</w:t>
      </w:r>
      <w:r w:rsidRPr="00592B99">
        <w:rPr>
          <w:rFonts w:ascii="Times New Roman" w:hAnsi="Times New Roman"/>
          <w:sz w:val="24"/>
          <w:szCs w:val="24"/>
        </w:rPr>
        <w:t>ờng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lửa</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phải</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làm</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Mục</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đích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chính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của</w:t>
      </w:r>
      <w:proofErr w:type="spellEnd"/>
      <w:r w:rsidRPr="00592B99">
        <w:rPr>
          <w:rFonts w:ascii="Times New Roman" w:hAnsi="Times New Roman"/>
          <w:sz w:val="24"/>
          <w:szCs w:val="24"/>
        </w:rPr>
        <w:t xml:space="preserve"> IDS </w:t>
      </w:r>
      <w:proofErr w:type="spellStart"/>
      <w:r w:rsidRPr="00592B99">
        <w:rPr>
          <w:rFonts w:ascii="Times New Roman" w:hAnsi="Times New Roman"/>
          <w:sz w:val="24"/>
          <w:szCs w:val="24"/>
        </w:rPr>
        <w:t>là</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xác</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định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hoạt</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động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độc</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hại</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xảy</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ra</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trong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mạng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máy</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tính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và</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cung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cấp</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w:t>
      </w:r>
      <w:r w:rsidRPr="00592B99">
        <w:rPr>
          <w:rFonts w:ascii="Times New Roman" w:hAnsi="Times New Roman" w:hint="eastAsia"/>
          <w:sz w:val="24"/>
          <w:szCs w:val="24"/>
        </w:rPr>
        <w:t>ơ</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chế</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để</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đối</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phó</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với</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các</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cuộc</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tấn</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công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mạng</w:t>
      </w:r>
      <w:proofErr w:type="spellEnd"/>
      <w:r w:rsidR="00843114">
        <w:rPr>
          <w:rFonts w:ascii="Times New Roman" w:hAnsi="Times New Roman"/>
          <w:sz w:val="24"/>
          <w:szCs w:val="24"/>
        </w:rPr>
        <w:t>.</w:t>
      </w:r>
      <w:r w:rsidRPr="00592B99">
        <w:rPr>
          <w:rFonts w:ascii="Times New Roman" w:hAnsi="Times New Roman"/>
          <w:sz w:val="24"/>
          <w:szCs w:val="24"/>
        </w:rPr>
        <w:t xml:space="preserve"> </w:t>
      </w:r>
      <w:proofErr w:type="spellStart"/>
      <w:r w:rsidRPr="00592B99">
        <w:rPr>
          <w:rFonts w:ascii="Times New Roman" w:hAnsi="Times New Roman"/>
          <w:sz w:val="24"/>
          <w:szCs w:val="24"/>
        </w:rPr>
        <w:t>Hiện</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tại</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vấn</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đề</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chính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với</w:t>
      </w:r>
      <w:proofErr w:type="spellEnd"/>
      <w:r w:rsidRPr="00592B99">
        <w:rPr>
          <w:rFonts w:ascii="Times New Roman" w:hAnsi="Times New Roman"/>
          <w:sz w:val="24"/>
          <w:szCs w:val="24"/>
        </w:rPr>
        <w:t xml:space="preserve"> IDS </w:t>
      </w:r>
      <w:proofErr w:type="spellStart"/>
      <w:r w:rsidRPr="00592B99">
        <w:rPr>
          <w:rFonts w:ascii="Times New Roman" w:hAnsi="Times New Roman"/>
          <w:sz w:val="24"/>
          <w:szCs w:val="24"/>
        </w:rPr>
        <w:t>là</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chúng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tạo</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ra</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nhiều</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cảnh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báo</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d</w:t>
      </w:r>
      <w:r w:rsidRPr="00592B99">
        <w:rPr>
          <w:rFonts w:ascii="Times New Roman" w:hAnsi="Times New Roman" w:hint="eastAsia"/>
          <w:sz w:val="24"/>
          <w:szCs w:val="24"/>
        </w:rPr>
        <w:t>ươ</w:t>
      </w:r>
      <w:r w:rsidRPr="00592B99">
        <w:rPr>
          <w:rFonts w:ascii="Times New Roman" w:hAnsi="Times New Roman"/>
          <w:sz w:val="24"/>
          <w:szCs w:val="24"/>
        </w:rPr>
        <w:t>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tính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giả</w:t>
      </w:r>
      <w:proofErr w:type="spellEnd"/>
      <w:r w:rsidRPr="00592B99">
        <w:rPr>
          <w:rFonts w:ascii="Times New Roman" w:hAnsi="Times New Roman"/>
          <w:sz w:val="24"/>
          <w:szCs w:val="24"/>
        </w:rPr>
        <w:t xml:space="preserve"> (FP) </w:t>
      </w:r>
      <w:proofErr w:type="spellStart"/>
      <w:r w:rsidRPr="00592B99">
        <w:rPr>
          <w:rFonts w:ascii="Times New Roman" w:hAnsi="Times New Roman"/>
          <w:sz w:val="24"/>
          <w:szCs w:val="24"/>
        </w:rPr>
        <w:t>và</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âm</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tính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giả</w:t>
      </w:r>
      <w:proofErr w:type="spellEnd"/>
      <w:r w:rsidRPr="00592B99">
        <w:rPr>
          <w:rFonts w:ascii="Times New Roman" w:hAnsi="Times New Roman"/>
          <w:sz w:val="24"/>
          <w:szCs w:val="24"/>
        </w:rPr>
        <w:t xml:space="preserve"> (FN)</w:t>
      </w:r>
      <w:r w:rsidR="00843114">
        <w:rPr>
          <w:rFonts w:ascii="Times New Roman" w:hAnsi="Times New Roman"/>
          <w:sz w:val="24"/>
          <w:szCs w:val="24"/>
        </w:rPr>
        <w:t>.</w:t>
      </w:r>
      <w:r w:rsidRPr="00592B99">
        <w:rPr>
          <w:rFonts w:ascii="Times New Roman" w:hAnsi="Times New Roman"/>
          <w:sz w:val="24"/>
          <w:szCs w:val="24"/>
        </w:rPr>
        <w:t xml:space="preserve"> Do </w:t>
      </w:r>
      <w:proofErr w:type="spellStart"/>
      <w:r w:rsidRPr="00592B99">
        <w:rPr>
          <w:rFonts w:ascii="Times New Roman" w:hAnsi="Times New Roman"/>
          <w:sz w:val="24"/>
          <w:szCs w:val="24"/>
        </w:rPr>
        <w:t>đó</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cần</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triển</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khai</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các</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kỹ</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thuật</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trên</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dữ</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liệu</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thu</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thập</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w:t>
      </w:r>
      <w:r w:rsidRPr="00592B99">
        <w:rPr>
          <w:rFonts w:ascii="Times New Roman" w:hAnsi="Times New Roman" w:hint="eastAsia"/>
          <w:sz w:val="24"/>
          <w:szCs w:val="24"/>
        </w:rPr>
        <w:t>ư</w:t>
      </w:r>
      <w:r w:rsidRPr="00592B99">
        <w:rPr>
          <w:rFonts w:ascii="Times New Roman" w:hAnsi="Times New Roman"/>
          <w:sz w:val="24"/>
          <w:szCs w:val="24"/>
        </w:rPr>
        <w:t>ợc</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để</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giúp</w:t>
      </w:r>
      <w:proofErr w:type="spellEnd"/>
      <w:r w:rsidRPr="00592B99">
        <w:rPr>
          <w:rFonts w:ascii="Times New Roman" w:hAnsi="Times New Roman"/>
          <w:sz w:val="24"/>
          <w:szCs w:val="24"/>
        </w:rPr>
        <w:t xml:space="preserve"> IDS </w:t>
      </w:r>
      <w:proofErr w:type="spellStart"/>
      <w:r w:rsidRPr="00592B99">
        <w:rPr>
          <w:rFonts w:ascii="Times New Roman" w:hAnsi="Times New Roman"/>
          <w:sz w:val="24"/>
          <w:szCs w:val="24"/>
        </w:rPr>
        <w:t>tăng</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độ</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chính</w:t>
      </w:r>
      <w:proofErr w:type="spellEnd"/>
      <w:r w:rsidRPr="00592B99">
        <w:rPr>
          <w:rFonts w:ascii="Times New Roman" w:hAnsi="Times New Roman"/>
          <w:sz w:val="24"/>
          <w:szCs w:val="24"/>
        </w:rPr>
        <w:t xml:space="preserve"> </w:t>
      </w:r>
      <w:proofErr w:type="spellStart"/>
      <w:r w:rsidRPr="00592B99">
        <w:rPr>
          <w:rFonts w:ascii="Times New Roman" w:hAnsi="Times New Roman"/>
          <w:sz w:val="24"/>
          <w:szCs w:val="24"/>
        </w:rPr>
        <w:t>xác</w:t>
      </w:r>
      <w:proofErr w:type="spellEnd"/>
      <w:r w:rsidR="00EC50A4">
        <w:rPr>
          <w:rFonts w:ascii="Times New Roman" w:hAnsi="Times New Roman"/>
          <w:sz w:val="24"/>
          <w:szCs w:val="24"/>
        </w:rPr>
        <w:t>.</w:t>
      </w:r>
    </w:p>
    <w:p w14:paraId="0AD828EC" w14:textId="77777777" w:rsidR="00430765" w:rsidRDefault="00430765" w:rsidP="00194FDD">
      <w:pPr>
        <w:spacing w:after="0" w:line="360" w:lineRule="auto"/>
        <w:rPr>
          <w:rFonts w:ascii="Times New Roman" w:hAnsi="Times New Roman"/>
          <w:sz w:val="24"/>
          <w:szCs w:val="24"/>
        </w:rPr>
      </w:pPr>
    </w:p>
    <w:p w14:paraId="1D409D59" w14:textId="6738C36C" w:rsidR="00430765" w:rsidRPr="00E843EB" w:rsidRDefault="00430765" w:rsidP="005807A8">
      <w:pPr>
        <w:pStyle w:val="ListParagraph"/>
        <w:numPr>
          <w:ilvl w:val="0"/>
          <w:numId w:val="28"/>
        </w:numPr>
        <w:spacing w:after="0" w:line="360" w:lineRule="auto"/>
        <w:outlineLvl w:val="2"/>
        <w:rPr>
          <w:rFonts w:ascii="Times New Roman" w:hAnsi="Times New Roman"/>
          <w:b/>
          <w:sz w:val="32"/>
          <w:szCs w:val="32"/>
        </w:rPr>
      </w:pPr>
      <w:bookmarkStart w:id="3" w:name="_Toc169381090"/>
      <w:proofErr w:type="spellStart"/>
      <w:r w:rsidRPr="00E843EB">
        <w:rPr>
          <w:rFonts w:ascii="Times New Roman" w:hAnsi="Times New Roman"/>
          <w:b/>
          <w:sz w:val="32"/>
          <w:szCs w:val="32"/>
        </w:rPr>
        <w:t>Hệ</w:t>
      </w:r>
      <w:proofErr w:type="spellEnd"/>
      <w:r w:rsidRPr="00E843EB">
        <w:rPr>
          <w:rFonts w:ascii="Times New Roman" w:hAnsi="Times New Roman"/>
          <w:b/>
          <w:sz w:val="32"/>
          <w:szCs w:val="32"/>
        </w:rPr>
        <w:t xml:space="preserve"> </w:t>
      </w:r>
      <w:proofErr w:type="spellStart"/>
      <w:r w:rsidRPr="00E843EB">
        <w:rPr>
          <w:rFonts w:ascii="Times New Roman" w:hAnsi="Times New Roman"/>
          <w:b/>
          <w:sz w:val="32"/>
          <w:szCs w:val="32"/>
        </w:rPr>
        <w:t>thống</w:t>
      </w:r>
      <w:proofErr w:type="spellEnd"/>
      <w:r w:rsidRPr="00E843EB">
        <w:rPr>
          <w:rFonts w:ascii="Times New Roman" w:hAnsi="Times New Roman"/>
          <w:b/>
          <w:sz w:val="32"/>
          <w:szCs w:val="32"/>
        </w:rPr>
        <w:t xml:space="preserve"> </w:t>
      </w:r>
      <w:proofErr w:type="spellStart"/>
      <w:r w:rsidRPr="00E843EB">
        <w:rPr>
          <w:rFonts w:ascii="Times New Roman" w:hAnsi="Times New Roman"/>
          <w:b/>
          <w:sz w:val="32"/>
          <w:szCs w:val="32"/>
        </w:rPr>
        <w:t>phát</w:t>
      </w:r>
      <w:proofErr w:type="spellEnd"/>
      <w:r w:rsidRPr="00E843EB">
        <w:rPr>
          <w:rFonts w:ascii="Times New Roman" w:hAnsi="Times New Roman"/>
          <w:b/>
          <w:sz w:val="32"/>
          <w:szCs w:val="32"/>
        </w:rPr>
        <w:t xml:space="preserve"> </w:t>
      </w:r>
      <w:proofErr w:type="spellStart"/>
      <w:r w:rsidRPr="00E843EB">
        <w:rPr>
          <w:rFonts w:ascii="Times New Roman" w:hAnsi="Times New Roman"/>
          <w:b/>
          <w:sz w:val="32"/>
          <w:szCs w:val="32"/>
        </w:rPr>
        <w:t>hiện</w:t>
      </w:r>
      <w:proofErr w:type="spellEnd"/>
      <w:r w:rsidRPr="00E843EB">
        <w:rPr>
          <w:rFonts w:ascii="Times New Roman" w:hAnsi="Times New Roman"/>
          <w:b/>
          <w:sz w:val="32"/>
          <w:szCs w:val="32"/>
        </w:rPr>
        <w:t xml:space="preserve"> </w:t>
      </w:r>
      <w:proofErr w:type="spellStart"/>
      <w:r w:rsidRPr="00E843EB">
        <w:rPr>
          <w:rFonts w:ascii="Times New Roman" w:hAnsi="Times New Roman"/>
          <w:b/>
          <w:sz w:val="32"/>
          <w:szCs w:val="32"/>
        </w:rPr>
        <w:t>xâm</w:t>
      </w:r>
      <w:proofErr w:type="spellEnd"/>
      <w:r w:rsidRPr="00E843EB">
        <w:rPr>
          <w:rFonts w:ascii="Times New Roman" w:hAnsi="Times New Roman"/>
          <w:b/>
          <w:sz w:val="32"/>
          <w:szCs w:val="32"/>
        </w:rPr>
        <w:t xml:space="preserve"> </w:t>
      </w:r>
      <w:proofErr w:type="spellStart"/>
      <w:r w:rsidRPr="00E843EB">
        <w:rPr>
          <w:rFonts w:ascii="Times New Roman" w:hAnsi="Times New Roman"/>
          <w:b/>
          <w:sz w:val="32"/>
          <w:szCs w:val="32"/>
        </w:rPr>
        <w:t>nhập</w:t>
      </w:r>
      <w:proofErr w:type="spellEnd"/>
      <w:r w:rsidRPr="00E843EB">
        <w:rPr>
          <w:rFonts w:ascii="Times New Roman" w:hAnsi="Times New Roman"/>
          <w:b/>
          <w:sz w:val="32"/>
          <w:szCs w:val="32"/>
        </w:rPr>
        <w:t xml:space="preserve"> </w:t>
      </w:r>
      <w:proofErr w:type="spellStart"/>
      <w:r w:rsidRPr="00E843EB">
        <w:rPr>
          <w:rFonts w:ascii="Times New Roman" w:hAnsi="Times New Roman"/>
          <w:b/>
          <w:sz w:val="32"/>
          <w:szCs w:val="32"/>
        </w:rPr>
        <w:t>dựa</w:t>
      </w:r>
      <w:proofErr w:type="spellEnd"/>
      <w:r w:rsidRPr="00E843EB">
        <w:rPr>
          <w:rFonts w:ascii="Times New Roman" w:hAnsi="Times New Roman"/>
          <w:b/>
          <w:sz w:val="32"/>
          <w:szCs w:val="32"/>
        </w:rPr>
        <w:t xml:space="preserve"> </w:t>
      </w:r>
      <w:proofErr w:type="spellStart"/>
      <w:r w:rsidRPr="00E843EB">
        <w:rPr>
          <w:rFonts w:ascii="Times New Roman" w:hAnsi="Times New Roman"/>
          <w:b/>
          <w:sz w:val="32"/>
          <w:szCs w:val="32"/>
        </w:rPr>
        <w:t>trên</w:t>
      </w:r>
      <w:proofErr w:type="spellEnd"/>
      <w:r w:rsidRPr="00E843EB">
        <w:rPr>
          <w:rFonts w:ascii="Times New Roman" w:hAnsi="Times New Roman"/>
          <w:b/>
          <w:sz w:val="32"/>
          <w:szCs w:val="32"/>
        </w:rPr>
        <w:t xml:space="preserve"> </w:t>
      </w:r>
      <w:proofErr w:type="spellStart"/>
      <w:r w:rsidRPr="00E843EB">
        <w:rPr>
          <w:rFonts w:ascii="Times New Roman" w:hAnsi="Times New Roman"/>
          <w:b/>
          <w:sz w:val="32"/>
          <w:szCs w:val="32"/>
        </w:rPr>
        <w:t>học</w:t>
      </w:r>
      <w:proofErr w:type="spellEnd"/>
      <w:r w:rsidRPr="00E843EB">
        <w:rPr>
          <w:rFonts w:ascii="Times New Roman" w:hAnsi="Times New Roman"/>
          <w:b/>
          <w:sz w:val="32"/>
          <w:szCs w:val="32"/>
        </w:rPr>
        <w:t xml:space="preserve"> </w:t>
      </w:r>
      <w:proofErr w:type="spellStart"/>
      <w:r w:rsidRPr="00E843EB">
        <w:rPr>
          <w:rFonts w:ascii="Times New Roman" w:hAnsi="Times New Roman"/>
          <w:b/>
          <w:sz w:val="32"/>
          <w:szCs w:val="32"/>
        </w:rPr>
        <w:t>máy</w:t>
      </w:r>
      <w:bookmarkEnd w:id="3"/>
      <w:proofErr w:type="spellEnd"/>
    </w:p>
    <w:p w14:paraId="6E3FD169" w14:textId="65D0FA6F" w:rsidR="00A22E75" w:rsidRDefault="00882098" w:rsidP="00194FDD">
      <w:pPr>
        <w:spacing w:after="0" w:line="360" w:lineRule="auto"/>
        <w:ind w:left="60"/>
        <w:rPr>
          <w:rFonts w:ascii="Times New Roman" w:hAnsi="Times New Roman"/>
          <w:sz w:val="24"/>
          <w:szCs w:val="24"/>
        </w:rPr>
      </w:pPr>
      <w:r w:rsidRPr="00882098">
        <w:rPr>
          <w:rFonts w:ascii="Times New Roman" w:hAnsi="Times New Roman"/>
          <w:sz w:val="24"/>
          <w:szCs w:val="24"/>
        </w:rPr>
        <w:t xml:space="preserve">Trong </w:t>
      </w:r>
      <w:proofErr w:type="spellStart"/>
      <w:r w:rsidRPr="00882098">
        <w:rPr>
          <w:rFonts w:ascii="Times New Roman" w:hAnsi="Times New Roman"/>
          <w:sz w:val="24"/>
          <w:szCs w:val="24"/>
        </w:rPr>
        <w:t>bối</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cảnh</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mối</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đe</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dọa</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mạng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ngày</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càng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tiến</w:t>
      </w:r>
      <w:proofErr w:type="spellEnd"/>
      <w:r w:rsidRPr="00882098">
        <w:rPr>
          <w:rFonts w:ascii="Times New Roman" w:hAnsi="Times New Roman"/>
          <w:sz w:val="24"/>
          <w:szCs w:val="24"/>
        </w:rPr>
        <w:t xml:space="preserve"> xa </w:t>
      </w:r>
      <w:proofErr w:type="spellStart"/>
      <w:r w:rsidRPr="00882098">
        <w:rPr>
          <w:rFonts w:ascii="Times New Roman" w:hAnsi="Times New Roman"/>
          <w:sz w:val="24"/>
          <w:szCs w:val="24"/>
        </w:rPr>
        <w:t>và</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tinh</w:t>
      </w:r>
      <w:proofErr w:type="spellEnd"/>
      <w:r w:rsidRPr="00882098">
        <w:rPr>
          <w:rFonts w:ascii="Times New Roman" w:hAnsi="Times New Roman"/>
          <w:sz w:val="24"/>
          <w:szCs w:val="24"/>
        </w:rPr>
        <w:t xml:space="preserve"> vi, </w:t>
      </w:r>
      <w:proofErr w:type="spellStart"/>
      <w:r w:rsidRPr="00882098">
        <w:rPr>
          <w:rFonts w:ascii="Times New Roman" w:hAnsi="Times New Roman"/>
          <w:sz w:val="24"/>
          <w:szCs w:val="24"/>
        </w:rPr>
        <w:t>việc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sử</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dụng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ph</w:t>
      </w:r>
      <w:r w:rsidRPr="00882098">
        <w:rPr>
          <w:rFonts w:ascii="Times New Roman" w:hAnsi="Times New Roman" w:hint="eastAsia"/>
          <w:sz w:val="24"/>
          <w:szCs w:val="24"/>
        </w:rPr>
        <w:t>ươ</w:t>
      </w:r>
      <w:r w:rsidRPr="00882098">
        <w:rPr>
          <w:rFonts w:ascii="Times New Roman" w:hAnsi="Times New Roman"/>
          <w:sz w:val="24"/>
          <w:szCs w:val="24"/>
        </w:rPr>
        <w:t>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pháp</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học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máy</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và</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khai</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thác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dữ</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liệu</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đã</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trở</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thành</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một</w:t>
      </w:r>
      <w:proofErr w:type="spellEnd"/>
      <w:r w:rsidRPr="00882098">
        <w:rPr>
          <w:rFonts w:ascii="Times New Roman" w:hAnsi="Times New Roman"/>
          <w:sz w:val="24"/>
          <w:szCs w:val="24"/>
        </w:rPr>
        <w:t xml:space="preserve"> xu </w:t>
      </w:r>
      <w:proofErr w:type="spellStart"/>
      <w:r w:rsidRPr="00882098">
        <w:rPr>
          <w:rFonts w:ascii="Times New Roman" w:hAnsi="Times New Roman"/>
          <w:sz w:val="24"/>
          <w:szCs w:val="24"/>
        </w:rPr>
        <w:t>h</w:t>
      </w:r>
      <w:r w:rsidRPr="00882098">
        <w:rPr>
          <w:rFonts w:ascii="Times New Roman" w:hAnsi="Times New Roman" w:hint="eastAsia"/>
          <w:sz w:val="24"/>
          <w:szCs w:val="24"/>
        </w:rPr>
        <w:t>ư</w:t>
      </w:r>
      <w:r w:rsidRPr="00882098">
        <w:rPr>
          <w:rFonts w:ascii="Times New Roman" w:hAnsi="Times New Roman"/>
          <w:sz w:val="24"/>
          <w:szCs w:val="24"/>
        </w:rPr>
        <w:t>ớng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quan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trọng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trong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việc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phát</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hiện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tấn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công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mạng</w:t>
      </w:r>
      <w:proofErr w:type="spellEnd"/>
      <w:r w:rsidRPr="00882098">
        <w:rPr>
          <w:rFonts w:ascii="Times New Roman" w:hAnsi="Times New Roman"/>
          <w:sz w:val="24"/>
          <w:szCs w:val="24"/>
        </w:rPr>
        <w:t>.</w:t>
      </w:r>
      <w:r>
        <w:rPr>
          <w:rFonts w:ascii="Times New Roman" w:hAnsi="Times New Roman"/>
          <w:sz w:val="24"/>
          <w:szCs w:val="24"/>
        </w:rPr>
        <w:t xml:space="preserve"> </w:t>
      </w:r>
      <w:r w:rsidRPr="00882098">
        <w:rPr>
          <w:rFonts w:ascii="Times New Roman" w:hAnsi="Times New Roman"/>
          <w:sz w:val="24"/>
          <w:szCs w:val="24"/>
        </w:rPr>
        <w:t xml:space="preserve">Các </w:t>
      </w:r>
      <w:proofErr w:type="spellStart"/>
      <w:r w:rsidRPr="00882098">
        <w:rPr>
          <w:rFonts w:ascii="Times New Roman" w:hAnsi="Times New Roman"/>
          <w:sz w:val="24"/>
          <w:szCs w:val="24"/>
        </w:rPr>
        <w:t>ph</w:t>
      </w:r>
      <w:r w:rsidRPr="00882098">
        <w:rPr>
          <w:rFonts w:ascii="Times New Roman" w:hAnsi="Times New Roman" w:hint="eastAsia"/>
          <w:sz w:val="24"/>
          <w:szCs w:val="24"/>
        </w:rPr>
        <w:t>ươ</w:t>
      </w:r>
      <w:r w:rsidRPr="00882098">
        <w:rPr>
          <w:rFonts w:ascii="Times New Roman" w:hAnsi="Times New Roman"/>
          <w:sz w:val="24"/>
          <w:szCs w:val="24"/>
        </w:rPr>
        <w:t>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pháp</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học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máy</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có</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thể</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phân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loại</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mẫu</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dữ</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liệu</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mạng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vào</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loại</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tấn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công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khác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nhau</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từ</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việc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sử</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dụng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tệp</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tài</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liệu</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đa</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dạng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đến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việc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lan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truyền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phần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mềm</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độc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hại</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thông</w:t>
      </w:r>
      <w:proofErr w:type="spellEnd"/>
      <w:r w:rsidRPr="00882098">
        <w:rPr>
          <w:rFonts w:ascii="Times New Roman" w:hAnsi="Times New Roman"/>
          <w:sz w:val="24"/>
          <w:szCs w:val="24"/>
        </w:rPr>
        <w:t xml:space="preserve"> qua </w:t>
      </w:r>
      <w:proofErr w:type="spellStart"/>
      <w:r w:rsidRPr="00882098">
        <w:rPr>
          <w:rFonts w:ascii="Times New Roman" w:hAnsi="Times New Roman"/>
          <w:sz w:val="24"/>
          <w:szCs w:val="24"/>
        </w:rPr>
        <w:t>các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kỹ</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thuật</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tấn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công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sâu</w:t>
      </w:r>
      <w:proofErr w:type="spellEnd"/>
      <w:r w:rsidRPr="00882098">
        <w:rPr>
          <w:rFonts w:ascii="Times New Roman" w:hAnsi="Times New Roman"/>
          <w:sz w:val="24"/>
          <w:szCs w:val="24"/>
        </w:rPr>
        <w:t>.</w:t>
      </w:r>
      <w:r>
        <w:rPr>
          <w:rFonts w:ascii="Times New Roman" w:hAnsi="Times New Roman"/>
          <w:sz w:val="24"/>
          <w:szCs w:val="24"/>
        </w:rPr>
        <w:t xml:space="preserve"> </w:t>
      </w:r>
      <w:r w:rsidRPr="00882098">
        <w:rPr>
          <w:rFonts w:ascii="Times New Roman" w:hAnsi="Times New Roman"/>
          <w:sz w:val="24"/>
          <w:szCs w:val="24"/>
        </w:rPr>
        <w:t xml:space="preserve">Tuy </w:t>
      </w:r>
      <w:proofErr w:type="spellStart"/>
      <w:r w:rsidRPr="00882098">
        <w:rPr>
          <w:rFonts w:ascii="Times New Roman" w:hAnsi="Times New Roman"/>
          <w:sz w:val="24"/>
          <w:szCs w:val="24"/>
        </w:rPr>
        <w:t>nhiên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để</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triển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khai</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và</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sử</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dụng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hiệu</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quả</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ph</w:t>
      </w:r>
      <w:r w:rsidRPr="00882098">
        <w:rPr>
          <w:rFonts w:ascii="Times New Roman" w:hAnsi="Times New Roman" w:hint="eastAsia"/>
          <w:sz w:val="24"/>
          <w:szCs w:val="24"/>
        </w:rPr>
        <w:t>ươ</w:t>
      </w:r>
      <w:r w:rsidRPr="00882098">
        <w:rPr>
          <w:rFonts w:ascii="Times New Roman" w:hAnsi="Times New Roman"/>
          <w:sz w:val="24"/>
          <w:szCs w:val="24"/>
        </w:rPr>
        <w:t>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pháp</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học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máy</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cần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có</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một</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w:t>
      </w:r>
      <w:r w:rsidRPr="00882098">
        <w:rPr>
          <w:rFonts w:ascii="Times New Roman" w:hAnsi="Times New Roman" w:hint="eastAsia"/>
          <w:sz w:val="24"/>
          <w:szCs w:val="24"/>
        </w:rPr>
        <w:t>ư</w:t>
      </w:r>
      <w:r w:rsidRPr="00882098">
        <w:rPr>
          <w:rFonts w:ascii="Times New Roman" w:hAnsi="Times New Roman"/>
          <w:sz w:val="24"/>
          <w:szCs w:val="24"/>
        </w:rPr>
        <w:t>ợng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lớn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dữ</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liệu</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chất</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w:t>
      </w:r>
      <w:r w:rsidRPr="00882098">
        <w:rPr>
          <w:rFonts w:ascii="Times New Roman" w:hAnsi="Times New Roman" w:hint="eastAsia"/>
          <w:sz w:val="24"/>
          <w:szCs w:val="24"/>
        </w:rPr>
        <w:t>ư</w:t>
      </w:r>
      <w:r w:rsidRPr="00882098">
        <w:rPr>
          <w:rFonts w:ascii="Times New Roman" w:hAnsi="Times New Roman"/>
          <w:sz w:val="24"/>
          <w:szCs w:val="24"/>
        </w:rPr>
        <w:t>ợng</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để</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huấn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luyện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mô</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hình</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và</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đảm</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bảo</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tính</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chính</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xác</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của</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quá</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trình</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phân</w:t>
      </w:r>
      <w:proofErr w:type="spellEnd"/>
      <w:r w:rsidRPr="00882098">
        <w:rPr>
          <w:rFonts w:ascii="Times New Roman" w:hAnsi="Times New Roman"/>
          <w:sz w:val="24"/>
          <w:szCs w:val="24"/>
        </w:rPr>
        <w:t xml:space="preserve"> </w:t>
      </w:r>
      <w:proofErr w:type="spellStart"/>
      <w:r w:rsidRPr="00882098">
        <w:rPr>
          <w:rFonts w:ascii="Times New Roman" w:hAnsi="Times New Roman"/>
          <w:sz w:val="24"/>
          <w:szCs w:val="24"/>
        </w:rPr>
        <w:t>loại</w:t>
      </w:r>
      <w:proofErr w:type="spellEnd"/>
      <w:r w:rsidRPr="00882098">
        <w:rPr>
          <w:rFonts w:ascii="Times New Roman" w:hAnsi="Times New Roman"/>
          <w:sz w:val="24"/>
          <w:szCs w:val="24"/>
        </w:rPr>
        <w:t>.</w:t>
      </w:r>
    </w:p>
    <w:p w14:paraId="18AE86B4" w14:textId="77777777" w:rsidR="00882098" w:rsidRPr="00430765" w:rsidRDefault="00882098" w:rsidP="00194FDD">
      <w:pPr>
        <w:spacing w:after="0" w:line="360" w:lineRule="auto"/>
        <w:ind w:left="60"/>
        <w:rPr>
          <w:rFonts w:ascii="Times New Roman" w:hAnsi="Times New Roman"/>
          <w:sz w:val="24"/>
          <w:szCs w:val="24"/>
        </w:rPr>
      </w:pPr>
    </w:p>
    <w:p w14:paraId="6AC531BB" w14:textId="232BCE7D" w:rsidR="00223601" w:rsidRPr="00E843EB" w:rsidRDefault="0057681F" w:rsidP="005807A8">
      <w:pPr>
        <w:pStyle w:val="ListParagraph"/>
        <w:numPr>
          <w:ilvl w:val="0"/>
          <w:numId w:val="28"/>
        </w:numPr>
        <w:spacing w:after="0" w:line="360" w:lineRule="auto"/>
        <w:outlineLvl w:val="2"/>
        <w:rPr>
          <w:rFonts w:ascii="Times New Roman" w:hAnsi="Times New Roman"/>
          <w:b/>
          <w:sz w:val="32"/>
          <w:szCs w:val="32"/>
        </w:rPr>
      </w:pPr>
      <w:bookmarkStart w:id="4" w:name="_Toc169381091"/>
      <w:r w:rsidRPr="00E843EB">
        <w:rPr>
          <w:rFonts w:ascii="Times New Roman" w:hAnsi="Times New Roman"/>
          <w:b/>
          <w:sz w:val="32"/>
          <w:szCs w:val="32"/>
        </w:rPr>
        <w:t xml:space="preserve">Feature </w:t>
      </w:r>
      <w:r w:rsidRPr="00E843EB">
        <w:rPr>
          <w:rFonts w:ascii="Times New Roman" w:hAnsi="Times New Roman"/>
          <w:b/>
          <w:bCs/>
          <w:sz w:val="32"/>
          <w:szCs w:val="32"/>
        </w:rPr>
        <w:t>Sele</w:t>
      </w:r>
      <w:r w:rsidR="00021AA9">
        <w:rPr>
          <w:rFonts w:ascii="Times New Roman" w:hAnsi="Times New Roman"/>
          <w:b/>
          <w:bCs/>
          <w:sz w:val="32"/>
          <w:szCs w:val="32"/>
        </w:rPr>
        <w:t>c</w:t>
      </w:r>
      <w:r w:rsidRPr="00E843EB">
        <w:rPr>
          <w:rFonts w:ascii="Times New Roman" w:hAnsi="Times New Roman"/>
          <w:b/>
          <w:bCs/>
          <w:sz w:val="32"/>
          <w:szCs w:val="32"/>
        </w:rPr>
        <w:t>tion</w:t>
      </w:r>
      <w:bookmarkEnd w:id="4"/>
    </w:p>
    <w:p w14:paraId="6C59C132" w14:textId="2E071120" w:rsidR="006C4AAE" w:rsidRDefault="00E32E9C" w:rsidP="00194FDD">
      <w:pPr>
        <w:spacing w:after="0" w:line="360" w:lineRule="auto"/>
        <w:ind w:left="60"/>
        <w:rPr>
          <w:rFonts w:ascii="Times New Roman" w:hAnsi="Times New Roman"/>
          <w:sz w:val="24"/>
          <w:szCs w:val="24"/>
        </w:rPr>
      </w:pPr>
      <w:r w:rsidRPr="00E32E9C">
        <w:rPr>
          <w:rFonts w:ascii="Times New Roman" w:hAnsi="Times New Roman"/>
          <w:sz w:val="24"/>
          <w:szCs w:val="24"/>
        </w:rPr>
        <w:t xml:space="preserve">Trong </w:t>
      </w:r>
      <w:proofErr w:type="spellStart"/>
      <w:r w:rsidRPr="00E32E9C">
        <w:rPr>
          <w:rFonts w:ascii="Times New Roman" w:hAnsi="Times New Roman"/>
          <w:sz w:val="24"/>
          <w:szCs w:val="24"/>
        </w:rPr>
        <w:t>quá</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trình</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xử</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lý</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dữ</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liệu</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lớn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và</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áp</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dụng</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học</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máy</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việc</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lựa</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chọn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các</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đặc</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tr</w:t>
      </w:r>
      <w:r w:rsidRPr="00E32E9C">
        <w:rPr>
          <w:rFonts w:ascii="Times New Roman" w:hAnsi="Times New Roman" w:hint="eastAsia"/>
          <w:sz w:val="24"/>
          <w:szCs w:val="24"/>
        </w:rPr>
        <w:t>ư</w:t>
      </w:r>
      <w:r w:rsidRPr="00E32E9C">
        <w:rPr>
          <w:rFonts w:ascii="Times New Roman" w:hAnsi="Times New Roman"/>
          <w:sz w:val="24"/>
          <w:szCs w:val="24"/>
        </w:rPr>
        <w:t>ng</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quan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trọng</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và</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phù</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hợp</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là</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một</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phần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quan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trọng</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để</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cải</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thiện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hiệu</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suất</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của</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mô</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hình</w:t>
      </w:r>
      <w:proofErr w:type="spellEnd"/>
      <w:r w:rsidRPr="00E32E9C">
        <w:rPr>
          <w:rFonts w:ascii="Times New Roman" w:hAnsi="Times New Roman"/>
          <w:sz w:val="24"/>
          <w:szCs w:val="24"/>
        </w:rPr>
        <w:t xml:space="preserve">. Feature Selection </w:t>
      </w:r>
      <w:proofErr w:type="spellStart"/>
      <w:r w:rsidRPr="00E32E9C">
        <w:rPr>
          <w:rFonts w:ascii="Times New Roman" w:hAnsi="Times New Roman"/>
          <w:sz w:val="24"/>
          <w:szCs w:val="24"/>
        </w:rPr>
        <w:t>giúp</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giảm</w:t>
      </w:r>
      <w:proofErr w:type="spellEnd"/>
      <w:r w:rsidRPr="00E32E9C">
        <w:rPr>
          <w:rFonts w:ascii="Times New Roman" w:hAnsi="Times New Roman"/>
          <w:sz w:val="24"/>
          <w:szCs w:val="24"/>
        </w:rPr>
        <w:t xml:space="preserve"> dimensionality </w:t>
      </w:r>
      <w:proofErr w:type="spellStart"/>
      <w:r w:rsidRPr="00E32E9C">
        <w:rPr>
          <w:rFonts w:ascii="Times New Roman" w:hAnsi="Times New Roman"/>
          <w:sz w:val="24"/>
          <w:szCs w:val="24"/>
        </w:rPr>
        <w:t>của</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dữ</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liệu</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loại</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bỏ</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nhiễu</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và</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các</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đặc</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tr</w:t>
      </w:r>
      <w:r w:rsidRPr="00E32E9C">
        <w:rPr>
          <w:rFonts w:ascii="Times New Roman" w:hAnsi="Times New Roman" w:hint="eastAsia"/>
          <w:sz w:val="24"/>
          <w:szCs w:val="24"/>
        </w:rPr>
        <w:t>ư</w:t>
      </w:r>
      <w:r w:rsidRPr="00E32E9C">
        <w:rPr>
          <w:rFonts w:ascii="Times New Roman" w:hAnsi="Times New Roman"/>
          <w:sz w:val="24"/>
          <w:szCs w:val="24"/>
        </w:rPr>
        <w:t>ng</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không</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cần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thiết</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từ</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đó</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cải</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thiện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khả</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năng</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dự</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đoán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và</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giảm</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thiểu</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hiện</w:t>
      </w:r>
      <w:proofErr w:type="spellEnd"/>
      <w:r w:rsidRPr="00E32E9C">
        <w:rPr>
          <w:rFonts w:ascii="Times New Roman" w:hAnsi="Times New Roman"/>
          <w:sz w:val="24"/>
          <w:szCs w:val="24"/>
        </w:rPr>
        <w:t xml:space="preserve"> </w:t>
      </w:r>
      <w:proofErr w:type="spellStart"/>
      <w:r w:rsidRPr="00E32E9C">
        <w:rPr>
          <w:rFonts w:ascii="Times New Roman" w:hAnsi="Times New Roman"/>
          <w:sz w:val="24"/>
          <w:szCs w:val="24"/>
        </w:rPr>
        <w:t>t</w:t>
      </w:r>
      <w:r w:rsidRPr="00E32E9C">
        <w:rPr>
          <w:rFonts w:ascii="Times New Roman" w:hAnsi="Times New Roman" w:hint="eastAsia"/>
          <w:sz w:val="24"/>
          <w:szCs w:val="24"/>
        </w:rPr>
        <w:t>ư</w:t>
      </w:r>
      <w:r w:rsidRPr="00E32E9C">
        <w:rPr>
          <w:rFonts w:ascii="Times New Roman" w:hAnsi="Times New Roman"/>
          <w:sz w:val="24"/>
          <w:szCs w:val="24"/>
        </w:rPr>
        <w:t>ợng</w:t>
      </w:r>
      <w:proofErr w:type="spellEnd"/>
      <w:r w:rsidRPr="00E32E9C">
        <w:rPr>
          <w:rFonts w:ascii="Times New Roman" w:hAnsi="Times New Roman"/>
          <w:sz w:val="24"/>
          <w:szCs w:val="24"/>
        </w:rPr>
        <w:t xml:space="preserve"> overfitting.</w:t>
      </w:r>
    </w:p>
    <w:p w14:paraId="0284BD73" w14:textId="77777777" w:rsidR="00E32E9C" w:rsidRDefault="00E32E9C" w:rsidP="00194FDD">
      <w:pPr>
        <w:spacing w:after="0" w:line="360" w:lineRule="auto"/>
        <w:ind w:left="60"/>
        <w:rPr>
          <w:rFonts w:ascii="Times New Roman" w:hAnsi="Times New Roman"/>
          <w:sz w:val="24"/>
          <w:szCs w:val="24"/>
        </w:rPr>
      </w:pPr>
    </w:p>
    <w:p w14:paraId="4C95EC2D" w14:textId="13A05D27" w:rsidR="006C4AAE" w:rsidRPr="00D73761" w:rsidRDefault="006C4AAE" w:rsidP="005807A8">
      <w:pPr>
        <w:pStyle w:val="ListParagraph"/>
        <w:numPr>
          <w:ilvl w:val="0"/>
          <w:numId w:val="28"/>
        </w:numPr>
        <w:spacing w:after="0" w:line="360" w:lineRule="auto"/>
        <w:outlineLvl w:val="2"/>
        <w:rPr>
          <w:rFonts w:ascii="Times New Roman" w:hAnsi="Times New Roman"/>
          <w:b/>
          <w:sz w:val="32"/>
          <w:szCs w:val="32"/>
        </w:rPr>
      </w:pPr>
      <w:bookmarkStart w:id="5" w:name="_Toc169381092"/>
      <w:proofErr w:type="spellStart"/>
      <w:r w:rsidRPr="00D73761">
        <w:rPr>
          <w:rFonts w:ascii="Times New Roman" w:hAnsi="Times New Roman"/>
          <w:b/>
          <w:sz w:val="32"/>
          <w:szCs w:val="32"/>
        </w:rPr>
        <w:t>Vấn</w:t>
      </w:r>
      <w:proofErr w:type="spellEnd"/>
      <w:r w:rsidRPr="00D73761">
        <w:rPr>
          <w:rFonts w:ascii="Times New Roman" w:hAnsi="Times New Roman"/>
          <w:b/>
          <w:sz w:val="32"/>
          <w:szCs w:val="32"/>
        </w:rPr>
        <w:t xml:space="preserve"> </w:t>
      </w:r>
      <w:proofErr w:type="spellStart"/>
      <w:r w:rsidRPr="00D73761">
        <w:rPr>
          <w:rFonts w:ascii="Times New Roman" w:hAnsi="Times New Roman"/>
          <w:b/>
          <w:sz w:val="32"/>
          <w:szCs w:val="32"/>
        </w:rPr>
        <w:t>đề</w:t>
      </w:r>
      <w:proofErr w:type="spellEnd"/>
      <w:r w:rsidRPr="00D73761">
        <w:rPr>
          <w:rFonts w:ascii="Times New Roman" w:hAnsi="Times New Roman"/>
          <w:b/>
          <w:sz w:val="32"/>
          <w:szCs w:val="32"/>
        </w:rPr>
        <w:t xml:space="preserve"> </w:t>
      </w:r>
      <w:proofErr w:type="spellStart"/>
      <w:r w:rsidRPr="00D73761">
        <w:rPr>
          <w:rFonts w:ascii="Times New Roman" w:hAnsi="Times New Roman"/>
          <w:b/>
          <w:sz w:val="32"/>
          <w:szCs w:val="32"/>
        </w:rPr>
        <w:t>bài</w:t>
      </w:r>
      <w:proofErr w:type="spellEnd"/>
      <w:r w:rsidRPr="00D73761">
        <w:rPr>
          <w:rFonts w:ascii="Times New Roman" w:hAnsi="Times New Roman"/>
          <w:b/>
          <w:sz w:val="32"/>
          <w:szCs w:val="32"/>
        </w:rPr>
        <w:t xml:space="preserve"> </w:t>
      </w:r>
      <w:proofErr w:type="spellStart"/>
      <w:r w:rsidRPr="00D73761">
        <w:rPr>
          <w:rFonts w:ascii="Times New Roman" w:hAnsi="Times New Roman"/>
          <w:b/>
          <w:sz w:val="32"/>
          <w:szCs w:val="32"/>
        </w:rPr>
        <w:t>báo</w:t>
      </w:r>
      <w:bookmarkEnd w:id="5"/>
      <w:proofErr w:type="spellEnd"/>
    </w:p>
    <w:p w14:paraId="68A4DF02" w14:textId="77777777" w:rsidR="00602567" w:rsidRPr="00602567" w:rsidRDefault="00602567" w:rsidP="00194FDD">
      <w:pPr>
        <w:spacing w:after="0" w:line="360" w:lineRule="auto"/>
        <w:rPr>
          <w:rFonts w:ascii="Times New Roman" w:hAnsi="Times New Roman"/>
          <w:sz w:val="24"/>
          <w:szCs w:val="24"/>
        </w:rPr>
      </w:pPr>
      <w:proofErr w:type="spellStart"/>
      <w:r w:rsidRPr="00602567">
        <w:rPr>
          <w:rFonts w:ascii="Times New Roman" w:hAnsi="Times New Roman"/>
          <w:sz w:val="24"/>
          <w:szCs w:val="24"/>
        </w:rPr>
        <w:t>Nghiên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cứu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này</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tập</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trung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vào</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giải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quyết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vấn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đề</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lựa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chọn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một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tập</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hợp</w:t>
      </w:r>
      <w:proofErr w:type="spellEnd"/>
      <w:r w:rsidRPr="00602567">
        <w:rPr>
          <w:rFonts w:ascii="Times New Roman" w:hAnsi="Times New Roman"/>
          <w:sz w:val="24"/>
          <w:szCs w:val="24"/>
        </w:rPr>
        <w:t xml:space="preserve"> con </w:t>
      </w:r>
      <w:proofErr w:type="spellStart"/>
      <w:r w:rsidRPr="00602567">
        <w:rPr>
          <w:rFonts w:ascii="Times New Roman" w:hAnsi="Times New Roman"/>
          <w:sz w:val="24"/>
          <w:szCs w:val="24"/>
        </w:rPr>
        <w:t>của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gốc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để</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cải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thiện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độ</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chính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xác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phát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hiện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của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một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hệ</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thống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phát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hiện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xâm</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nhập</w:t>
      </w:r>
      <w:proofErr w:type="spellEnd"/>
      <w:r w:rsidRPr="00602567">
        <w:rPr>
          <w:rFonts w:ascii="Times New Roman" w:hAnsi="Times New Roman"/>
          <w:sz w:val="24"/>
          <w:szCs w:val="24"/>
        </w:rPr>
        <w:t xml:space="preserve"> (IDS). Khi </w:t>
      </w:r>
      <w:proofErr w:type="spellStart"/>
      <w:r w:rsidRPr="00602567">
        <w:rPr>
          <w:rFonts w:ascii="Times New Roman" w:hAnsi="Times New Roman"/>
          <w:sz w:val="24"/>
          <w:szCs w:val="24"/>
        </w:rPr>
        <w:t>có</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nhãn</w:t>
      </w:r>
      <w:proofErr w:type="spellEnd"/>
      <w:r w:rsidRPr="00602567">
        <w:rPr>
          <w:rFonts w:ascii="Times New Roman" w:hAnsi="Times New Roman"/>
          <w:sz w:val="24"/>
          <w:szCs w:val="24"/>
        </w:rPr>
        <w:t xml:space="preserve"> class, </w:t>
      </w:r>
      <w:proofErr w:type="spellStart"/>
      <w:r w:rsidRPr="00602567">
        <w:rPr>
          <w:rFonts w:ascii="Times New Roman" w:hAnsi="Times New Roman"/>
          <w:sz w:val="24"/>
          <w:szCs w:val="24"/>
        </w:rPr>
        <w:t>việc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lựa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chọn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trở</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nên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dễ</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dàng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w:t>
      </w:r>
      <w:r w:rsidRPr="00602567">
        <w:rPr>
          <w:rFonts w:ascii="Times New Roman" w:hAnsi="Times New Roman" w:hint="eastAsia"/>
          <w:sz w:val="24"/>
          <w:szCs w:val="24"/>
        </w:rPr>
        <w:t>ơ</w:t>
      </w:r>
      <w:r w:rsidRPr="00602567">
        <w:rPr>
          <w:rFonts w:ascii="Times New Roman" w:hAnsi="Times New Roman"/>
          <w:sz w:val="24"/>
          <w:szCs w:val="24"/>
        </w:rPr>
        <w:t>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bằng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đánh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giá</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w:t>
      </w:r>
      <w:r w:rsidRPr="00602567">
        <w:rPr>
          <w:rFonts w:ascii="Times New Roman" w:hAnsi="Times New Roman" w:hint="eastAsia"/>
          <w:sz w:val="24"/>
          <w:szCs w:val="24"/>
        </w:rPr>
        <w:t>á</w:t>
      </w:r>
      <w:r w:rsidRPr="00602567">
        <w:rPr>
          <w:rFonts w:ascii="Times New Roman" w:hAnsi="Times New Roman"/>
          <w:sz w:val="24"/>
          <w:szCs w:val="24"/>
        </w:rPr>
        <w:t>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động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của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từng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đối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với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việc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dự</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đoán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nhãn</w:t>
      </w:r>
      <w:proofErr w:type="spellEnd"/>
      <w:r w:rsidRPr="00602567">
        <w:rPr>
          <w:rFonts w:ascii="Times New Roman" w:hAnsi="Times New Roman"/>
          <w:sz w:val="24"/>
          <w:szCs w:val="24"/>
        </w:rPr>
        <w:t xml:space="preserve"> class. Tuy </w:t>
      </w:r>
      <w:proofErr w:type="spellStart"/>
      <w:r w:rsidRPr="00602567">
        <w:rPr>
          <w:rFonts w:ascii="Times New Roman" w:hAnsi="Times New Roman"/>
          <w:sz w:val="24"/>
          <w:szCs w:val="24"/>
        </w:rPr>
        <w:t>nhiên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ngay</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cả</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khi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không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có</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nhãn</w:t>
      </w:r>
      <w:proofErr w:type="spellEnd"/>
      <w:r w:rsidRPr="00602567">
        <w:rPr>
          <w:rFonts w:ascii="Times New Roman" w:hAnsi="Times New Roman"/>
          <w:sz w:val="24"/>
          <w:szCs w:val="24"/>
        </w:rPr>
        <w:t xml:space="preserve"> class (supervised-learning), </w:t>
      </w:r>
      <w:proofErr w:type="spellStart"/>
      <w:r w:rsidRPr="00602567">
        <w:rPr>
          <w:rFonts w:ascii="Times New Roman" w:hAnsi="Times New Roman"/>
          <w:sz w:val="24"/>
          <w:szCs w:val="24"/>
        </w:rPr>
        <w:t>việc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lựa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chọn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vẫn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có</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thể</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w:t>
      </w:r>
      <w:r w:rsidRPr="00602567">
        <w:rPr>
          <w:rFonts w:ascii="Times New Roman" w:hAnsi="Times New Roman" w:hint="eastAsia"/>
          <w:sz w:val="24"/>
          <w:szCs w:val="24"/>
        </w:rPr>
        <w:t>ư</w:t>
      </w:r>
      <w:r w:rsidRPr="00602567">
        <w:rPr>
          <w:rFonts w:ascii="Times New Roman" w:hAnsi="Times New Roman"/>
          <w:sz w:val="24"/>
          <w:szCs w:val="24"/>
        </w:rPr>
        <w:t>ợc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thực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hiện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thông</w:t>
      </w:r>
      <w:proofErr w:type="spellEnd"/>
      <w:r w:rsidRPr="00602567">
        <w:rPr>
          <w:rFonts w:ascii="Times New Roman" w:hAnsi="Times New Roman"/>
          <w:sz w:val="24"/>
          <w:szCs w:val="24"/>
        </w:rPr>
        <w:t xml:space="preserve"> qua unsupervised-learning. Ph</w:t>
      </w:r>
      <w:r w:rsidRPr="00602567">
        <w:rPr>
          <w:rFonts w:ascii="Times New Roman" w:hAnsi="Times New Roman" w:hint="eastAsia"/>
          <w:sz w:val="24"/>
          <w:szCs w:val="24"/>
        </w:rPr>
        <w:t>ươ</w:t>
      </w:r>
      <w:r w:rsidRPr="00602567">
        <w:rPr>
          <w:rFonts w:ascii="Times New Roman" w:hAnsi="Times New Roman"/>
          <w:sz w:val="24"/>
          <w:szCs w:val="24"/>
        </w:rPr>
        <w:t xml:space="preserve">ng </w:t>
      </w:r>
      <w:proofErr w:type="spellStart"/>
      <w:r w:rsidRPr="00602567">
        <w:rPr>
          <w:rFonts w:ascii="Times New Roman" w:hAnsi="Times New Roman"/>
          <w:sz w:val="24"/>
          <w:szCs w:val="24"/>
        </w:rPr>
        <w:t>pháp</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này</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đảm</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bảo</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rằng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tập</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hợp</w:t>
      </w:r>
      <w:proofErr w:type="spellEnd"/>
      <w:r w:rsidRPr="00602567">
        <w:rPr>
          <w:rFonts w:ascii="Times New Roman" w:hAnsi="Times New Roman"/>
          <w:sz w:val="24"/>
          <w:szCs w:val="24"/>
        </w:rPr>
        <w:t xml:space="preserve"> con </w:t>
      </w:r>
      <w:proofErr w:type="spellStart"/>
      <w:r w:rsidRPr="00602567">
        <w:rPr>
          <w:rFonts w:ascii="Times New Roman" w:hAnsi="Times New Roman"/>
          <w:sz w:val="24"/>
          <w:szCs w:val="24"/>
        </w:rPr>
        <w:t>của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từ</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thuộc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tính</w:t>
      </w:r>
      <w:proofErr w:type="spellEnd"/>
      <w:r w:rsidRPr="00602567">
        <w:rPr>
          <w:rFonts w:ascii="Times New Roman" w:hAnsi="Times New Roman"/>
          <w:sz w:val="24"/>
          <w:szCs w:val="24"/>
        </w:rPr>
        <w:t xml:space="preserve"> ban </w:t>
      </w:r>
      <w:proofErr w:type="spellStart"/>
      <w:r w:rsidRPr="00602567">
        <w:rPr>
          <w:rFonts w:ascii="Times New Roman" w:hAnsi="Times New Roman"/>
          <w:sz w:val="24"/>
          <w:szCs w:val="24"/>
        </w:rPr>
        <w:t>đầu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là</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tối</w:t>
      </w:r>
      <w:proofErr w:type="spellEnd"/>
      <w:r w:rsidRPr="00602567">
        <w:rPr>
          <w:rFonts w:ascii="Times New Roman" w:hAnsi="Times New Roman"/>
          <w:sz w:val="24"/>
          <w:szCs w:val="24"/>
        </w:rPr>
        <w:t xml:space="preserve"> </w:t>
      </w:r>
      <w:proofErr w:type="spellStart"/>
      <w:r w:rsidRPr="00602567">
        <w:rPr>
          <w:rFonts w:ascii="Times New Roman" w:hAnsi="Times New Roman" w:hint="eastAsia"/>
          <w:sz w:val="24"/>
          <w:szCs w:val="24"/>
        </w:rPr>
        <w:t>ư</w:t>
      </w:r>
      <w:r w:rsidRPr="00602567">
        <w:rPr>
          <w:rFonts w:ascii="Times New Roman" w:hAnsi="Times New Roman"/>
          <w:sz w:val="24"/>
          <w:szCs w:val="24"/>
        </w:rPr>
        <w:t>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và</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có</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thể</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đạt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w:t>
      </w:r>
      <w:r w:rsidRPr="00602567">
        <w:rPr>
          <w:rFonts w:ascii="Times New Roman" w:hAnsi="Times New Roman" w:hint="eastAsia"/>
          <w:sz w:val="24"/>
          <w:szCs w:val="24"/>
        </w:rPr>
        <w:t>ư</w:t>
      </w:r>
      <w:r w:rsidRPr="00602567">
        <w:rPr>
          <w:rFonts w:ascii="Times New Roman" w:hAnsi="Times New Roman"/>
          <w:sz w:val="24"/>
          <w:szCs w:val="24"/>
        </w:rPr>
        <w:t>ợc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độ</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chính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xác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phát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hiện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cao</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w:t>
      </w:r>
      <w:r w:rsidRPr="00602567">
        <w:rPr>
          <w:rFonts w:ascii="Times New Roman" w:hAnsi="Times New Roman" w:hint="eastAsia"/>
          <w:sz w:val="24"/>
          <w:szCs w:val="24"/>
        </w:rPr>
        <w:t>ơ</w:t>
      </w:r>
      <w:r w:rsidRPr="00602567">
        <w:rPr>
          <w:rFonts w:ascii="Times New Roman" w:hAnsi="Times New Roman"/>
          <w:sz w:val="24"/>
          <w:szCs w:val="24"/>
        </w:rPr>
        <w:t>n</w:t>
      </w:r>
      <w:proofErr w:type="spellEnd"/>
      <w:r w:rsidRPr="00602567">
        <w:rPr>
          <w:rFonts w:ascii="Times New Roman" w:hAnsi="Times New Roman"/>
          <w:sz w:val="24"/>
          <w:szCs w:val="24"/>
        </w:rPr>
        <w:t>.</w:t>
      </w:r>
    </w:p>
    <w:p w14:paraId="180C4478" w14:textId="77777777" w:rsidR="00602567" w:rsidRPr="00602567" w:rsidRDefault="00602567" w:rsidP="00194FDD">
      <w:pPr>
        <w:spacing w:after="0" w:line="360" w:lineRule="auto"/>
        <w:rPr>
          <w:rFonts w:ascii="Times New Roman" w:hAnsi="Times New Roman"/>
          <w:sz w:val="24"/>
          <w:szCs w:val="24"/>
        </w:rPr>
      </w:pPr>
    </w:p>
    <w:p w14:paraId="5A357474" w14:textId="7EBBB7B1" w:rsidR="00602567" w:rsidRDefault="00602567" w:rsidP="00194FDD">
      <w:pPr>
        <w:spacing w:after="0" w:line="360" w:lineRule="auto"/>
        <w:rPr>
          <w:rFonts w:ascii="Times New Roman" w:hAnsi="Times New Roman"/>
          <w:sz w:val="24"/>
          <w:szCs w:val="24"/>
        </w:rPr>
      </w:pPr>
      <w:proofErr w:type="spellStart"/>
      <w:r w:rsidRPr="00602567">
        <w:rPr>
          <w:rFonts w:ascii="Times New Roman" w:hAnsi="Times New Roman"/>
          <w:sz w:val="24"/>
          <w:szCs w:val="24"/>
        </w:rPr>
        <w:t>Việc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lựa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chọn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đại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diện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tối</w:t>
      </w:r>
      <w:proofErr w:type="spellEnd"/>
      <w:r w:rsidRPr="00602567">
        <w:rPr>
          <w:rFonts w:ascii="Times New Roman" w:hAnsi="Times New Roman"/>
          <w:sz w:val="24"/>
          <w:szCs w:val="24"/>
        </w:rPr>
        <w:t xml:space="preserve"> </w:t>
      </w:r>
      <w:proofErr w:type="spellStart"/>
      <w:r w:rsidRPr="00602567">
        <w:rPr>
          <w:rFonts w:ascii="Times New Roman" w:hAnsi="Times New Roman" w:hint="eastAsia"/>
          <w:sz w:val="24"/>
          <w:szCs w:val="24"/>
        </w:rPr>
        <w:t>ư</w:t>
      </w:r>
      <w:r w:rsidRPr="00602567">
        <w:rPr>
          <w:rFonts w:ascii="Times New Roman" w:hAnsi="Times New Roman"/>
          <w:sz w:val="24"/>
          <w:szCs w:val="24"/>
        </w:rPr>
        <w:t>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bằng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học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máy</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là</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một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b</w:t>
      </w:r>
      <w:r w:rsidRPr="00602567">
        <w:rPr>
          <w:rFonts w:ascii="Times New Roman" w:hAnsi="Times New Roman" w:hint="eastAsia"/>
          <w:sz w:val="24"/>
          <w:szCs w:val="24"/>
        </w:rPr>
        <w:t>ư</w:t>
      </w:r>
      <w:r w:rsidRPr="00602567">
        <w:rPr>
          <w:rFonts w:ascii="Times New Roman" w:hAnsi="Times New Roman"/>
          <w:sz w:val="24"/>
          <w:szCs w:val="24"/>
        </w:rPr>
        <w:t>ớc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quan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trọng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Giảm</w:t>
      </w:r>
      <w:proofErr w:type="spellEnd"/>
      <w:r w:rsidRPr="00602567">
        <w:rPr>
          <w:rFonts w:ascii="Times New Roman" w:hAnsi="Times New Roman"/>
          <w:sz w:val="24"/>
          <w:szCs w:val="24"/>
        </w:rPr>
        <w:t xml:space="preserve"> dimensionality </w:t>
      </w:r>
      <w:proofErr w:type="spellStart"/>
      <w:r w:rsidRPr="00602567">
        <w:rPr>
          <w:rFonts w:ascii="Times New Roman" w:hAnsi="Times New Roman"/>
          <w:sz w:val="24"/>
          <w:szCs w:val="24"/>
        </w:rPr>
        <w:t>đ</w:t>
      </w:r>
      <w:r w:rsidRPr="00602567">
        <w:rPr>
          <w:rFonts w:ascii="Times New Roman" w:hAnsi="Times New Roman" w:hint="eastAsia"/>
          <w:sz w:val="24"/>
          <w:szCs w:val="24"/>
        </w:rPr>
        <w:t>ư</w:t>
      </w:r>
      <w:r w:rsidRPr="00602567">
        <w:rPr>
          <w:rFonts w:ascii="Times New Roman" w:hAnsi="Times New Roman"/>
          <w:sz w:val="24"/>
          <w:szCs w:val="24"/>
        </w:rPr>
        <w:t>ợc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thực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hiện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để</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giảm</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số</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w:t>
      </w:r>
      <w:r w:rsidRPr="00602567">
        <w:rPr>
          <w:rFonts w:ascii="Times New Roman" w:hAnsi="Times New Roman" w:hint="eastAsia"/>
          <w:sz w:val="24"/>
          <w:szCs w:val="24"/>
        </w:rPr>
        <w:t>ư</w:t>
      </w:r>
      <w:r w:rsidRPr="00602567">
        <w:rPr>
          <w:rFonts w:ascii="Times New Roman" w:hAnsi="Times New Roman"/>
          <w:sz w:val="24"/>
          <w:szCs w:val="24"/>
        </w:rPr>
        <w:t>ợng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bằng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loại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bỏ</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không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liên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quan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và</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trùng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lặp</w:t>
      </w:r>
      <w:proofErr w:type="spellEnd"/>
      <w:r w:rsidRPr="00602567">
        <w:rPr>
          <w:rFonts w:ascii="Times New Roman" w:hAnsi="Times New Roman"/>
          <w:sz w:val="24"/>
          <w:szCs w:val="24"/>
        </w:rPr>
        <w:t xml:space="preserve">. </w:t>
      </w:r>
      <w:proofErr w:type="spellStart"/>
      <w:r w:rsidR="005C0370">
        <w:rPr>
          <w:rFonts w:ascii="Times New Roman" w:hAnsi="Times New Roman"/>
          <w:sz w:val="24"/>
          <w:szCs w:val="24"/>
        </w:rPr>
        <w:t>Bài</w:t>
      </w:r>
      <w:proofErr w:type="spellEnd"/>
      <w:r w:rsidR="005C0370">
        <w:rPr>
          <w:rFonts w:ascii="Times New Roman" w:hAnsi="Times New Roman"/>
          <w:sz w:val="24"/>
          <w:szCs w:val="24"/>
        </w:rPr>
        <w:t xml:space="preserve"> </w:t>
      </w:r>
      <w:proofErr w:type="spellStart"/>
      <w:r w:rsidR="005C0370">
        <w:rPr>
          <w:rFonts w:ascii="Times New Roman" w:hAnsi="Times New Roman"/>
          <w:sz w:val="24"/>
          <w:szCs w:val="24"/>
        </w:rPr>
        <w:t>bá</w:t>
      </w:r>
      <w:r w:rsidR="006115C5">
        <w:rPr>
          <w:rFonts w:ascii="Times New Roman" w:hAnsi="Times New Roman"/>
          <w:sz w:val="24"/>
          <w:szCs w:val="24"/>
        </w:rPr>
        <w:t>o</w:t>
      </w:r>
      <w:proofErr w:type="spellEnd"/>
      <w:r w:rsidR="006115C5">
        <w:rPr>
          <w:rFonts w:ascii="Times New Roman" w:hAnsi="Times New Roman"/>
          <w:sz w:val="24"/>
          <w:szCs w:val="24"/>
        </w:rPr>
        <w:t xml:space="preserve"> </w:t>
      </w:r>
      <w:proofErr w:type="spellStart"/>
      <w:r w:rsidRPr="00602567">
        <w:rPr>
          <w:rFonts w:ascii="Times New Roman" w:hAnsi="Times New Roman"/>
          <w:sz w:val="24"/>
          <w:szCs w:val="24"/>
        </w:rPr>
        <w:t>này</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sử</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dụng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Thuật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toán</w:t>
      </w:r>
      <w:proofErr w:type="spellEnd"/>
      <w:r w:rsidRPr="00602567">
        <w:rPr>
          <w:rFonts w:ascii="Times New Roman" w:hAnsi="Times New Roman"/>
          <w:sz w:val="24"/>
          <w:szCs w:val="24"/>
        </w:rPr>
        <w:t xml:space="preserve"> Di </w:t>
      </w:r>
      <w:proofErr w:type="spellStart"/>
      <w:r w:rsidRPr="00602567">
        <w:rPr>
          <w:rFonts w:ascii="Times New Roman" w:hAnsi="Times New Roman"/>
          <w:sz w:val="24"/>
          <w:szCs w:val="24"/>
        </w:rPr>
        <w:t>truyền</w:t>
      </w:r>
      <w:proofErr w:type="spellEnd"/>
      <w:r w:rsidRPr="00602567">
        <w:rPr>
          <w:rFonts w:ascii="Times New Roman" w:hAnsi="Times New Roman"/>
          <w:sz w:val="24"/>
          <w:szCs w:val="24"/>
        </w:rPr>
        <w:t xml:space="preserve"> (Genetic Algorithm) </w:t>
      </w:r>
      <w:proofErr w:type="spellStart"/>
      <w:r w:rsidRPr="00602567">
        <w:rPr>
          <w:rFonts w:ascii="Times New Roman" w:hAnsi="Times New Roman"/>
          <w:sz w:val="24"/>
          <w:szCs w:val="24"/>
        </w:rPr>
        <w:t>để</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tìm</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kiếm</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tối</w:t>
      </w:r>
      <w:proofErr w:type="spellEnd"/>
      <w:r w:rsidRPr="00602567">
        <w:rPr>
          <w:rFonts w:ascii="Times New Roman" w:hAnsi="Times New Roman"/>
          <w:sz w:val="24"/>
          <w:szCs w:val="24"/>
        </w:rPr>
        <w:t xml:space="preserve"> </w:t>
      </w:r>
      <w:proofErr w:type="spellStart"/>
      <w:r w:rsidRPr="00602567">
        <w:rPr>
          <w:rFonts w:ascii="Times New Roman" w:hAnsi="Times New Roman" w:hint="eastAsia"/>
          <w:sz w:val="24"/>
          <w:szCs w:val="24"/>
        </w:rPr>
        <w:t>ư</w:t>
      </w:r>
      <w:r w:rsidRPr="00602567">
        <w:rPr>
          <w:rFonts w:ascii="Times New Roman" w:hAnsi="Times New Roman"/>
          <w:sz w:val="24"/>
          <w:szCs w:val="24"/>
        </w:rPr>
        <w:t>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và</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điều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chỉnh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thông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số</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để</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cải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thiện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hiệu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suất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phân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loại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Một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hàm</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mới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w:t>
      </w:r>
      <w:r w:rsidRPr="00602567">
        <w:rPr>
          <w:rFonts w:ascii="Times New Roman" w:hAnsi="Times New Roman" w:hint="eastAsia"/>
          <w:sz w:val="24"/>
          <w:szCs w:val="24"/>
        </w:rPr>
        <w:t>ư</w:t>
      </w:r>
      <w:r w:rsidRPr="00602567">
        <w:rPr>
          <w:rFonts w:ascii="Times New Roman" w:hAnsi="Times New Roman"/>
          <w:sz w:val="24"/>
          <w:szCs w:val="24"/>
        </w:rPr>
        <w:t>ợc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thiết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lập</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để</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tối</w:t>
      </w:r>
      <w:proofErr w:type="spellEnd"/>
      <w:r w:rsidRPr="00602567">
        <w:rPr>
          <w:rFonts w:ascii="Times New Roman" w:hAnsi="Times New Roman"/>
          <w:sz w:val="24"/>
          <w:szCs w:val="24"/>
        </w:rPr>
        <w:t xml:space="preserve"> </w:t>
      </w:r>
      <w:proofErr w:type="spellStart"/>
      <w:r w:rsidRPr="00602567">
        <w:rPr>
          <w:rFonts w:ascii="Times New Roman" w:hAnsi="Times New Roman" w:hint="eastAsia"/>
          <w:sz w:val="24"/>
          <w:szCs w:val="24"/>
        </w:rPr>
        <w:t>ư</w:t>
      </w:r>
      <w:r w:rsidRPr="00602567">
        <w:rPr>
          <w:rFonts w:ascii="Times New Roman" w:hAnsi="Times New Roman"/>
          <w:sz w:val="24"/>
          <w:szCs w:val="24"/>
        </w:rPr>
        <w:t>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hóa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quá</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trình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này</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Dựa</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trên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thông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số</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đã</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w:t>
      </w:r>
      <w:r w:rsidRPr="00602567">
        <w:rPr>
          <w:rFonts w:ascii="Times New Roman" w:hAnsi="Times New Roman" w:hint="eastAsia"/>
          <w:sz w:val="24"/>
          <w:szCs w:val="24"/>
        </w:rPr>
        <w:t>ư</w:t>
      </w:r>
      <w:r w:rsidRPr="00602567">
        <w:rPr>
          <w:rFonts w:ascii="Times New Roman" w:hAnsi="Times New Roman"/>
          <w:sz w:val="24"/>
          <w:szCs w:val="24"/>
        </w:rPr>
        <w:t>ợc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điều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chỉnh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thuật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toán</w:t>
      </w:r>
      <w:proofErr w:type="spellEnd"/>
      <w:r w:rsidRPr="00602567">
        <w:rPr>
          <w:rFonts w:ascii="Times New Roman" w:hAnsi="Times New Roman"/>
          <w:sz w:val="24"/>
          <w:szCs w:val="24"/>
        </w:rPr>
        <w:t xml:space="preserve"> Di </w:t>
      </w:r>
      <w:proofErr w:type="spellStart"/>
      <w:r w:rsidRPr="00602567">
        <w:rPr>
          <w:rFonts w:ascii="Times New Roman" w:hAnsi="Times New Roman"/>
          <w:sz w:val="24"/>
          <w:szCs w:val="24"/>
        </w:rPr>
        <w:t>truyền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hội</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tụ</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nhanh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chóng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và</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cung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cấp</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đặc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tr</w:t>
      </w:r>
      <w:r w:rsidRPr="00602567">
        <w:rPr>
          <w:rFonts w:ascii="Times New Roman" w:hAnsi="Times New Roman" w:hint="eastAsia"/>
          <w:sz w:val="24"/>
          <w:szCs w:val="24"/>
        </w:rPr>
        <w:t>ư</w:t>
      </w:r>
      <w:r w:rsidRPr="00602567">
        <w:rPr>
          <w:rFonts w:ascii="Times New Roman" w:hAnsi="Times New Roman"/>
          <w:sz w:val="24"/>
          <w:szCs w:val="24"/>
        </w:rPr>
        <w:t>ng</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tối</w:t>
      </w:r>
      <w:proofErr w:type="spellEnd"/>
      <w:r w:rsidRPr="00602567">
        <w:rPr>
          <w:rFonts w:ascii="Times New Roman" w:hAnsi="Times New Roman"/>
          <w:sz w:val="24"/>
          <w:szCs w:val="24"/>
        </w:rPr>
        <w:t xml:space="preserve"> </w:t>
      </w:r>
      <w:proofErr w:type="spellStart"/>
      <w:r w:rsidRPr="00602567">
        <w:rPr>
          <w:rFonts w:ascii="Times New Roman" w:hAnsi="Times New Roman" w:hint="eastAsia"/>
          <w:sz w:val="24"/>
          <w:szCs w:val="24"/>
        </w:rPr>
        <w:t>ư</w:t>
      </w:r>
      <w:r w:rsidRPr="00602567">
        <w:rPr>
          <w:rFonts w:ascii="Times New Roman" w:hAnsi="Times New Roman"/>
          <w:sz w:val="24"/>
          <w:szCs w:val="24"/>
        </w:rPr>
        <w:t>u</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có</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độ</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chính</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xác</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phát</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hiện</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cao</w:t>
      </w:r>
      <w:proofErr w:type="spellEnd"/>
      <w:r w:rsidRPr="00602567">
        <w:rPr>
          <w:rFonts w:ascii="Times New Roman" w:hAnsi="Times New Roman"/>
          <w:sz w:val="24"/>
          <w:szCs w:val="24"/>
        </w:rPr>
        <w:t xml:space="preserve"> </w:t>
      </w:r>
      <w:proofErr w:type="spellStart"/>
      <w:r w:rsidRPr="00602567">
        <w:rPr>
          <w:rFonts w:ascii="Times New Roman" w:hAnsi="Times New Roman"/>
          <w:sz w:val="24"/>
          <w:szCs w:val="24"/>
        </w:rPr>
        <w:t>h</w:t>
      </w:r>
      <w:r w:rsidRPr="00602567">
        <w:rPr>
          <w:rFonts w:ascii="Times New Roman" w:hAnsi="Times New Roman" w:hint="eastAsia"/>
          <w:sz w:val="24"/>
          <w:szCs w:val="24"/>
        </w:rPr>
        <w:t>ơ</w:t>
      </w:r>
      <w:r w:rsidRPr="00602567">
        <w:rPr>
          <w:rFonts w:ascii="Times New Roman" w:hAnsi="Times New Roman"/>
          <w:sz w:val="24"/>
          <w:szCs w:val="24"/>
        </w:rPr>
        <w:t>n</w:t>
      </w:r>
      <w:proofErr w:type="spellEnd"/>
      <w:r w:rsidRPr="00602567">
        <w:rPr>
          <w:rFonts w:ascii="Times New Roman" w:hAnsi="Times New Roman"/>
          <w:sz w:val="24"/>
          <w:szCs w:val="24"/>
        </w:rPr>
        <w:t>.</w:t>
      </w:r>
      <w:r w:rsidR="005730F4">
        <w:rPr>
          <w:rFonts w:ascii="Times New Roman" w:hAnsi="Times New Roman"/>
          <w:sz w:val="24"/>
          <w:szCs w:val="24"/>
        </w:rPr>
        <w:t xml:space="preserve"> </w:t>
      </w:r>
    </w:p>
    <w:p w14:paraId="038C897C" w14:textId="77777777" w:rsidR="00E25B60" w:rsidRDefault="00E25B60" w:rsidP="00194FDD">
      <w:pPr>
        <w:spacing w:after="0" w:line="360" w:lineRule="auto"/>
        <w:rPr>
          <w:rFonts w:ascii="Times New Roman" w:hAnsi="Times New Roman"/>
          <w:sz w:val="24"/>
          <w:szCs w:val="24"/>
        </w:rPr>
      </w:pPr>
    </w:p>
    <w:p w14:paraId="5D682B4E" w14:textId="6DE04E7B" w:rsidR="00E25B60" w:rsidRPr="00D73761" w:rsidRDefault="00E25B60" w:rsidP="005807A8">
      <w:pPr>
        <w:pStyle w:val="ListParagraph"/>
        <w:numPr>
          <w:ilvl w:val="0"/>
          <w:numId w:val="27"/>
        </w:numPr>
        <w:spacing w:after="0" w:line="360" w:lineRule="auto"/>
        <w:outlineLvl w:val="1"/>
        <w:rPr>
          <w:rFonts w:ascii="Times New Roman" w:hAnsi="Times New Roman"/>
          <w:b/>
          <w:sz w:val="36"/>
          <w:szCs w:val="36"/>
        </w:rPr>
      </w:pPr>
      <w:bookmarkStart w:id="6" w:name="_Toc169381093"/>
      <w:proofErr w:type="spellStart"/>
      <w:r w:rsidRPr="00D73761">
        <w:rPr>
          <w:rFonts w:ascii="Times New Roman" w:hAnsi="Times New Roman"/>
          <w:b/>
          <w:sz w:val="36"/>
          <w:szCs w:val="36"/>
        </w:rPr>
        <w:t>Mục</w:t>
      </w:r>
      <w:proofErr w:type="spellEnd"/>
      <w:r w:rsidRPr="00D73761">
        <w:rPr>
          <w:rFonts w:ascii="Times New Roman" w:hAnsi="Times New Roman"/>
          <w:b/>
          <w:sz w:val="36"/>
          <w:szCs w:val="36"/>
        </w:rPr>
        <w:t xml:space="preserve"> </w:t>
      </w:r>
      <w:proofErr w:type="spellStart"/>
      <w:r w:rsidRPr="00D73761">
        <w:rPr>
          <w:rFonts w:ascii="Times New Roman" w:hAnsi="Times New Roman"/>
          <w:b/>
          <w:sz w:val="36"/>
          <w:szCs w:val="36"/>
        </w:rPr>
        <w:t>tiêu</w:t>
      </w:r>
      <w:proofErr w:type="spellEnd"/>
      <w:r w:rsidRPr="00D73761">
        <w:rPr>
          <w:rFonts w:ascii="Times New Roman" w:hAnsi="Times New Roman"/>
          <w:b/>
          <w:sz w:val="36"/>
          <w:szCs w:val="36"/>
        </w:rPr>
        <w:t xml:space="preserve"> </w:t>
      </w:r>
      <w:proofErr w:type="spellStart"/>
      <w:r w:rsidRPr="00D73761">
        <w:rPr>
          <w:rFonts w:ascii="Times New Roman" w:hAnsi="Times New Roman"/>
          <w:b/>
          <w:sz w:val="36"/>
          <w:szCs w:val="36"/>
        </w:rPr>
        <w:t>của</w:t>
      </w:r>
      <w:proofErr w:type="spellEnd"/>
      <w:r w:rsidRPr="00D73761">
        <w:rPr>
          <w:rFonts w:ascii="Times New Roman" w:hAnsi="Times New Roman"/>
          <w:b/>
          <w:sz w:val="36"/>
          <w:szCs w:val="36"/>
        </w:rPr>
        <w:t xml:space="preserve"> </w:t>
      </w:r>
      <w:proofErr w:type="spellStart"/>
      <w:r w:rsidRPr="00D73761">
        <w:rPr>
          <w:rFonts w:ascii="Times New Roman" w:hAnsi="Times New Roman"/>
          <w:b/>
          <w:sz w:val="36"/>
          <w:szCs w:val="36"/>
        </w:rPr>
        <w:t>đồ</w:t>
      </w:r>
      <w:proofErr w:type="spellEnd"/>
      <w:r w:rsidRPr="00D73761">
        <w:rPr>
          <w:rFonts w:ascii="Times New Roman" w:hAnsi="Times New Roman"/>
          <w:b/>
          <w:sz w:val="36"/>
          <w:szCs w:val="36"/>
        </w:rPr>
        <w:t xml:space="preserve"> </w:t>
      </w:r>
      <w:proofErr w:type="spellStart"/>
      <w:r w:rsidRPr="00D73761">
        <w:rPr>
          <w:rFonts w:ascii="Times New Roman" w:hAnsi="Times New Roman"/>
          <w:b/>
          <w:sz w:val="36"/>
          <w:szCs w:val="36"/>
        </w:rPr>
        <w:t>án</w:t>
      </w:r>
      <w:bookmarkEnd w:id="6"/>
      <w:proofErr w:type="spellEnd"/>
    </w:p>
    <w:p w14:paraId="25A22C99" w14:textId="45408200" w:rsidR="00C81F05" w:rsidRDefault="00DC0888" w:rsidP="00194FDD">
      <w:pPr>
        <w:spacing w:after="0" w:line="360" w:lineRule="auto"/>
        <w:rPr>
          <w:rFonts w:ascii="Times New Roman" w:hAnsi="Times New Roman"/>
          <w:sz w:val="24"/>
          <w:szCs w:val="24"/>
        </w:rPr>
      </w:pPr>
      <w:proofErr w:type="spellStart"/>
      <w:r w:rsidRPr="00DC0888">
        <w:rPr>
          <w:rFonts w:ascii="Times New Roman" w:hAnsi="Times New Roman"/>
          <w:sz w:val="24"/>
          <w:szCs w:val="24"/>
        </w:rPr>
        <w:t>Mục</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tiêu</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của</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đồ</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án</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này</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là</w:t>
      </w:r>
      <w:proofErr w:type="spellEnd"/>
      <w:r w:rsidRPr="00DC0888">
        <w:rPr>
          <w:rFonts w:ascii="Times New Roman" w:hAnsi="Times New Roman"/>
          <w:sz w:val="24"/>
          <w:szCs w:val="24"/>
        </w:rPr>
        <w:t xml:space="preserve"> </w:t>
      </w:r>
      <w:proofErr w:type="spellStart"/>
      <w:r w:rsidR="004564AC">
        <w:rPr>
          <w:rFonts w:ascii="Times New Roman" w:hAnsi="Times New Roman"/>
          <w:sz w:val="24"/>
          <w:szCs w:val="24"/>
        </w:rPr>
        <w:t>xây</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dựng</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được</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giải</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pháp</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được</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để</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xuất</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trong</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bài</w:t>
      </w:r>
      <w:proofErr w:type="spellEnd"/>
      <w:r w:rsidR="004564AC">
        <w:rPr>
          <w:rFonts w:ascii="Times New Roman" w:hAnsi="Times New Roman"/>
          <w:sz w:val="24"/>
          <w:szCs w:val="24"/>
        </w:rPr>
        <w:t xml:space="preserve"> </w:t>
      </w:r>
      <w:proofErr w:type="spellStart"/>
      <w:r w:rsidR="004564AC">
        <w:rPr>
          <w:rFonts w:ascii="Times New Roman" w:hAnsi="Times New Roman"/>
          <w:sz w:val="24"/>
          <w:szCs w:val="24"/>
        </w:rPr>
        <w:t>báo</w:t>
      </w:r>
      <w:proofErr w:type="spellEnd"/>
      <w:r w:rsidR="004564AC">
        <w:rPr>
          <w:rFonts w:ascii="Times New Roman" w:hAnsi="Times New Roman"/>
          <w:sz w:val="24"/>
          <w:szCs w:val="24"/>
        </w:rPr>
        <w:t xml:space="preserve"> </w:t>
      </w:r>
      <w:proofErr w:type="spellStart"/>
      <w:r w:rsidRPr="00DC0888">
        <w:rPr>
          <w:rFonts w:ascii="Times New Roman" w:hAnsi="Times New Roman"/>
          <w:sz w:val="24"/>
          <w:szCs w:val="24"/>
        </w:rPr>
        <w:t>dựa</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trên</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thuật</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toán</w:t>
      </w:r>
      <w:proofErr w:type="spellEnd"/>
      <w:r w:rsidRPr="00DC0888">
        <w:rPr>
          <w:rFonts w:ascii="Times New Roman" w:hAnsi="Times New Roman"/>
          <w:sz w:val="24"/>
          <w:szCs w:val="24"/>
        </w:rPr>
        <w:t xml:space="preserve"> di </w:t>
      </w:r>
      <w:proofErr w:type="spellStart"/>
      <w:r w:rsidRPr="00DC0888">
        <w:rPr>
          <w:rFonts w:ascii="Times New Roman" w:hAnsi="Times New Roman"/>
          <w:sz w:val="24"/>
          <w:szCs w:val="24"/>
        </w:rPr>
        <w:t>truyền</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để</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tìm</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ra</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tập</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hợp</w:t>
      </w:r>
      <w:proofErr w:type="spellEnd"/>
      <w:r w:rsidRPr="00DC0888">
        <w:rPr>
          <w:rFonts w:ascii="Times New Roman" w:hAnsi="Times New Roman"/>
          <w:sz w:val="24"/>
          <w:szCs w:val="24"/>
        </w:rPr>
        <w:t xml:space="preserve"> con </w:t>
      </w:r>
      <w:proofErr w:type="spellStart"/>
      <w:r w:rsidRPr="00DC0888">
        <w:rPr>
          <w:rFonts w:ascii="Times New Roman" w:hAnsi="Times New Roman"/>
          <w:sz w:val="24"/>
          <w:szCs w:val="24"/>
        </w:rPr>
        <w:t>của</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các</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đặc</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tr</w:t>
      </w:r>
      <w:r w:rsidRPr="00DC0888">
        <w:rPr>
          <w:rFonts w:ascii="Times New Roman" w:hAnsi="Times New Roman" w:hint="eastAsia"/>
          <w:sz w:val="24"/>
          <w:szCs w:val="24"/>
        </w:rPr>
        <w:t>ư</w:t>
      </w:r>
      <w:r w:rsidRPr="00DC0888">
        <w:rPr>
          <w:rFonts w:ascii="Times New Roman" w:hAnsi="Times New Roman"/>
          <w:sz w:val="24"/>
          <w:szCs w:val="24"/>
        </w:rPr>
        <w:t>ng</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tối</w:t>
      </w:r>
      <w:proofErr w:type="spellEnd"/>
      <w:r w:rsidRPr="00DC0888">
        <w:rPr>
          <w:rFonts w:ascii="Times New Roman" w:hAnsi="Times New Roman"/>
          <w:sz w:val="24"/>
          <w:szCs w:val="24"/>
        </w:rPr>
        <w:t xml:space="preserve"> </w:t>
      </w:r>
      <w:proofErr w:type="spellStart"/>
      <w:r w:rsidRPr="00DC0888">
        <w:rPr>
          <w:rFonts w:ascii="Times New Roman" w:hAnsi="Times New Roman" w:hint="eastAsia"/>
          <w:sz w:val="24"/>
          <w:szCs w:val="24"/>
        </w:rPr>
        <w:t>ư</w:t>
      </w:r>
      <w:r w:rsidRPr="00DC0888">
        <w:rPr>
          <w:rFonts w:ascii="Times New Roman" w:hAnsi="Times New Roman"/>
          <w:sz w:val="24"/>
          <w:szCs w:val="24"/>
        </w:rPr>
        <w:t>u</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cho</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hệ</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thống</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phát</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hiện</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xâm</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nhập</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từ</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đó</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cải</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thiện</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hiệu</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suất</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và</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độ</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chính</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xác</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của</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hệ</w:t>
      </w:r>
      <w:proofErr w:type="spellEnd"/>
      <w:r w:rsidRPr="00DC0888">
        <w:rPr>
          <w:rFonts w:ascii="Times New Roman" w:hAnsi="Times New Roman"/>
          <w:sz w:val="24"/>
          <w:szCs w:val="24"/>
        </w:rPr>
        <w:t xml:space="preserve"> </w:t>
      </w:r>
      <w:proofErr w:type="spellStart"/>
      <w:r w:rsidRPr="00DC0888">
        <w:rPr>
          <w:rFonts w:ascii="Times New Roman" w:hAnsi="Times New Roman"/>
          <w:sz w:val="24"/>
          <w:szCs w:val="24"/>
        </w:rPr>
        <w:t>thống</w:t>
      </w:r>
      <w:proofErr w:type="spellEnd"/>
      <w:r w:rsidRPr="00DC0888">
        <w:rPr>
          <w:rFonts w:ascii="Times New Roman" w:hAnsi="Times New Roman"/>
          <w:sz w:val="24"/>
          <w:szCs w:val="24"/>
        </w:rPr>
        <w:t>.</w:t>
      </w:r>
      <w:r w:rsidR="00DB124B">
        <w:rPr>
          <w:rFonts w:ascii="Times New Roman" w:hAnsi="Times New Roman"/>
          <w:sz w:val="24"/>
          <w:szCs w:val="24"/>
        </w:rPr>
        <w:t xml:space="preserve"> </w:t>
      </w:r>
      <w:proofErr w:type="spellStart"/>
      <w:r w:rsidR="00134454">
        <w:rPr>
          <w:rFonts w:ascii="Times New Roman" w:hAnsi="Times New Roman"/>
          <w:sz w:val="24"/>
          <w:szCs w:val="24"/>
        </w:rPr>
        <w:t>Thử</w:t>
      </w:r>
      <w:proofErr w:type="spellEnd"/>
      <w:r w:rsidR="00134454">
        <w:rPr>
          <w:rFonts w:ascii="Times New Roman" w:hAnsi="Times New Roman"/>
          <w:sz w:val="24"/>
          <w:szCs w:val="24"/>
        </w:rPr>
        <w:t xml:space="preserve"> </w:t>
      </w:r>
      <w:proofErr w:type="spellStart"/>
      <w:r w:rsidR="00134454">
        <w:rPr>
          <w:rFonts w:ascii="Times New Roman" w:hAnsi="Times New Roman"/>
          <w:sz w:val="24"/>
          <w:szCs w:val="24"/>
        </w:rPr>
        <w:t>nghiệm</w:t>
      </w:r>
      <w:proofErr w:type="spellEnd"/>
      <w:r w:rsidR="00134454">
        <w:rPr>
          <w:rFonts w:ascii="Times New Roman" w:hAnsi="Times New Roman"/>
          <w:sz w:val="24"/>
          <w:szCs w:val="24"/>
        </w:rPr>
        <w:t xml:space="preserve"> </w:t>
      </w:r>
      <w:proofErr w:type="spellStart"/>
      <w:r w:rsidR="00134454">
        <w:rPr>
          <w:rFonts w:ascii="Times New Roman" w:hAnsi="Times New Roman"/>
          <w:sz w:val="24"/>
          <w:szCs w:val="24"/>
        </w:rPr>
        <w:t>và</w:t>
      </w:r>
      <w:proofErr w:type="spellEnd"/>
      <w:r w:rsidR="00134454">
        <w:rPr>
          <w:rFonts w:ascii="Times New Roman" w:hAnsi="Times New Roman"/>
          <w:sz w:val="24"/>
          <w:szCs w:val="24"/>
        </w:rPr>
        <w:t xml:space="preserve"> </w:t>
      </w:r>
      <w:proofErr w:type="spellStart"/>
      <w:r w:rsidR="00134454">
        <w:rPr>
          <w:rFonts w:ascii="Times New Roman" w:hAnsi="Times New Roman"/>
          <w:sz w:val="24"/>
          <w:szCs w:val="24"/>
        </w:rPr>
        <w:t>áp</w:t>
      </w:r>
      <w:proofErr w:type="spellEnd"/>
      <w:r w:rsidR="00134454">
        <w:rPr>
          <w:rFonts w:ascii="Times New Roman" w:hAnsi="Times New Roman"/>
          <w:sz w:val="24"/>
          <w:szCs w:val="24"/>
        </w:rPr>
        <w:t xml:space="preserve"> </w:t>
      </w:r>
      <w:proofErr w:type="spellStart"/>
      <w:r w:rsidR="00134454">
        <w:rPr>
          <w:rFonts w:ascii="Times New Roman" w:hAnsi="Times New Roman"/>
          <w:sz w:val="24"/>
          <w:szCs w:val="24"/>
        </w:rPr>
        <w:t>dụng</w:t>
      </w:r>
      <w:proofErr w:type="spellEnd"/>
      <w:r w:rsidR="00134454">
        <w:rPr>
          <w:rFonts w:ascii="Times New Roman" w:hAnsi="Times New Roman"/>
          <w:sz w:val="24"/>
          <w:szCs w:val="24"/>
        </w:rPr>
        <w:t xml:space="preserve"> </w:t>
      </w:r>
      <w:proofErr w:type="spellStart"/>
      <w:r w:rsidR="00134454">
        <w:rPr>
          <w:rFonts w:ascii="Times New Roman" w:hAnsi="Times New Roman"/>
          <w:sz w:val="24"/>
          <w:szCs w:val="24"/>
        </w:rPr>
        <w:t>cá</w:t>
      </w:r>
      <w:r w:rsidR="00DD5E7E">
        <w:rPr>
          <w:rFonts w:ascii="Times New Roman" w:hAnsi="Times New Roman"/>
          <w:sz w:val="24"/>
          <w:szCs w:val="24"/>
        </w:rPr>
        <w:t>c</w:t>
      </w:r>
      <w:proofErr w:type="spellEnd"/>
      <w:r w:rsidR="00134454">
        <w:rPr>
          <w:rFonts w:ascii="Times New Roman" w:hAnsi="Times New Roman"/>
          <w:sz w:val="24"/>
          <w:szCs w:val="24"/>
        </w:rPr>
        <w:t xml:space="preserve"> </w:t>
      </w:r>
      <w:proofErr w:type="spellStart"/>
      <w:r w:rsidR="00134454">
        <w:rPr>
          <w:rFonts w:ascii="Times New Roman" w:hAnsi="Times New Roman"/>
          <w:sz w:val="24"/>
          <w:szCs w:val="24"/>
        </w:rPr>
        <w:t>tập</w:t>
      </w:r>
      <w:proofErr w:type="spellEnd"/>
      <w:r w:rsidR="00134454">
        <w:rPr>
          <w:rFonts w:ascii="Times New Roman" w:hAnsi="Times New Roman"/>
          <w:sz w:val="24"/>
          <w:szCs w:val="24"/>
        </w:rPr>
        <w:t xml:space="preserve"> dataset </w:t>
      </w:r>
      <w:proofErr w:type="spellStart"/>
      <w:r w:rsidR="00134454">
        <w:rPr>
          <w:rFonts w:ascii="Times New Roman" w:hAnsi="Times New Roman"/>
          <w:sz w:val="24"/>
          <w:szCs w:val="24"/>
        </w:rPr>
        <w:t>lên</w:t>
      </w:r>
      <w:proofErr w:type="spellEnd"/>
      <w:r w:rsidR="00134454">
        <w:rPr>
          <w:rFonts w:ascii="Times New Roman" w:hAnsi="Times New Roman"/>
          <w:sz w:val="24"/>
          <w:szCs w:val="24"/>
        </w:rPr>
        <w:t xml:space="preserve"> module</w:t>
      </w:r>
      <w:r w:rsidR="00DB124B">
        <w:rPr>
          <w:rFonts w:ascii="Times New Roman" w:hAnsi="Times New Roman"/>
          <w:sz w:val="24"/>
          <w:szCs w:val="24"/>
        </w:rPr>
        <w:t xml:space="preserve"> </w:t>
      </w:r>
      <w:proofErr w:type="spellStart"/>
      <w:r w:rsidR="00DB124B">
        <w:rPr>
          <w:rFonts w:ascii="Times New Roman" w:hAnsi="Times New Roman"/>
          <w:sz w:val="24"/>
          <w:szCs w:val="24"/>
        </w:rPr>
        <w:t>giải</w:t>
      </w:r>
      <w:proofErr w:type="spellEnd"/>
      <w:r w:rsidR="00DB124B">
        <w:rPr>
          <w:rFonts w:ascii="Times New Roman" w:hAnsi="Times New Roman"/>
          <w:sz w:val="24"/>
          <w:szCs w:val="24"/>
        </w:rPr>
        <w:t xml:space="preserve"> </w:t>
      </w:r>
      <w:proofErr w:type="spellStart"/>
      <w:r w:rsidR="00DB124B">
        <w:rPr>
          <w:rFonts w:ascii="Times New Roman" w:hAnsi="Times New Roman"/>
          <w:sz w:val="24"/>
          <w:szCs w:val="24"/>
        </w:rPr>
        <w:t>pháp</w:t>
      </w:r>
      <w:proofErr w:type="spellEnd"/>
      <w:r w:rsidR="00DB124B">
        <w:rPr>
          <w:rFonts w:ascii="Times New Roman" w:hAnsi="Times New Roman"/>
          <w:sz w:val="24"/>
          <w:szCs w:val="24"/>
        </w:rPr>
        <w:t xml:space="preserve"> </w:t>
      </w:r>
      <w:proofErr w:type="spellStart"/>
      <w:r w:rsidR="00DB124B">
        <w:rPr>
          <w:rFonts w:ascii="Times New Roman" w:hAnsi="Times New Roman"/>
          <w:sz w:val="24"/>
          <w:szCs w:val="24"/>
        </w:rPr>
        <w:t>GAbFS</w:t>
      </w:r>
      <w:proofErr w:type="spellEnd"/>
      <w:r w:rsidR="00DD5E7E">
        <w:rPr>
          <w:rFonts w:ascii="Times New Roman" w:hAnsi="Times New Roman"/>
          <w:sz w:val="24"/>
          <w:szCs w:val="24"/>
        </w:rPr>
        <w:t>.</w:t>
      </w:r>
      <w:r>
        <w:rPr>
          <w:rFonts w:ascii="Times New Roman" w:hAnsi="Times New Roman"/>
          <w:sz w:val="24"/>
          <w:szCs w:val="24"/>
        </w:rPr>
        <w:t xml:space="preserve"> </w:t>
      </w:r>
    </w:p>
    <w:p w14:paraId="1F2B7F90" w14:textId="77777777" w:rsidR="00DD5E7E" w:rsidRPr="00C81F05" w:rsidRDefault="00DD5E7E" w:rsidP="00194FDD">
      <w:pPr>
        <w:spacing w:after="0" w:line="360" w:lineRule="auto"/>
        <w:rPr>
          <w:rFonts w:ascii="Times New Roman" w:hAnsi="Times New Roman"/>
          <w:sz w:val="24"/>
          <w:szCs w:val="24"/>
        </w:rPr>
      </w:pPr>
    </w:p>
    <w:p w14:paraId="2A8D927A" w14:textId="2167F498" w:rsidR="00BC406B" w:rsidRPr="00D73761" w:rsidRDefault="00C81F05" w:rsidP="005807A8">
      <w:pPr>
        <w:pStyle w:val="ListParagraph"/>
        <w:numPr>
          <w:ilvl w:val="0"/>
          <w:numId w:val="27"/>
        </w:numPr>
        <w:spacing w:after="0" w:line="360" w:lineRule="auto"/>
        <w:outlineLvl w:val="1"/>
        <w:rPr>
          <w:rFonts w:ascii="Times New Roman" w:hAnsi="Times New Roman"/>
          <w:b/>
          <w:sz w:val="36"/>
          <w:szCs w:val="36"/>
        </w:rPr>
      </w:pPr>
      <w:bookmarkStart w:id="7" w:name="_Toc169381094"/>
      <w:r w:rsidRPr="00D73761">
        <w:rPr>
          <w:rFonts w:ascii="Times New Roman" w:hAnsi="Times New Roman"/>
          <w:b/>
          <w:sz w:val="36"/>
          <w:szCs w:val="36"/>
        </w:rPr>
        <w:t xml:space="preserve">Phương </w:t>
      </w:r>
      <w:proofErr w:type="spellStart"/>
      <w:r w:rsidRPr="00D73761">
        <w:rPr>
          <w:rFonts w:ascii="Times New Roman" w:hAnsi="Times New Roman"/>
          <w:b/>
          <w:sz w:val="36"/>
          <w:szCs w:val="36"/>
        </w:rPr>
        <w:t>pháp</w:t>
      </w:r>
      <w:proofErr w:type="spellEnd"/>
      <w:r w:rsidRPr="00D73761">
        <w:rPr>
          <w:rFonts w:ascii="Times New Roman" w:hAnsi="Times New Roman"/>
          <w:b/>
          <w:sz w:val="36"/>
          <w:szCs w:val="36"/>
        </w:rPr>
        <w:t xml:space="preserve"> </w:t>
      </w:r>
      <w:proofErr w:type="spellStart"/>
      <w:r w:rsidRPr="00D73761">
        <w:rPr>
          <w:rFonts w:ascii="Times New Roman" w:hAnsi="Times New Roman"/>
          <w:b/>
          <w:sz w:val="36"/>
          <w:szCs w:val="36"/>
        </w:rPr>
        <w:t>thực</w:t>
      </w:r>
      <w:proofErr w:type="spellEnd"/>
      <w:r w:rsidRPr="00D73761">
        <w:rPr>
          <w:rFonts w:ascii="Times New Roman" w:hAnsi="Times New Roman"/>
          <w:b/>
          <w:sz w:val="36"/>
          <w:szCs w:val="36"/>
        </w:rPr>
        <w:t xml:space="preserve"> </w:t>
      </w:r>
      <w:proofErr w:type="spellStart"/>
      <w:r w:rsidRPr="00D73761">
        <w:rPr>
          <w:rFonts w:ascii="Times New Roman" w:hAnsi="Times New Roman"/>
          <w:b/>
          <w:sz w:val="36"/>
          <w:szCs w:val="36"/>
        </w:rPr>
        <w:t>hiện</w:t>
      </w:r>
      <w:bookmarkEnd w:id="7"/>
      <w:proofErr w:type="spellEnd"/>
    </w:p>
    <w:p w14:paraId="7B23B68A" w14:textId="43557287" w:rsidR="005B390D" w:rsidRPr="005B390D" w:rsidRDefault="005B390D" w:rsidP="005B390D">
      <w:pPr>
        <w:pStyle w:val="ListParagraph"/>
        <w:numPr>
          <w:ilvl w:val="0"/>
          <w:numId w:val="8"/>
        </w:numPr>
        <w:spacing w:line="360" w:lineRule="auto"/>
        <w:rPr>
          <w:rFonts w:ascii="Times New Roman" w:hAnsi="Times New Roman"/>
          <w:sz w:val="24"/>
          <w:szCs w:val="24"/>
        </w:rPr>
      </w:pPr>
      <w:proofErr w:type="spellStart"/>
      <w:r w:rsidRPr="005B390D">
        <w:rPr>
          <w:rFonts w:ascii="Times New Roman" w:hAnsi="Times New Roman"/>
          <w:sz w:val="24"/>
          <w:szCs w:val="24"/>
        </w:rPr>
        <w:t>Xử</w:t>
      </w:r>
      <w:proofErr w:type="spellEnd"/>
      <w:r w:rsidRPr="005B390D">
        <w:rPr>
          <w:rFonts w:ascii="Times New Roman" w:hAnsi="Times New Roman"/>
          <w:sz w:val="24"/>
          <w:szCs w:val="24"/>
        </w:rPr>
        <w:t xml:space="preserve"> </w:t>
      </w:r>
      <w:proofErr w:type="spellStart"/>
      <w:r w:rsidRPr="005B390D">
        <w:rPr>
          <w:rFonts w:ascii="Times New Roman" w:hAnsi="Times New Roman"/>
          <w:sz w:val="24"/>
          <w:szCs w:val="24"/>
        </w:rPr>
        <w:t>lý</w:t>
      </w:r>
      <w:proofErr w:type="spellEnd"/>
      <w:r w:rsidRPr="005B390D">
        <w:rPr>
          <w:rFonts w:ascii="Times New Roman" w:hAnsi="Times New Roman"/>
          <w:sz w:val="24"/>
          <w:szCs w:val="24"/>
        </w:rPr>
        <w:t xml:space="preserve"> </w:t>
      </w:r>
      <w:proofErr w:type="spellStart"/>
      <w:r w:rsidRPr="005B390D">
        <w:rPr>
          <w:rFonts w:ascii="Times New Roman" w:hAnsi="Times New Roman"/>
          <w:sz w:val="24"/>
          <w:szCs w:val="24"/>
        </w:rPr>
        <w:t>dữ</w:t>
      </w:r>
      <w:proofErr w:type="spellEnd"/>
      <w:r w:rsidRPr="005B390D">
        <w:rPr>
          <w:rFonts w:ascii="Times New Roman" w:hAnsi="Times New Roman"/>
          <w:sz w:val="24"/>
          <w:szCs w:val="24"/>
        </w:rPr>
        <w:t xml:space="preserve"> </w:t>
      </w:r>
      <w:proofErr w:type="spellStart"/>
      <w:r w:rsidRPr="005B390D">
        <w:rPr>
          <w:rFonts w:ascii="Times New Roman" w:hAnsi="Times New Roman"/>
          <w:sz w:val="24"/>
          <w:szCs w:val="24"/>
        </w:rPr>
        <w:t>liệu</w:t>
      </w:r>
      <w:proofErr w:type="spellEnd"/>
      <w:r w:rsidRPr="005B390D">
        <w:rPr>
          <w:rFonts w:ascii="Times New Roman" w:hAnsi="Times New Roman"/>
          <w:sz w:val="24"/>
          <w:szCs w:val="24"/>
        </w:rPr>
        <w:t xml:space="preserve"> </w:t>
      </w:r>
      <w:proofErr w:type="spellStart"/>
      <w:r w:rsidRPr="005B390D">
        <w:rPr>
          <w:rFonts w:ascii="Times New Roman" w:hAnsi="Times New Roman"/>
          <w:sz w:val="24"/>
          <w:szCs w:val="24"/>
        </w:rPr>
        <w:t>của</w:t>
      </w:r>
      <w:proofErr w:type="spellEnd"/>
      <w:r w:rsidRPr="005B390D">
        <w:rPr>
          <w:rFonts w:ascii="Times New Roman" w:hAnsi="Times New Roman"/>
          <w:sz w:val="24"/>
          <w:szCs w:val="24"/>
        </w:rPr>
        <w:t xml:space="preserve"> </w:t>
      </w:r>
      <w:proofErr w:type="spellStart"/>
      <w:r w:rsidRPr="005B390D">
        <w:rPr>
          <w:rFonts w:ascii="Times New Roman" w:hAnsi="Times New Roman"/>
          <w:sz w:val="24"/>
          <w:szCs w:val="24"/>
        </w:rPr>
        <w:t>ba</w:t>
      </w:r>
      <w:proofErr w:type="spellEnd"/>
      <w:r w:rsidRPr="005B390D">
        <w:rPr>
          <w:rFonts w:ascii="Times New Roman" w:hAnsi="Times New Roman"/>
          <w:sz w:val="24"/>
          <w:szCs w:val="24"/>
        </w:rPr>
        <w:t xml:space="preserve"> </w:t>
      </w:r>
      <w:proofErr w:type="spellStart"/>
      <w:r w:rsidRPr="005B390D">
        <w:rPr>
          <w:rFonts w:ascii="Times New Roman" w:hAnsi="Times New Roman"/>
          <w:sz w:val="24"/>
          <w:szCs w:val="24"/>
        </w:rPr>
        <w:t>tập</w:t>
      </w:r>
      <w:proofErr w:type="spellEnd"/>
      <w:r w:rsidRPr="005B390D">
        <w:rPr>
          <w:rFonts w:ascii="Times New Roman" w:hAnsi="Times New Roman"/>
          <w:sz w:val="24"/>
          <w:szCs w:val="24"/>
        </w:rPr>
        <w:t xml:space="preserve"> dataset: CIRA-CIC-DOHBrw-2020, UNSW-NB15 </w:t>
      </w:r>
      <w:proofErr w:type="spellStart"/>
      <w:r w:rsidRPr="005B390D">
        <w:rPr>
          <w:rFonts w:ascii="Times New Roman" w:hAnsi="Times New Roman"/>
          <w:sz w:val="24"/>
          <w:szCs w:val="24"/>
        </w:rPr>
        <w:t>và</w:t>
      </w:r>
      <w:proofErr w:type="spellEnd"/>
      <w:r w:rsidRPr="005B390D">
        <w:rPr>
          <w:rFonts w:ascii="Times New Roman" w:hAnsi="Times New Roman"/>
          <w:sz w:val="24"/>
          <w:szCs w:val="24"/>
        </w:rPr>
        <w:t xml:space="preserve"> Bot-IoT.</w:t>
      </w:r>
    </w:p>
    <w:p w14:paraId="3C38A145" w14:textId="5DA9708B" w:rsidR="00852178" w:rsidRPr="009164BC" w:rsidRDefault="00852178" w:rsidP="005B390D">
      <w:pPr>
        <w:pStyle w:val="ListParagraph"/>
        <w:numPr>
          <w:ilvl w:val="0"/>
          <w:numId w:val="8"/>
        </w:numPr>
        <w:spacing w:after="0" w:line="360" w:lineRule="auto"/>
        <w:rPr>
          <w:rFonts w:ascii="Times New Roman" w:hAnsi="Times New Roman"/>
          <w:sz w:val="24"/>
          <w:szCs w:val="24"/>
        </w:rPr>
      </w:pPr>
      <w:proofErr w:type="spellStart"/>
      <w:r w:rsidRPr="009164BC">
        <w:rPr>
          <w:rFonts w:ascii="Times New Roman" w:hAnsi="Times New Roman"/>
          <w:sz w:val="24"/>
          <w:szCs w:val="24"/>
        </w:rPr>
        <w:t>Huấn</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luyện</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các</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bộ</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phân</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loại</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học</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máy</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bằng</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cách</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sử</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dụng</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các</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đặc</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tr</w:t>
      </w:r>
      <w:r w:rsidRPr="009164BC">
        <w:rPr>
          <w:rFonts w:ascii="Times New Roman" w:hAnsi="Times New Roman" w:hint="eastAsia"/>
          <w:sz w:val="24"/>
          <w:szCs w:val="24"/>
        </w:rPr>
        <w:t>ư</w:t>
      </w:r>
      <w:r w:rsidRPr="009164BC">
        <w:rPr>
          <w:rFonts w:ascii="Times New Roman" w:hAnsi="Times New Roman"/>
          <w:sz w:val="24"/>
          <w:szCs w:val="24"/>
        </w:rPr>
        <w:t>ng</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tối</w:t>
      </w:r>
      <w:proofErr w:type="spellEnd"/>
      <w:r w:rsidRPr="009164BC">
        <w:rPr>
          <w:rFonts w:ascii="Times New Roman" w:hAnsi="Times New Roman"/>
          <w:sz w:val="24"/>
          <w:szCs w:val="24"/>
        </w:rPr>
        <w:t xml:space="preserve"> </w:t>
      </w:r>
      <w:proofErr w:type="spellStart"/>
      <w:r w:rsidRPr="009164BC">
        <w:rPr>
          <w:rFonts w:ascii="Times New Roman" w:hAnsi="Times New Roman" w:hint="eastAsia"/>
          <w:sz w:val="24"/>
          <w:szCs w:val="24"/>
        </w:rPr>
        <w:t>ư</w:t>
      </w:r>
      <w:r w:rsidRPr="009164BC">
        <w:rPr>
          <w:rFonts w:ascii="Times New Roman" w:hAnsi="Times New Roman"/>
          <w:sz w:val="24"/>
          <w:szCs w:val="24"/>
        </w:rPr>
        <w:t>u</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đ</w:t>
      </w:r>
      <w:r w:rsidRPr="009164BC">
        <w:rPr>
          <w:rFonts w:ascii="Times New Roman" w:hAnsi="Times New Roman" w:hint="eastAsia"/>
          <w:sz w:val="24"/>
          <w:szCs w:val="24"/>
        </w:rPr>
        <w:t>ư</w:t>
      </w:r>
      <w:r w:rsidRPr="009164BC">
        <w:rPr>
          <w:rFonts w:ascii="Times New Roman" w:hAnsi="Times New Roman"/>
          <w:sz w:val="24"/>
          <w:szCs w:val="24"/>
        </w:rPr>
        <w:t>ợc</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chọn</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thông</w:t>
      </w:r>
      <w:proofErr w:type="spellEnd"/>
      <w:r w:rsidRPr="009164BC">
        <w:rPr>
          <w:rFonts w:ascii="Times New Roman" w:hAnsi="Times New Roman"/>
          <w:sz w:val="24"/>
          <w:szCs w:val="24"/>
        </w:rPr>
        <w:t xml:space="preserve"> qua </w:t>
      </w:r>
      <w:proofErr w:type="spellStart"/>
      <w:r w:rsidRPr="009164BC">
        <w:rPr>
          <w:rFonts w:ascii="Times New Roman" w:hAnsi="Times New Roman"/>
          <w:sz w:val="24"/>
          <w:szCs w:val="24"/>
        </w:rPr>
        <w:t>mô-đun</w:t>
      </w:r>
      <w:proofErr w:type="spellEnd"/>
      <w:r w:rsidRPr="009164BC">
        <w:rPr>
          <w:rFonts w:ascii="Times New Roman" w:hAnsi="Times New Roman"/>
          <w:sz w:val="24"/>
          <w:szCs w:val="24"/>
        </w:rPr>
        <w:t xml:space="preserve"> GA </w:t>
      </w:r>
      <w:proofErr w:type="spellStart"/>
      <w:r w:rsidRPr="009164BC">
        <w:rPr>
          <w:rFonts w:ascii="Times New Roman" w:hAnsi="Times New Roman"/>
          <w:sz w:val="24"/>
          <w:szCs w:val="24"/>
        </w:rPr>
        <w:t>đã</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phát</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triển</w:t>
      </w:r>
      <w:proofErr w:type="spellEnd"/>
      <w:r w:rsidRPr="009164BC">
        <w:rPr>
          <w:rFonts w:ascii="Times New Roman" w:hAnsi="Times New Roman"/>
          <w:sz w:val="24"/>
          <w:szCs w:val="24"/>
        </w:rPr>
        <w:t>.</w:t>
      </w:r>
    </w:p>
    <w:p w14:paraId="638F9A7F" w14:textId="504540ED" w:rsidR="00852178" w:rsidRPr="009164BC" w:rsidRDefault="00852178" w:rsidP="005B390D">
      <w:pPr>
        <w:pStyle w:val="ListParagraph"/>
        <w:numPr>
          <w:ilvl w:val="0"/>
          <w:numId w:val="8"/>
        </w:numPr>
        <w:spacing w:after="0" w:line="360" w:lineRule="auto"/>
        <w:rPr>
          <w:rFonts w:ascii="Times New Roman" w:hAnsi="Times New Roman"/>
          <w:sz w:val="24"/>
          <w:szCs w:val="24"/>
        </w:rPr>
      </w:pPr>
      <w:proofErr w:type="spellStart"/>
      <w:r w:rsidRPr="009164BC">
        <w:rPr>
          <w:rFonts w:ascii="Times New Roman" w:hAnsi="Times New Roman"/>
          <w:sz w:val="24"/>
          <w:szCs w:val="24"/>
        </w:rPr>
        <w:t>Đánh</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giá</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hiệu</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suất</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trên</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các</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tập</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dữ</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liệu</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thử</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nghiệm</w:t>
      </w:r>
      <w:proofErr w:type="spellEnd"/>
      <w:r w:rsidRPr="009164BC">
        <w:rPr>
          <w:rFonts w:ascii="Times New Roman" w:hAnsi="Times New Roman"/>
          <w:sz w:val="24"/>
          <w:szCs w:val="24"/>
        </w:rPr>
        <w:t xml:space="preserve"> </w:t>
      </w:r>
      <w:proofErr w:type="spellStart"/>
      <w:r w:rsidRPr="009164BC">
        <w:rPr>
          <w:rFonts w:ascii="Times New Roman" w:hAnsi="Times New Roman"/>
          <w:sz w:val="24"/>
          <w:szCs w:val="24"/>
        </w:rPr>
        <w:t>chuẩn</w:t>
      </w:r>
      <w:proofErr w:type="spellEnd"/>
      <w:r w:rsidR="00A95430">
        <w:rPr>
          <w:rFonts w:ascii="Times New Roman" w:hAnsi="Times New Roman"/>
          <w:sz w:val="24"/>
          <w:szCs w:val="24"/>
        </w:rPr>
        <w:t xml:space="preserve">, </w:t>
      </w:r>
      <w:proofErr w:type="spellStart"/>
      <w:r w:rsidR="00A95430" w:rsidRPr="00A95430">
        <w:rPr>
          <w:rFonts w:ascii="Times New Roman" w:hAnsi="Times New Roman"/>
          <w:sz w:val="24"/>
          <w:szCs w:val="24"/>
        </w:rPr>
        <w:t>cụ</w:t>
      </w:r>
      <w:proofErr w:type="spellEnd"/>
      <w:r w:rsidR="00A95430" w:rsidRPr="00A95430">
        <w:rPr>
          <w:rFonts w:ascii="Times New Roman" w:hAnsi="Times New Roman"/>
          <w:sz w:val="24"/>
          <w:szCs w:val="24"/>
        </w:rPr>
        <w:t xml:space="preserve"> </w:t>
      </w:r>
      <w:proofErr w:type="spellStart"/>
      <w:r w:rsidR="00A95430" w:rsidRPr="00A95430">
        <w:rPr>
          <w:rFonts w:ascii="Times New Roman" w:hAnsi="Times New Roman"/>
          <w:sz w:val="24"/>
          <w:szCs w:val="24"/>
        </w:rPr>
        <w:t>thể</w:t>
      </w:r>
      <w:proofErr w:type="spellEnd"/>
      <w:r w:rsidR="00A95430" w:rsidRPr="00A95430">
        <w:rPr>
          <w:rFonts w:ascii="Times New Roman" w:hAnsi="Times New Roman"/>
          <w:sz w:val="24"/>
          <w:szCs w:val="24"/>
        </w:rPr>
        <w:t xml:space="preserve"> </w:t>
      </w:r>
      <w:proofErr w:type="spellStart"/>
      <w:r w:rsidR="00A95430" w:rsidRPr="00A95430">
        <w:rPr>
          <w:rFonts w:ascii="Times New Roman" w:hAnsi="Times New Roman"/>
          <w:sz w:val="24"/>
          <w:szCs w:val="24"/>
        </w:rPr>
        <w:t>là</w:t>
      </w:r>
      <w:proofErr w:type="spellEnd"/>
      <w:r w:rsidR="00A95430" w:rsidRPr="00A95430">
        <w:rPr>
          <w:rFonts w:ascii="Times New Roman" w:hAnsi="Times New Roman"/>
          <w:sz w:val="24"/>
          <w:szCs w:val="24"/>
        </w:rPr>
        <w:t xml:space="preserve"> CIRA-CIC-DOHBrw-2020, UNSW-NB15 </w:t>
      </w:r>
      <w:proofErr w:type="spellStart"/>
      <w:r w:rsidR="00A95430" w:rsidRPr="00A95430">
        <w:rPr>
          <w:rFonts w:ascii="Times New Roman" w:hAnsi="Times New Roman"/>
          <w:sz w:val="24"/>
          <w:szCs w:val="24"/>
        </w:rPr>
        <w:t>và</w:t>
      </w:r>
      <w:proofErr w:type="spellEnd"/>
      <w:r w:rsidR="00A95430" w:rsidRPr="00A95430">
        <w:rPr>
          <w:rFonts w:ascii="Times New Roman" w:hAnsi="Times New Roman"/>
          <w:sz w:val="24"/>
          <w:szCs w:val="24"/>
        </w:rPr>
        <w:t xml:space="preserve"> Bot-IoT</w:t>
      </w:r>
    </w:p>
    <w:p w14:paraId="0EC4FF58" w14:textId="132B860E" w:rsidR="000B5A6B" w:rsidRDefault="001D5D2B" w:rsidP="00194FDD">
      <w:pPr>
        <w:pStyle w:val="ListParagraph"/>
        <w:numPr>
          <w:ilvl w:val="0"/>
          <w:numId w:val="8"/>
        </w:numPr>
        <w:spacing w:after="0" w:line="360" w:lineRule="auto"/>
        <w:rPr>
          <w:rFonts w:ascii="Times New Roman" w:hAnsi="Times New Roman"/>
          <w:sz w:val="24"/>
          <w:szCs w:val="24"/>
        </w:rPr>
      </w:pPr>
      <w:proofErr w:type="spellStart"/>
      <w:r>
        <w:rPr>
          <w:rFonts w:ascii="Times New Roman" w:hAnsi="Times New Roman"/>
          <w:sz w:val="24"/>
          <w:szCs w:val="24"/>
        </w:rPr>
        <w:t>K</w:t>
      </w:r>
      <w:r w:rsidRPr="001D5D2B">
        <w:rPr>
          <w:rFonts w:ascii="Times New Roman" w:hAnsi="Times New Roman"/>
          <w:sz w:val="24"/>
          <w:szCs w:val="24"/>
        </w:rPr>
        <w:t>iểm</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tra</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kỹ</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thuật</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đề</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xuất</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với</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ba</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bộ</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phân</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loại</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cụ</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thể</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là</w:t>
      </w:r>
      <w:proofErr w:type="spellEnd"/>
      <w:r w:rsidRPr="001D5D2B">
        <w:rPr>
          <w:rFonts w:ascii="Times New Roman" w:hAnsi="Times New Roman"/>
          <w:sz w:val="24"/>
          <w:szCs w:val="24"/>
        </w:rPr>
        <w:t xml:space="preserve"> k-Nearest Neighbor (k-NN), Support Vector Machine (SVM), </w:t>
      </w:r>
      <w:proofErr w:type="spellStart"/>
      <w:r w:rsidRPr="001D5D2B">
        <w:rPr>
          <w:rFonts w:ascii="Times New Roman" w:hAnsi="Times New Roman"/>
          <w:sz w:val="24"/>
          <w:szCs w:val="24"/>
        </w:rPr>
        <w:t>và</w:t>
      </w:r>
      <w:proofErr w:type="spellEnd"/>
      <w:r w:rsidRPr="001D5D2B">
        <w:rPr>
          <w:rFonts w:ascii="Times New Roman" w:hAnsi="Times New Roman"/>
          <w:sz w:val="24"/>
          <w:szCs w:val="24"/>
        </w:rPr>
        <w:t xml:space="preserve"> </w:t>
      </w:r>
      <w:proofErr w:type="spellStart"/>
      <w:r w:rsidRPr="001D5D2B">
        <w:rPr>
          <w:rFonts w:ascii="Times New Roman" w:hAnsi="Times New Roman"/>
          <w:sz w:val="24"/>
          <w:szCs w:val="24"/>
        </w:rPr>
        <w:t>XgBoost</w:t>
      </w:r>
      <w:proofErr w:type="spellEnd"/>
      <w:r>
        <w:rPr>
          <w:rFonts w:ascii="Times New Roman" w:hAnsi="Times New Roman"/>
          <w:sz w:val="24"/>
          <w:szCs w:val="24"/>
        </w:rPr>
        <w:t>.</w:t>
      </w:r>
    </w:p>
    <w:p w14:paraId="07EA692E" w14:textId="77777777" w:rsidR="004F3876" w:rsidRPr="001D5D2B" w:rsidRDefault="004F3876" w:rsidP="00194FDD">
      <w:pPr>
        <w:pStyle w:val="ListParagraph"/>
        <w:spacing w:after="0" w:line="360" w:lineRule="auto"/>
        <w:rPr>
          <w:rFonts w:ascii="Times New Roman" w:hAnsi="Times New Roman"/>
          <w:sz w:val="24"/>
          <w:szCs w:val="24"/>
        </w:rPr>
      </w:pPr>
    </w:p>
    <w:p w14:paraId="4E702064" w14:textId="2F9133CC" w:rsidR="00575ADF" w:rsidRPr="00D73761" w:rsidRDefault="00274289" w:rsidP="00194FDD">
      <w:pPr>
        <w:pStyle w:val="Heading1"/>
        <w:numPr>
          <w:ilvl w:val="0"/>
          <w:numId w:val="0"/>
        </w:numPr>
        <w:spacing w:line="360" w:lineRule="auto"/>
        <w:ind w:left="450" w:hanging="450"/>
        <w:rPr>
          <w:rFonts w:ascii="Times New Roman" w:hAnsi="Times New Roman"/>
          <w:b/>
          <w:color w:val="auto"/>
          <w:sz w:val="40"/>
          <w:szCs w:val="40"/>
        </w:rPr>
      </w:pPr>
      <w:bookmarkStart w:id="8" w:name="_Toc169381095"/>
      <w:proofErr w:type="spellStart"/>
      <w:r w:rsidRPr="00D73761">
        <w:rPr>
          <w:rFonts w:ascii="Times New Roman" w:hAnsi="Times New Roman"/>
          <w:b/>
          <w:color w:val="auto"/>
          <w:sz w:val="40"/>
          <w:szCs w:val="40"/>
        </w:rPr>
        <w:t>Ch</w:t>
      </w:r>
      <w:r w:rsidRPr="00D73761">
        <w:rPr>
          <w:rFonts w:ascii="Times New Roman" w:hAnsi="Times New Roman" w:hint="eastAsia"/>
          <w:b/>
          <w:color w:val="auto"/>
          <w:sz w:val="40"/>
          <w:szCs w:val="40"/>
        </w:rPr>
        <w:t>ươ</w:t>
      </w:r>
      <w:r w:rsidRPr="00D73761">
        <w:rPr>
          <w:rFonts w:ascii="Times New Roman" w:hAnsi="Times New Roman"/>
          <w:b/>
          <w:color w:val="auto"/>
          <w:sz w:val="40"/>
          <w:szCs w:val="40"/>
        </w:rPr>
        <w:t>ng</w:t>
      </w:r>
      <w:proofErr w:type="spellEnd"/>
      <w:r w:rsidRPr="00D73761">
        <w:rPr>
          <w:rFonts w:ascii="Times New Roman" w:hAnsi="Times New Roman"/>
          <w:b/>
          <w:color w:val="auto"/>
          <w:sz w:val="40"/>
          <w:szCs w:val="40"/>
        </w:rPr>
        <w:t xml:space="preserve"> 2: </w:t>
      </w:r>
      <w:proofErr w:type="spellStart"/>
      <w:r w:rsidRPr="00D73761">
        <w:rPr>
          <w:rFonts w:ascii="Times New Roman" w:hAnsi="Times New Roman"/>
          <w:b/>
          <w:color w:val="auto"/>
          <w:sz w:val="40"/>
          <w:szCs w:val="40"/>
        </w:rPr>
        <w:t>C</w:t>
      </w:r>
      <w:r w:rsidRPr="00D73761">
        <w:rPr>
          <w:rFonts w:ascii="Times New Roman" w:hAnsi="Times New Roman" w:hint="eastAsia"/>
          <w:b/>
          <w:color w:val="auto"/>
          <w:sz w:val="40"/>
          <w:szCs w:val="40"/>
        </w:rPr>
        <w:t>ơ</w:t>
      </w:r>
      <w:proofErr w:type="spellEnd"/>
      <w:r w:rsidRPr="00D73761">
        <w:rPr>
          <w:rFonts w:ascii="Times New Roman" w:hAnsi="Times New Roman"/>
          <w:b/>
          <w:color w:val="auto"/>
          <w:sz w:val="40"/>
          <w:szCs w:val="40"/>
        </w:rPr>
        <w:t xml:space="preserve"> </w:t>
      </w:r>
      <w:proofErr w:type="spellStart"/>
      <w:r w:rsidRPr="00D73761">
        <w:rPr>
          <w:rFonts w:ascii="Times New Roman" w:hAnsi="Times New Roman"/>
          <w:b/>
          <w:color w:val="auto"/>
          <w:sz w:val="40"/>
          <w:szCs w:val="40"/>
        </w:rPr>
        <w:t>sở</w:t>
      </w:r>
      <w:proofErr w:type="spellEnd"/>
      <w:r w:rsidRPr="00D73761">
        <w:rPr>
          <w:rFonts w:ascii="Times New Roman" w:hAnsi="Times New Roman"/>
          <w:b/>
          <w:color w:val="auto"/>
          <w:sz w:val="40"/>
          <w:szCs w:val="40"/>
        </w:rPr>
        <w:t xml:space="preserve"> </w:t>
      </w:r>
      <w:proofErr w:type="spellStart"/>
      <w:r w:rsidRPr="00D73761">
        <w:rPr>
          <w:rFonts w:ascii="Times New Roman" w:hAnsi="Times New Roman"/>
          <w:b/>
          <w:color w:val="auto"/>
          <w:sz w:val="40"/>
          <w:szCs w:val="40"/>
        </w:rPr>
        <w:t>lý</w:t>
      </w:r>
      <w:proofErr w:type="spellEnd"/>
      <w:r w:rsidRPr="00D73761">
        <w:rPr>
          <w:rFonts w:ascii="Times New Roman" w:hAnsi="Times New Roman"/>
          <w:b/>
          <w:color w:val="auto"/>
          <w:sz w:val="40"/>
          <w:szCs w:val="40"/>
        </w:rPr>
        <w:t xml:space="preserve"> </w:t>
      </w:r>
      <w:proofErr w:type="spellStart"/>
      <w:r w:rsidRPr="00D73761">
        <w:rPr>
          <w:rFonts w:ascii="Times New Roman" w:hAnsi="Times New Roman"/>
          <w:b/>
          <w:color w:val="auto"/>
          <w:sz w:val="40"/>
          <w:szCs w:val="40"/>
        </w:rPr>
        <w:t>thuyết</w:t>
      </w:r>
      <w:proofErr w:type="spellEnd"/>
      <w:r w:rsidRPr="00D73761">
        <w:rPr>
          <w:rFonts w:ascii="Times New Roman" w:hAnsi="Times New Roman"/>
          <w:b/>
          <w:color w:val="auto"/>
          <w:sz w:val="40"/>
          <w:szCs w:val="40"/>
        </w:rPr>
        <w:t xml:space="preserve"> </w:t>
      </w:r>
      <w:proofErr w:type="spellStart"/>
      <w:r w:rsidRPr="00D73761">
        <w:rPr>
          <w:rFonts w:ascii="Times New Roman" w:hAnsi="Times New Roman"/>
          <w:b/>
          <w:color w:val="auto"/>
          <w:sz w:val="40"/>
          <w:szCs w:val="40"/>
        </w:rPr>
        <w:t>và</w:t>
      </w:r>
      <w:proofErr w:type="spellEnd"/>
      <w:r w:rsidRPr="00D73761">
        <w:rPr>
          <w:rFonts w:ascii="Times New Roman" w:hAnsi="Times New Roman"/>
          <w:b/>
          <w:color w:val="auto"/>
          <w:sz w:val="40"/>
          <w:szCs w:val="40"/>
        </w:rPr>
        <w:t xml:space="preserve"> </w:t>
      </w:r>
      <w:proofErr w:type="spellStart"/>
      <w:r w:rsidRPr="00D73761">
        <w:rPr>
          <w:rFonts w:ascii="Times New Roman" w:hAnsi="Times New Roman"/>
          <w:b/>
          <w:color w:val="auto"/>
          <w:sz w:val="40"/>
          <w:szCs w:val="40"/>
        </w:rPr>
        <w:t>các</w:t>
      </w:r>
      <w:proofErr w:type="spellEnd"/>
      <w:r w:rsidRPr="00D73761">
        <w:rPr>
          <w:rFonts w:ascii="Times New Roman" w:hAnsi="Times New Roman"/>
          <w:b/>
          <w:color w:val="auto"/>
          <w:sz w:val="40"/>
          <w:szCs w:val="40"/>
        </w:rPr>
        <w:t xml:space="preserve"> </w:t>
      </w:r>
      <w:proofErr w:type="spellStart"/>
      <w:r w:rsidRPr="00D73761">
        <w:rPr>
          <w:rFonts w:ascii="Times New Roman" w:hAnsi="Times New Roman"/>
          <w:b/>
          <w:color w:val="auto"/>
          <w:sz w:val="40"/>
          <w:szCs w:val="40"/>
        </w:rPr>
        <w:t>nghiên</w:t>
      </w:r>
      <w:proofErr w:type="spellEnd"/>
      <w:r w:rsidRPr="00D73761">
        <w:rPr>
          <w:rFonts w:ascii="Times New Roman" w:hAnsi="Times New Roman"/>
          <w:b/>
          <w:color w:val="auto"/>
          <w:sz w:val="40"/>
          <w:szCs w:val="40"/>
        </w:rPr>
        <w:t xml:space="preserve"> </w:t>
      </w:r>
      <w:proofErr w:type="spellStart"/>
      <w:r w:rsidRPr="00D73761">
        <w:rPr>
          <w:rFonts w:ascii="Times New Roman" w:hAnsi="Times New Roman"/>
          <w:b/>
          <w:color w:val="auto"/>
          <w:sz w:val="40"/>
          <w:szCs w:val="40"/>
        </w:rPr>
        <w:t>cứu</w:t>
      </w:r>
      <w:proofErr w:type="spellEnd"/>
      <w:r w:rsidRPr="00D73761">
        <w:rPr>
          <w:rFonts w:ascii="Times New Roman" w:hAnsi="Times New Roman"/>
          <w:b/>
          <w:color w:val="auto"/>
          <w:sz w:val="40"/>
          <w:szCs w:val="40"/>
        </w:rPr>
        <w:t xml:space="preserve"> </w:t>
      </w:r>
      <w:proofErr w:type="spellStart"/>
      <w:r w:rsidRPr="00D73761">
        <w:rPr>
          <w:rFonts w:ascii="Times New Roman" w:hAnsi="Times New Roman"/>
          <w:b/>
          <w:color w:val="auto"/>
          <w:sz w:val="40"/>
          <w:szCs w:val="40"/>
        </w:rPr>
        <w:t>liên</w:t>
      </w:r>
      <w:proofErr w:type="spellEnd"/>
      <w:r w:rsidRPr="00D73761">
        <w:rPr>
          <w:rFonts w:ascii="Times New Roman" w:hAnsi="Times New Roman"/>
          <w:b/>
          <w:color w:val="auto"/>
          <w:sz w:val="40"/>
          <w:szCs w:val="40"/>
        </w:rPr>
        <w:t xml:space="preserve"> </w:t>
      </w:r>
      <w:proofErr w:type="spellStart"/>
      <w:r w:rsidRPr="00D73761">
        <w:rPr>
          <w:rFonts w:ascii="Times New Roman" w:hAnsi="Times New Roman"/>
          <w:b/>
          <w:color w:val="auto"/>
          <w:sz w:val="40"/>
          <w:szCs w:val="40"/>
        </w:rPr>
        <w:t>quan</w:t>
      </w:r>
      <w:bookmarkEnd w:id="8"/>
      <w:proofErr w:type="spellEnd"/>
    </w:p>
    <w:p w14:paraId="49885389" w14:textId="61DDE447" w:rsidR="00274289" w:rsidRPr="00293C40" w:rsidRDefault="00396A59" w:rsidP="009273E7">
      <w:pPr>
        <w:pStyle w:val="ListParagraph"/>
        <w:numPr>
          <w:ilvl w:val="0"/>
          <w:numId w:val="9"/>
        </w:numPr>
        <w:spacing w:after="0" w:line="360" w:lineRule="auto"/>
        <w:outlineLvl w:val="1"/>
        <w:rPr>
          <w:rFonts w:ascii="Times New Roman" w:hAnsi="Times New Roman"/>
          <w:b/>
          <w:sz w:val="36"/>
          <w:szCs w:val="36"/>
        </w:rPr>
      </w:pPr>
      <w:bookmarkStart w:id="9" w:name="_Toc169381096"/>
      <w:r w:rsidRPr="00293C40">
        <w:rPr>
          <w:rFonts w:ascii="Times New Roman" w:hAnsi="Times New Roman"/>
          <w:b/>
          <w:sz w:val="36"/>
          <w:szCs w:val="36"/>
        </w:rPr>
        <w:t xml:space="preserve">Các </w:t>
      </w:r>
      <w:proofErr w:type="spellStart"/>
      <w:r w:rsidRPr="00293C40">
        <w:rPr>
          <w:rFonts w:ascii="Times New Roman" w:hAnsi="Times New Roman"/>
          <w:b/>
          <w:sz w:val="36"/>
          <w:szCs w:val="36"/>
        </w:rPr>
        <w:t>phương</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pháp</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công</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cụ</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liên</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quan</w:t>
      </w:r>
      <w:bookmarkEnd w:id="9"/>
      <w:proofErr w:type="spellEnd"/>
    </w:p>
    <w:p w14:paraId="01A3B6D7" w14:textId="63AD662F" w:rsidR="00C073DB" w:rsidRPr="00293C40" w:rsidRDefault="000E7FAC" w:rsidP="005807A8">
      <w:pPr>
        <w:pStyle w:val="ListParagraph"/>
        <w:numPr>
          <w:ilvl w:val="0"/>
          <w:numId w:val="29"/>
        </w:numPr>
        <w:spacing w:after="0" w:line="360" w:lineRule="auto"/>
        <w:outlineLvl w:val="2"/>
        <w:rPr>
          <w:rFonts w:ascii="Times New Roman" w:hAnsi="Times New Roman"/>
          <w:b/>
          <w:sz w:val="32"/>
          <w:szCs w:val="32"/>
        </w:rPr>
      </w:pPr>
      <w:bookmarkStart w:id="10" w:name="_Toc169381097"/>
      <w:proofErr w:type="spellStart"/>
      <w:r w:rsidRPr="00293C40">
        <w:rPr>
          <w:rFonts w:ascii="Times New Roman" w:hAnsi="Times New Roman"/>
          <w:b/>
          <w:sz w:val="32"/>
          <w:szCs w:val="32"/>
        </w:rPr>
        <w:t>Chuẩn</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hóa</w:t>
      </w:r>
      <w:proofErr w:type="spellEnd"/>
      <w:r w:rsidRPr="00293C40">
        <w:rPr>
          <w:rFonts w:ascii="Times New Roman" w:hAnsi="Times New Roman"/>
          <w:b/>
          <w:sz w:val="32"/>
          <w:szCs w:val="32"/>
        </w:rPr>
        <w:t xml:space="preserve"> (normalization) </w:t>
      </w:r>
      <w:proofErr w:type="spellStart"/>
      <w:r w:rsidRPr="00293C40">
        <w:rPr>
          <w:rFonts w:ascii="Times New Roman" w:hAnsi="Times New Roman"/>
          <w:b/>
          <w:sz w:val="32"/>
          <w:szCs w:val="32"/>
        </w:rPr>
        <w:t>và</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tỉ</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lệ</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hóa</w:t>
      </w:r>
      <w:proofErr w:type="spellEnd"/>
      <w:r w:rsidRPr="00293C40">
        <w:rPr>
          <w:rFonts w:ascii="Times New Roman" w:hAnsi="Times New Roman"/>
          <w:b/>
          <w:sz w:val="32"/>
          <w:szCs w:val="32"/>
        </w:rPr>
        <w:t xml:space="preserve"> (scaling)</w:t>
      </w:r>
      <w:bookmarkEnd w:id="10"/>
    </w:p>
    <w:p w14:paraId="2B0D3294" w14:textId="2A10167E" w:rsidR="005F018D" w:rsidRPr="005F018D" w:rsidRDefault="005F018D" w:rsidP="00194FDD">
      <w:pPr>
        <w:spacing w:after="0" w:line="360" w:lineRule="auto"/>
        <w:rPr>
          <w:rFonts w:ascii="Times New Roman" w:hAnsi="Times New Roman"/>
          <w:sz w:val="24"/>
          <w:szCs w:val="24"/>
        </w:rPr>
      </w:pPr>
      <w:r w:rsidRPr="005F018D">
        <w:rPr>
          <w:rFonts w:ascii="Times New Roman" w:hAnsi="Times New Roman"/>
          <w:sz w:val="24"/>
          <w:szCs w:val="24"/>
        </w:rPr>
        <w:t xml:space="preserve">Trong </w:t>
      </w:r>
      <w:proofErr w:type="spellStart"/>
      <w:r w:rsidRPr="005F018D">
        <w:rPr>
          <w:rFonts w:ascii="Times New Roman" w:hAnsi="Times New Roman"/>
          <w:sz w:val="24"/>
          <w:szCs w:val="24"/>
        </w:rPr>
        <w:t>thực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tế</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một</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số</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dữ</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liệu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có</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thể</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không</w:t>
      </w:r>
      <w:proofErr w:type="spellEnd"/>
      <w:r w:rsidRPr="005F018D">
        <w:rPr>
          <w:rFonts w:ascii="Times New Roman" w:hAnsi="Times New Roman"/>
          <w:sz w:val="24"/>
          <w:szCs w:val="24"/>
        </w:rPr>
        <w:t xml:space="preserve"> ở </w:t>
      </w:r>
      <w:proofErr w:type="spellStart"/>
      <w:r w:rsidRPr="005F018D">
        <w:rPr>
          <w:rFonts w:ascii="Times New Roman" w:hAnsi="Times New Roman"/>
          <w:sz w:val="24"/>
          <w:szCs w:val="24"/>
        </w:rPr>
        <w:t>dạng</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phù</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hợp</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để</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mô-đun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học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tập</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hoạt</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động</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vì</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giải</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pháp</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hiện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tại</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chỉ</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chấp</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nhận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dữ</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liệu</w:t>
      </w:r>
      <w:proofErr w:type="spellEnd"/>
      <w:r w:rsidRPr="005F018D">
        <w:rPr>
          <w:rFonts w:ascii="Times New Roman" w:hAnsi="Times New Roman"/>
          <w:sz w:val="24"/>
          <w:szCs w:val="24"/>
        </w:rPr>
        <w:t xml:space="preserve"> ở </w:t>
      </w:r>
      <w:proofErr w:type="spellStart"/>
      <w:r w:rsidRPr="005F018D">
        <w:rPr>
          <w:rFonts w:ascii="Times New Roman" w:hAnsi="Times New Roman"/>
          <w:sz w:val="24"/>
          <w:szCs w:val="24"/>
        </w:rPr>
        <w:t>dạng</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số</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và</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tạo</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ra</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đầu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ra</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trong</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một</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phạm</w:t>
      </w:r>
      <w:proofErr w:type="spellEnd"/>
      <w:r w:rsidRPr="005F018D">
        <w:rPr>
          <w:rFonts w:ascii="Times New Roman" w:hAnsi="Times New Roman"/>
          <w:sz w:val="24"/>
          <w:szCs w:val="24"/>
        </w:rPr>
        <w:t xml:space="preserve"> vi </w:t>
      </w:r>
      <w:proofErr w:type="spellStart"/>
      <w:r w:rsidRPr="005F018D">
        <w:rPr>
          <w:rFonts w:ascii="Times New Roman" w:hAnsi="Times New Roman"/>
          <w:sz w:val="24"/>
          <w:szCs w:val="24"/>
        </w:rPr>
        <w:t>cụ</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thể</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tùy</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thuộc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vào</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hàm</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thích</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hợp</w:t>
      </w:r>
      <w:proofErr w:type="spellEnd"/>
      <w:r w:rsidRPr="005F018D">
        <w:rPr>
          <w:rFonts w:ascii="Times New Roman" w:hAnsi="Times New Roman"/>
          <w:sz w:val="24"/>
          <w:szCs w:val="24"/>
        </w:rPr>
        <w:t xml:space="preserve">. Các </w:t>
      </w:r>
      <w:proofErr w:type="spellStart"/>
      <w:r w:rsidRPr="005F018D">
        <w:rPr>
          <w:rFonts w:ascii="Times New Roman" w:hAnsi="Times New Roman"/>
          <w:sz w:val="24"/>
          <w:szCs w:val="24"/>
        </w:rPr>
        <w:t>giá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trị</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đầu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vào</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của</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các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dữ</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liệu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khác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nhau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có</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thể</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không</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cùng</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tỷ</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lệ</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Để</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xử</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lý</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điều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này</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việc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tỉ</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lệ</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hoá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là</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cần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thiết</w:t>
      </w:r>
      <w:proofErr w:type="spellEnd"/>
      <w:r w:rsidRPr="005F018D">
        <w:rPr>
          <w:rFonts w:ascii="Times New Roman" w:hAnsi="Times New Roman"/>
          <w:sz w:val="24"/>
          <w:szCs w:val="24"/>
        </w:rPr>
        <w:t xml:space="preserve">. </w:t>
      </w:r>
      <w:r w:rsidR="008B2BFD">
        <w:rPr>
          <w:rFonts w:ascii="Times New Roman" w:hAnsi="Times New Roman"/>
          <w:sz w:val="24"/>
          <w:szCs w:val="24"/>
        </w:rPr>
        <w:t xml:space="preserve">Phương </w:t>
      </w:r>
      <w:proofErr w:type="spellStart"/>
      <w:r w:rsidR="008B2BFD">
        <w:rPr>
          <w:rFonts w:ascii="Times New Roman" w:hAnsi="Times New Roman"/>
          <w:sz w:val="24"/>
          <w:szCs w:val="24"/>
        </w:rPr>
        <w:t>pháp</w:t>
      </w:r>
      <w:proofErr w:type="spellEnd"/>
      <w:r w:rsidR="008B2BFD">
        <w:rPr>
          <w:rFonts w:ascii="Times New Roman" w:hAnsi="Times New Roman"/>
          <w:sz w:val="24"/>
          <w:szCs w:val="24"/>
        </w:rPr>
        <w:t xml:space="preserve"> </w:t>
      </w:r>
      <w:proofErr w:type="spellStart"/>
      <w:r w:rsidRPr="005F018D">
        <w:rPr>
          <w:rFonts w:ascii="Times New Roman" w:hAnsi="Times New Roman"/>
          <w:sz w:val="24"/>
          <w:szCs w:val="24"/>
        </w:rPr>
        <w:t>này</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tỉ</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lệ</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hoá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tất</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cả</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các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thuộc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tính</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bằng</w:t>
      </w:r>
      <w:proofErr w:type="spellEnd"/>
      <w:r w:rsidRPr="005F018D">
        <w:rPr>
          <w:rFonts w:ascii="Times New Roman" w:hAnsi="Times New Roman"/>
          <w:sz w:val="24"/>
          <w:szCs w:val="24"/>
        </w:rPr>
        <w:t xml:space="preserve"> Công </w:t>
      </w:r>
      <w:proofErr w:type="spellStart"/>
      <w:r w:rsidRPr="005F018D">
        <w:rPr>
          <w:rFonts w:ascii="Times New Roman" w:hAnsi="Times New Roman"/>
          <w:sz w:val="24"/>
          <w:szCs w:val="24"/>
        </w:rPr>
        <w:t>thức</w:t>
      </w:r>
      <w:proofErr w:type="spellEnd"/>
      <w:r w:rsidRPr="005F018D">
        <w:rPr>
          <w:rFonts w:ascii="Times New Roman" w:hAnsi="Times New Roman"/>
          <w:sz w:val="24"/>
          <w:szCs w:val="24"/>
        </w:rPr>
        <w:t xml:space="preserve"> (1):</w:t>
      </w:r>
    </w:p>
    <w:p w14:paraId="7C1D3EF9" w14:textId="1D042583" w:rsidR="005F018D" w:rsidRPr="00372D2B" w:rsidRDefault="00C12414" w:rsidP="00194FDD">
      <w:pPr>
        <w:spacing w:after="0" w:line="360" w:lineRule="auto"/>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r>
              <w:rPr>
                <w:rFonts w:ascii="Cambria Math" w:hAnsi="Cambria Math"/>
                <w:sz w:val="24"/>
                <w:szCs w:val="24"/>
              </w:rPr>
              <m:t>)</m:t>
            </m:r>
          </m:den>
        </m:f>
      </m:oMath>
      <w:r w:rsidR="00C83367">
        <w:rPr>
          <w:rFonts w:ascii="Times New Roman" w:hAnsi="Times New Roman"/>
          <w:sz w:val="24"/>
          <w:szCs w:val="24"/>
        </w:rPr>
        <w:t xml:space="preserve">  (1)</w:t>
      </w:r>
    </w:p>
    <w:p w14:paraId="361C7A75" w14:textId="4498DA39" w:rsidR="006E2691" w:rsidRPr="005F018D" w:rsidRDefault="005F018D" w:rsidP="00194FDD">
      <w:pPr>
        <w:spacing w:after="0" w:line="360" w:lineRule="auto"/>
        <w:rPr>
          <w:rFonts w:ascii="Times New Roman" w:hAnsi="Times New Roman"/>
          <w:sz w:val="24"/>
          <w:szCs w:val="24"/>
        </w:rPr>
      </w:pPr>
      <w:r w:rsidRPr="005F018D">
        <w:rPr>
          <w:rFonts w:ascii="Times New Roman" w:hAnsi="Times New Roman"/>
          <w:sz w:val="24"/>
          <w:szCs w:val="24"/>
        </w:rPr>
        <w:t xml:space="preserve">Trong </w:t>
      </w:r>
      <w:proofErr w:type="spellStart"/>
      <w:r w:rsidRPr="005F018D">
        <w:rPr>
          <w:rFonts w:ascii="Times New Roman" w:hAnsi="Times New Roman"/>
          <w:sz w:val="24"/>
          <w:szCs w:val="24"/>
        </w:rPr>
        <w:t>đó</w:t>
      </w:r>
      <w:proofErr w:type="spellEnd"/>
      <w:r w:rsidR="00372D2B">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r>
          <w:rPr>
            <w:rFonts w:ascii="Cambria Math" w:hAnsi="Cambria Math"/>
            <w:sz w:val="24"/>
            <w:szCs w:val="24"/>
          </w:rPr>
          <m:t xml:space="preserve"> </m:t>
        </m:r>
      </m:oMath>
      <w:r w:rsidRPr="005F018D">
        <w:rPr>
          <w:rFonts w:ascii="Times New Roman" w:hAnsi="Times New Roman"/>
          <w:sz w:val="24"/>
          <w:szCs w:val="24"/>
        </w:rPr>
        <w:t>lần l</w:t>
      </w:r>
      <w:proofErr w:type="spellStart"/>
      <w:r w:rsidRPr="005F018D">
        <w:rPr>
          <w:rFonts w:ascii="Times New Roman" w:hAnsi="Times New Roman" w:hint="eastAsia"/>
          <w:sz w:val="24"/>
          <w:szCs w:val="24"/>
        </w:rPr>
        <w:t>ư</w:t>
      </w:r>
      <w:r w:rsidRPr="005F018D">
        <w:rPr>
          <w:rFonts w:ascii="Times New Roman" w:hAnsi="Times New Roman"/>
          <w:sz w:val="24"/>
          <w:szCs w:val="24"/>
        </w:rPr>
        <w:t>ợt</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là</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các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giá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trị</w:t>
      </w:r>
      <w:proofErr w:type="spellEnd"/>
      <w:r w:rsidRPr="005F018D">
        <w:rPr>
          <w:rFonts w:ascii="Times New Roman" w:hAnsi="Times New Roman"/>
          <w:sz w:val="24"/>
          <w:szCs w:val="24"/>
        </w:rPr>
        <w:t xml:space="preserve"> ban </w:t>
      </w:r>
      <w:proofErr w:type="spellStart"/>
      <w:r w:rsidRPr="005F018D">
        <w:rPr>
          <w:rFonts w:ascii="Times New Roman" w:hAnsi="Times New Roman"/>
          <w:sz w:val="24"/>
          <w:szCs w:val="24"/>
        </w:rPr>
        <w:t>đầu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giá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trị</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đã</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tỉ</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lệ</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hoá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giá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trị</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tối</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đa</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và</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giá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trị</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tối</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thiểu</w:t>
      </w:r>
      <w:proofErr w:type="spellEnd"/>
      <w:r w:rsidRPr="005F018D">
        <w:rPr>
          <w:rFonts w:ascii="Times New Roman" w:hAnsi="Times New Roman"/>
          <w:sz w:val="24"/>
          <w:szCs w:val="24"/>
        </w:rPr>
        <w:t xml:space="preserve">. Các </w:t>
      </w:r>
      <w:proofErr w:type="spellStart"/>
      <w:r w:rsidRPr="005F018D">
        <w:rPr>
          <w:rFonts w:ascii="Times New Roman" w:hAnsi="Times New Roman"/>
          <w:sz w:val="24"/>
          <w:szCs w:val="24"/>
        </w:rPr>
        <w:t>thuộc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tính</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w:t>
      </w:r>
      <w:r w:rsidRPr="005F018D">
        <w:rPr>
          <w:rFonts w:ascii="Times New Roman" w:hAnsi="Times New Roman" w:hint="eastAsia"/>
          <w:sz w:val="24"/>
          <w:szCs w:val="24"/>
        </w:rPr>
        <w:t>ư</w:t>
      </w:r>
      <w:r w:rsidRPr="005F018D">
        <w:rPr>
          <w:rFonts w:ascii="Times New Roman" w:hAnsi="Times New Roman"/>
          <w:sz w:val="24"/>
          <w:szCs w:val="24"/>
        </w:rPr>
        <w:t>ợc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tỉ</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lệ</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hoá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đầu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tiên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bằng</w:t>
      </w:r>
      <w:proofErr w:type="spellEnd"/>
      <w:r w:rsidRPr="005F018D">
        <w:rPr>
          <w:rFonts w:ascii="Times New Roman" w:hAnsi="Times New Roman"/>
          <w:sz w:val="24"/>
          <w:szCs w:val="24"/>
        </w:rPr>
        <w:t xml:space="preserve"> Công </w:t>
      </w:r>
      <w:proofErr w:type="spellStart"/>
      <w:r w:rsidRPr="005F018D">
        <w:rPr>
          <w:rFonts w:ascii="Times New Roman" w:hAnsi="Times New Roman"/>
          <w:sz w:val="24"/>
          <w:szCs w:val="24"/>
        </w:rPr>
        <w:t>thức</w:t>
      </w:r>
      <w:proofErr w:type="spellEnd"/>
      <w:r w:rsidRPr="005F018D">
        <w:rPr>
          <w:rFonts w:ascii="Times New Roman" w:hAnsi="Times New Roman"/>
          <w:sz w:val="24"/>
          <w:szCs w:val="24"/>
        </w:rPr>
        <w:t xml:space="preserve"> (1) </w:t>
      </w:r>
      <w:proofErr w:type="spellStart"/>
      <w:r w:rsidRPr="005F018D">
        <w:rPr>
          <w:rFonts w:ascii="Times New Roman" w:hAnsi="Times New Roman"/>
          <w:sz w:val="24"/>
          <w:szCs w:val="24"/>
        </w:rPr>
        <w:t>và</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sau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đó</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dữ</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liệu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w:t>
      </w:r>
      <w:r w:rsidRPr="005F018D">
        <w:rPr>
          <w:rFonts w:ascii="Times New Roman" w:hAnsi="Times New Roman" w:hint="eastAsia"/>
          <w:sz w:val="24"/>
          <w:szCs w:val="24"/>
        </w:rPr>
        <w:t>ư</w:t>
      </w:r>
      <w:r w:rsidRPr="005F018D">
        <w:rPr>
          <w:rFonts w:ascii="Times New Roman" w:hAnsi="Times New Roman"/>
          <w:sz w:val="24"/>
          <w:szCs w:val="24"/>
        </w:rPr>
        <w:t>ợc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chuẩn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hóa</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Việc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chuẩn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hóa</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w:t>
      </w:r>
      <w:r w:rsidRPr="005F018D">
        <w:rPr>
          <w:rFonts w:ascii="Times New Roman" w:hAnsi="Times New Roman" w:hint="eastAsia"/>
          <w:sz w:val="24"/>
          <w:szCs w:val="24"/>
        </w:rPr>
        <w:t>ư</w:t>
      </w:r>
      <w:r w:rsidRPr="005F018D">
        <w:rPr>
          <w:rFonts w:ascii="Times New Roman" w:hAnsi="Times New Roman"/>
          <w:sz w:val="24"/>
          <w:szCs w:val="24"/>
        </w:rPr>
        <w:t>ợc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thực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hiện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để</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hạn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chế</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tất</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cả</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các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giá</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trị</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đầu</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vào</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trong</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một</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phạm</w:t>
      </w:r>
      <w:proofErr w:type="spellEnd"/>
      <w:r w:rsidRPr="005F018D">
        <w:rPr>
          <w:rFonts w:ascii="Times New Roman" w:hAnsi="Times New Roman"/>
          <w:sz w:val="24"/>
          <w:szCs w:val="24"/>
        </w:rPr>
        <w:t xml:space="preserve"> vi </w:t>
      </w:r>
      <w:proofErr w:type="spellStart"/>
      <w:r w:rsidRPr="005F018D">
        <w:rPr>
          <w:rFonts w:ascii="Times New Roman" w:hAnsi="Times New Roman"/>
          <w:sz w:val="24"/>
          <w:szCs w:val="24"/>
        </w:rPr>
        <w:t>mong</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muốn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để</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xử</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lý</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bởi</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mô-đun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học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tập</w:t>
      </w:r>
      <w:proofErr w:type="spellEnd"/>
      <w:r w:rsidRPr="005F018D">
        <w:rPr>
          <w:rFonts w:ascii="Times New Roman" w:hAnsi="Times New Roman"/>
          <w:sz w:val="24"/>
          <w:szCs w:val="24"/>
        </w:rPr>
        <w:t xml:space="preserve">. Công </w:t>
      </w:r>
      <w:proofErr w:type="spellStart"/>
      <w:r w:rsidRPr="005F018D">
        <w:rPr>
          <w:rFonts w:ascii="Times New Roman" w:hAnsi="Times New Roman"/>
          <w:sz w:val="24"/>
          <w:szCs w:val="24"/>
        </w:rPr>
        <w:t>thức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w:t>
      </w:r>
      <w:r w:rsidRPr="005F018D">
        <w:rPr>
          <w:rFonts w:ascii="Times New Roman" w:hAnsi="Times New Roman" w:hint="eastAsia"/>
          <w:sz w:val="24"/>
          <w:szCs w:val="24"/>
        </w:rPr>
        <w:t>ư</w:t>
      </w:r>
      <w:r w:rsidRPr="005F018D">
        <w:rPr>
          <w:rFonts w:ascii="Times New Roman" w:hAnsi="Times New Roman"/>
          <w:sz w:val="24"/>
          <w:szCs w:val="24"/>
        </w:rPr>
        <w:t>ợc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sử</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dụng</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cho</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việc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chuẩn</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hóa</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đ</w:t>
      </w:r>
      <w:r w:rsidRPr="005F018D">
        <w:rPr>
          <w:rFonts w:ascii="Times New Roman" w:hAnsi="Times New Roman" w:hint="eastAsia"/>
          <w:sz w:val="24"/>
          <w:szCs w:val="24"/>
        </w:rPr>
        <w:t>ư</w:t>
      </w:r>
      <w:r w:rsidRPr="005F018D">
        <w:rPr>
          <w:rFonts w:ascii="Times New Roman" w:hAnsi="Times New Roman"/>
          <w:sz w:val="24"/>
          <w:szCs w:val="24"/>
        </w:rPr>
        <w:t>ợc</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liệt</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kê</w:t>
      </w:r>
      <w:proofErr w:type="spellEnd"/>
      <w:r w:rsidRPr="005F018D">
        <w:rPr>
          <w:rFonts w:ascii="Times New Roman" w:hAnsi="Times New Roman"/>
          <w:sz w:val="24"/>
          <w:szCs w:val="24"/>
        </w:rPr>
        <w:t xml:space="preserve"> </w:t>
      </w:r>
      <w:proofErr w:type="spellStart"/>
      <w:r w:rsidRPr="005F018D">
        <w:rPr>
          <w:rFonts w:ascii="Times New Roman" w:hAnsi="Times New Roman"/>
          <w:sz w:val="24"/>
          <w:szCs w:val="24"/>
        </w:rPr>
        <w:t>trong</w:t>
      </w:r>
      <w:proofErr w:type="spellEnd"/>
      <w:r w:rsidRPr="005F018D">
        <w:rPr>
          <w:rFonts w:ascii="Times New Roman" w:hAnsi="Times New Roman"/>
          <w:sz w:val="24"/>
          <w:szCs w:val="24"/>
        </w:rPr>
        <w:t xml:space="preserve"> Công </w:t>
      </w:r>
      <w:proofErr w:type="spellStart"/>
      <w:r w:rsidRPr="005F018D">
        <w:rPr>
          <w:rFonts w:ascii="Times New Roman" w:hAnsi="Times New Roman"/>
          <w:sz w:val="24"/>
          <w:szCs w:val="24"/>
        </w:rPr>
        <w:t>thức</w:t>
      </w:r>
      <w:proofErr w:type="spellEnd"/>
      <w:r w:rsidRPr="005F018D">
        <w:rPr>
          <w:rFonts w:ascii="Times New Roman" w:hAnsi="Times New Roman"/>
          <w:sz w:val="24"/>
          <w:szCs w:val="24"/>
        </w:rPr>
        <w:t xml:space="preserve"> (2):</w:t>
      </w:r>
    </w:p>
    <w:p w14:paraId="7E7C9864" w14:textId="17E0E66D" w:rsidR="006E2691" w:rsidRDefault="00C12414" w:rsidP="00194FDD">
      <w:pPr>
        <w:spacing w:after="0" w:line="360" w:lineRule="auto"/>
        <w:jc w:val="center"/>
        <w:rPr>
          <w:rFonts w:ascii="Times New Roman" w:hAnsi="Times New Roman"/>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r>
                  <w:rPr>
                    <w:rFonts w:ascii="Cambria Math" w:hAnsi="Cambria Math"/>
                    <w:sz w:val="24"/>
                    <w:szCs w:val="24"/>
                  </w:rPr>
                  <m:t>)</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e>
                </m:d>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oMath>
      <w:r w:rsidR="00F6111E">
        <w:rPr>
          <w:rFonts w:ascii="Times New Roman" w:hAnsi="Times New Roman"/>
          <w:sz w:val="24"/>
          <w:szCs w:val="24"/>
        </w:rPr>
        <w:t xml:space="preserve">   (2)</w:t>
      </w:r>
    </w:p>
    <w:p w14:paraId="2A98FFF1" w14:textId="08D92B94" w:rsidR="00F6111E" w:rsidRDefault="00F81137" w:rsidP="00194FDD">
      <w:pPr>
        <w:spacing w:after="0" w:line="360" w:lineRule="auto"/>
        <w:rPr>
          <w:rFonts w:ascii="Times New Roman" w:hAnsi="Times New Roman"/>
          <w:sz w:val="24"/>
          <w:szCs w:val="24"/>
        </w:rPr>
      </w:pPr>
      <w:proofErr w:type="spellStart"/>
      <w:r w:rsidRPr="00F81137">
        <w:rPr>
          <w:rFonts w:ascii="Times New Roman" w:hAnsi="Times New Roman"/>
          <w:sz w:val="24"/>
          <w:szCs w:val="24"/>
        </w:rPr>
        <w:t>Để</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chuyển</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đổi</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các</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giá</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trị</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chữ</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số</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và</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chữ</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cái</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thành</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các</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giá</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trị</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số</w:t>
      </w:r>
      <w:proofErr w:type="spellEnd"/>
      <w:r w:rsidRPr="00F81137">
        <w:rPr>
          <w:rFonts w:ascii="Times New Roman" w:hAnsi="Times New Roman"/>
          <w:sz w:val="24"/>
          <w:szCs w:val="24"/>
        </w:rPr>
        <w:t xml:space="preserve">, </w:t>
      </w:r>
      <w:r>
        <w:rPr>
          <w:rFonts w:ascii="Times New Roman" w:hAnsi="Times New Roman"/>
          <w:sz w:val="24"/>
          <w:szCs w:val="24"/>
        </w:rPr>
        <w:t xml:space="preserve">1-of-n encoding scheme </w:t>
      </w:r>
      <w:proofErr w:type="spellStart"/>
      <w:r w:rsidRPr="00F81137">
        <w:rPr>
          <w:rFonts w:ascii="Times New Roman" w:hAnsi="Times New Roman"/>
          <w:sz w:val="24"/>
          <w:szCs w:val="24"/>
        </w:rPr>
        <w:t>đ</w:t>
      </w:r>
      <w:r w:rsidRPr="00F81137">
        <w:rPr>
          <w:rFonts w:ascii="Times New Roman" w:hAnsi="Times New Roman" w:hint="eastAsia"/>
          <w:sz w:val="24"/>
          <w:szCs w:val="24"/>
        </w:rPr>
        <w:t>ư</w:t>
      </w:r>
      <w:r w:rsidRPr="00F81137">
        <w:rPr>
          <w:rFonts w:ascii="Times New Roman" w:hAnsi="Times New Roman"/>
          <w:sz w:val="24"/>
          <w:szCs w:val="24"/>
        </w:rPr>
        <w:t>ợc</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sử</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dụng</w:t>
      </w:r>
      <w:proofErr w:type="spellEnd"/>
      <w:r w:rsidRPr="00F81137">
        <w:rPr>
          <w:rFonts w:ascii="Times New Roman" w:hAnsi="Times New Roman"/>
          <w:sz w:val="24"/>
          <w:szCs w:val="24"/>
        </w:rPr>
        <w:t xml:space="preserve">. Các </w:t>
      </w:r>
      <w:proofErr w:type="spellStart"/>
      <w:r w:rsidRPr="00F81137">
        <w:rPr>
          <w:rFonts w:ascii="Times New Roman" w:hAnsi="Times New Roman"/>
          <w:sz w:val="24"/>
          <w:szCs w:val="24"/>
        </w:rPr>
        <w:t>đặc</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điểm</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phân</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loại</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trong</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các</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tập</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dữ</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liệu</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đ</w:t>
      </w:r>
      <w:r w:rsidRPr="00F81137">
        <w:rPr>
          <w:rFonts w:ascii="Times New Roman" w:hAnsi="Times New Roman" w:hint="eastAsia"/>
          <w:sz w:val="24"/>
          <w:szCs w:val="24"/>
        </w:rPr>
        <w:t>ư</w:t>
      </w:r>
      <w:r w:rsidRPr="00F81137">
        <w:rPr>
          <w:rFonts w:ascii="Times New Roman" w:hAnsi="Times New Roman"/>
          <w:sz w:val="24"/>
          <w:szCs w:val="24"/>
        </w:rPr>
        <w:t>ợc</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mã</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hóa</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thành</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một</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định</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dạng</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có</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thể</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thực</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thi</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cho</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mục</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đích</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học</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máy</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bằng</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cách</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sử</w:t>
      </w:r>
      <w:proofErr w:type="spellEnd"/>
      <w:r w:rsidRPr="00F81137">
        <w:rPr>
          <w:rFonts w:ascii="Times New Roman" w:hAnsi="Times New Roman"/>
          <w:sz w:val="24"/>
          <w:szCs w:val="24"/>
        </w:rPr>
        <w:t xml:space="preserve"> </w:t>
      </w:r>
      <w:proofErr w:type="spellStart"/>
      <w:r w:rsidRPr="00F81137">
        <w:rPr>
          <w:rFonts w:ascii="Times New Roman" w:hAnsi="Times New Roman"/>
          <w:sz w:val="24"/>
          <w:szCs w:val="24"/>
        </w:rPr>
        <w:t>dụng</w:t>
      </w:r>
      <w:proofErr w:type="spellEnd"/>
      <w:r w:rsidR="00AD3417">
        <w:rPr>
          <w:rFonts w:ascii="Times New Roman" w:hAnsi="Times New Roman"/>
          <w:sz w:val="24"/>
          <w:szCs w:val="24"/>
        </w:rPr>
        <w:t xml:space="preserve"> label encoder</w:t>
      </w:r>
      <w:r w:rsidRPr="00F81137">
        <w:rPr>
          <w:rFonts w:ascii="Times New Roman" w:hAnsi="Times New Roman"/>
          <w:sz w:val="24"/>
          <w:szCs w:val="24"/>
        </w:rPr>
        <w:t>.</w:t>
      </w:r>
    </w:p>
    <w:p w14:paraId="6B370AE1" w14:textId="77777777" w:rsidR="00E9670F" w:rsidRPr="005F018D" w:rsidRDefault="00E9670F" w:rsidP="00194FDD">
      <w:pPr>
        <w:spacing w:after="0" w:line="360" w:lineRule="auto"/>
        <w:rPr>
          <w:rFonts w:ascii="Times New Roman" w:hAnsi="Times New Roman"/>
          <w:sz w:val="24"/>
          <w:szCs w:val="24"/>
        </w:rPr>
      </w:pPr>
    </w:p>
    <w:p w14:paraId="41285635" w14:textId="1C6D247C" w:rsidR="005F018D" w:rsidRPr="00293C40" w:rsidRDefault="009553B5" w:rsidP="005807A8">
      <w:pPr>
        <w:pStyle w:val="ListParagraph"/>
        <w:numPr>
          <w:ilvl w:val="0"/>
          <w:numId w:val="29"/>
        </w:numPr>
        <w:spacing w:after="0" w:line="360" w:lineRule="auto"/>
        <w:outlineLvl w:val="2"/>
        <w:rPr>
          <w:rFonts w:ascii="Times New Roman" w:hAnsi="Times New Roman"/>
          <w:b/>
          <w:sz w:val="32"/>
          <w:szCs w:val="32"/>
        </w:rPr>
      </w:pPr>
      <w:bookmarkStart w:id="11" w:name="_Hlk166950557"/>
      <w:bookmarkStart w:id="12" w:name="_Toc169381098"/>
      <w:r w:rsidRPr="00293C40">
        <w:rPr>
          <w:rFonts w:ascii="Times New Roman" w:hAnsi="Times New Roman"/>
          <w:b/>
          <w:sz w:val="32"/>
          <w:szCs w:val="32"/>
        </w:rPr>
        <w:t>Feature Selection</w:t>
      </w:r>
      <w:bookmarkEnd w:id="12"/>
    </w:p>
    <w:bookmarkEnd w:id="11"/>
    <w:p w14:paraId="6093584B" w14:textId="4DA51991" w:rsidR="00253A75" w:rsidRPr="00004E0E" w:rsidRDefault="00533A2F" w:rsidP="005807A8">
      <w:pPr>
        <w:pStyle w:val="ListParagraph"/>
        <w:numPr>
          <w:ilvl w:val="1"/>
          <w:numId w:val="66"/>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w:t>
      </w:r>
      <w:r w:rsidR="00253A75" w:rsidRPr="00004E0E">
        <w:rPr>
          <w:rFonts w:ascii="Times New Roman" w:hAnsi="Times New Roman"/>
          <w:b/>
          <w:bCs/>
          <w:sz w:val="28"/>
          <w:szCs w:val="28"/>
        </w:rPr>
        <w:t xml:space="preserve">Định </w:t>
      </w:r>
      <w:proofErr w:type="spellStart"/>
      <w:r w:rsidR="00253A75" w:rsidRPr="00004E0E">
        <w:rPr>
          <w:rFonts w:ascii="Times New Roman" w:hAnsi="Times New Roman"/>
          <w:b/>
          <w:bCs/>
          <w:sz w:val="28"/>
          <w:szCs w:val="28"/>
        </w:rPr>
        <w:t>nghĩa</w:t>
      </w:r>
      <w:proofErr w:type="spellEnd"/>
    </w:p>
    <w:p w14:paraId="599D1E4D" w14:textId="14EA7A9B" w:rsidR="00253A75" w:rsidRPr="00DB5914" w:rsidRDefault="00DB5914" w:rsidP="00194FDD">
      <w:pPr>
        <w:spacing w:after="0" w:line="360" w:lineRule="auto"/>
        <w:rPr>
          <w:rFonts w:ascii="Times New Roman" w:hAnsi="Times New Roman"/>
          <w:sz w:val="24"/>
          <w:szCs w:val="24"/>
        </w:rPr>
      </w:pPr>
      <w:r w:rsidRPr="00253A75">
        <w:rPr>
          <w:rFonts w:ascii="Times New Roman" w:hAnsi="Times New Roman"/>
          <w:sz w:val="24"/>
          <w:szCs w:val="24"/>
        </w:rPr>
        <w:t xml:space="preserve">Feature Selection </w:t>
      </w:r>
      <w:proofErr w:type="spellStart"/>
      <w:r w:rsidRPr="00253A75">
        <w:rPr>
          <w:rFonts w:ascii="Times New Roman" w:hAnsi="Times New Roman"/>
          <w:sz w:val="24"/>
          <w:szCs w:val="24"/>
        </w:rPr>
        <w:t>là</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quá</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trình</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chọn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ra</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một</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tập</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hợp</w:t>
      </w:r>
      <w:proofErr w:type="spellEnd"/>
      <w:r w:rsidRPr="00253A75">
        <w:rPr>
          <w:rFonts w:ascii="Times New Roman" w:hAnsi="Times New Roman"/>
          <w:sz w:val="24"/>
          <w:szCs w:val="24"/>
        </w:rPr>
        <w:t xml:space="preserve"> con </w:t>
      </w:r>
      <w:proofErr w:type="spellStart"/>
      <w:r w:rsidRPr="00253A75">
        <w:rPr>
          <w:rFonts w:ascii="Times New Roman" w:hAnsi="Times New Roman"/>
          <w:sz w:val="24"/>
          <w:szCs w:val="24"/>
        </w:rPr>
        <w:t>của</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các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đặc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w:t>
      </w:r>
      <w:r w:rsidRPr="00253A75">
        <w:rPr>
          <w:rFonts w:ascii="Times New Roman" w:hAnsi="Times New Roman" w:hint="eastAsia"/>
          <w:sz w:val="24"/>
          <w:szCs w:val="24"/>
        </w:rPr>
        <w:t>ư</w:t>
      </w:r>
      <w:r w:rsidRPr="00253A75">
        <w:rPr>
          <w:rFonts w:ascii="Times New Roman" w:hAnsi="Times New Roman"/>
          <w:sz w:val="24"/>
          <w:szCs w:val="24"/>
        </w:rPr>
        <w:t>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từ</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tập</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dữ</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liệu</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gốc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để</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sử</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dụng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cho</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việc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huấn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luyện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mô</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hình</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máy</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học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Mục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tiêu</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của</w:t>
      </w:r>
      <w:proofErr w:type="spellEnd"/>
      <w:r w:rsidRPr="00253A75">
        <w:rPr>
          <w:rFonts w:ascii="Times New Roman" w:hAnsi="Times New Roman"/>
          <w:sz w:val="24"/>
          <w:szCs w:val="24"/>
        </w:rPr>
        <w:t xml:space="preserve"> Feature Selection </w:t>
      </w:r>
      <w:proofErr w:type="spellStart"/>
      <w:r w:rsidRPr="00253A75">
        <w:rPr>
          <w:rFonts w:ascii="Times New Roman" w:hAnsi="Times New Roman"/>
          <w:sz w:val="24"/>
          <w:szCs w:val="24"/>
        </w:rPr>
        <w:t>là</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giảm</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số</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w:t>
      </w:r>
      <w:r w:rsidRPr="00253A75">
        <w:rPr>
          <w:rFonts w:ascii="Times New Roman" w:hAnsi="Times New Roman" w:hint="eastAsia"/>
          <w:sz w:val="24"/>
          <w:szCs w:val="24"/>
        </w:rPr>
        <w:t>ư</w:t>
      </w:r>
      <w:r w:rsidRPr="00253A75">
        <w:rPr>
          <w:rFonts w:ascii="Times New Roman" w:hAnsi="Times New Roman"/>
          <w:sz w:val="24"/>
          <w:szCs w:val="24"/>
        </w:rPr>
        <w:t>ợng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các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đặc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w:t>
      </w:r>
      <w:r w:rsidRPr="00253A75">
        <w:rPr>
          <w:rFonts w:ascii="Times New Roman" w:hAnsi="Times New Roman" w:hint="eastAsia"/>
          <w:sz w:val="24"/>
          <w:szCs w:val="24"/>
        </w:rPr>
        <w:t>ư</w:t>
      </w:r>
      <w:r w:rsidRPr="00253A75">
        <w:rPr>
          <w:rFonts w:ascii="Times New Roman" w:hAnsi="Times New Roman"/>
          <w:sz w:val="24"/>
          <w:szCs w:val="24"/>
        </w:rPr>
        <w:t>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để</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cải</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thiện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hiệu</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suất</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của</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mô</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hình</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và</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giảm</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thiểu</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thời</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gian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và</w:t>
      </w:r>
      <w:proofErr w:type="spellEnd"/>
      <w:r w:rsidRPr="00253A75">
        <w:rPr>
          <w:rFonts w:ascii="Times New Roman" w:hAnsi="Times New Roman"/>
          <w:sz w:val="24"/>
          <w:szCs w:val="24"/>
        </w:rPr>
        <w:t xml:space="preserve"> chi </w:t>
      </w:r>
      <w:proofErr w:type="spellStart"/>
      <w:r w:rsidRPr="00253A75">
        <w:rPr>
          <w:rFonts w:ascii="Times New Roman" w:hAnsi="Times New Roman"/>
          <w:sz w:val="24"/>
          <w:szCs w:val="24"/>
        </w:rPr>
        <w:t>phí</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tính</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toán</w:t>
      </w:r>
      <w:proofErr w:type="spellEnd"/>
      <w:r w:rsidRPr="00253A75">
        <w:rPr>
          <w:rFonts w:ascii="Times New Roman" w:hAnsi="Times New Roman"/>
          <w:sz w:val="24"/>
          <w:szCs w:val="24"/>
        </w:rPr>
        <w:t>.</w:t>
      </w:r>
    </w:p>
    <w:p w14:paraId="0C5BB73C" w14:textId="289650FE" w:rsidR="00DB5914" w:rsidRPr="00DB5914" w:rsidRDefault="00DB5914" w:rsidP="00194FDD">
      <w:pPr>
        <w:spacing w:after="0" w:line="360" w:lineRule="auto"/>
        <w:rPr>
          <w:rFonts w:ascii="Times New Roman" w:hAnsi="Times New Roman"/>
          <w:sz w:val="24"/>
          <w:szCs w:val="24"/>
        </w:rPr>
      </w:pPr>
      <w:r w:rsidRPr="00DB5914">
        <w:rPr>
          <w:rFonts w:ascii="Times New Roman" w:hAnsi="Times New Roman"/>
          <w:sz w:val="24"/>
          <w:szCs w:val="24"/>
        </w:rPr>
        <w:t xml:space="preserve">Feature Selection </w:t>
      </w:r>
      <w:proofErr w:type="spellStart"/>
      <w:r w:rsidRPr="00DB5914">
        <w:rPr>
          <w:rFonts w:ascii="Times New Roman" w:hAnsi="Times New Roman"/>
          <w:sz w:val="24"/>
          <w:szCs w:val="24"/>
        </w:rPr>
        <w:t>và</w:t>
      </w:r>
      <w:proofErr w:type="spellEnd"/>
      <w:r w:rsidRPr="00DB5914">
        <w:rPr>
          <w:rFonts w:ascii="Times New Roman" w:hAnsi="Times New Roman"/>
          <w:sz w:val="24"/>
          <w:szCs w:val="24"/>
        </w:rPr>
        <w:t xml:space="preserve"> Dimensionality Reduction </w:t>
      </w:r>
      <w:proofErr w:type="spellStart"/>
      <w:r w:rsidRPr="00DB5914">
        <w:rPr>
          <w:rFonts w:ascii="Times New Roman" w:hAnsi="Times New Roman"/>
          <w:sz w:val="24"/>
          <w:szCs w:val="24"/>
        </w:rPr>
        <w:t>th</w:t>
      </w:r>
      <w:r w:rsidRPr="00DB5914">
        <w:rPr>
          <w:rFonts w:ascii="Times New Roman" w:hAnsi="Times New Roman" w:hint="eastAsia"/>
          <w:sz w:val="24"/>
          <w:szCs w:val="24"/>
        </w:rPr>
        <w:t>ư</w:t>
      </w:r>
      <w:r w:rsidRPr="00DB5914">
        <w:rPr>
          <w:rFonts w:ascii="Times New Roman" w:hAnsi="Times New Roman"/>
          <w:sz w:val="24"/>
          <w:szCs w:val="24"/>
        </w:rPr>
        <w:t>ờng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đ</w:t>
      </w:r>
      <w:r w:rsidRPr="00DB5914">
        <w:rPr>
          <w:rFonts w:ascii="Times New Roman" w:hAnsi="Times New Roman" w:hint="eastAsia"/>
          <w:sz w:val="24"/>
          <w:szCs w:val="24"/>
        </w:rPr>
        <w:t>ư</w:t>
      </w:r>
      <w:r w:rsidRPr="00DB5914">
        <w:rPr>
          <w:rFonts w:ascii="Times New Roman" w:hAnsi="Times New Roman"/>
          <w:sz w:val="24"/>
          <w:szCs w:val="24"/>
        </w:rPr>
        <w:t>ợc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nhắc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đến</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cùng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nhau</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nh</w:t>
      </w:r>
      <w:r w:rsidRPr="00DB5914">
        <w:rPr>
          <w:rFonts w:ascii="Times New Roman" w:hAnsi="Times New Roman" w:hint="eastAsia"/>
          <w:sz w:val="24"/>
          <w:szCs w:val="24"/>
        </w:rPr>
        <w:t>ư</w:t>
      </w:r>
      <w:r w:rsidRPr="00DB5914">
        <w:rPr>
          <w:rFonts w:ascii="Times New Roman" w:hAnsi="Times New Roman"/>
          <w:sz w:val="24"/>
          <w:szCs w:val="24"/>
        </w:rPr>
        <w:t>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chúng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có</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điểm</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khác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biệt</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nh</w:t>
      </w:r>
      <w:r w:rsidRPr="00DB5914">
        <w:rPr>
          <w:rFonts w:ascii="Times New Roman" w:hAnsi="Times New Roman" w:hint="eastAsia"/>
          <w:sz w:val="24"/>
          <w:szCs w:val="24"/>
        </w:rPr>
        <w:t>ư</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sau</w:t>
      </w:r>
      <w:proofErr w:type="spellEnd"/>
      <w:r w:rsidRPr="00DB5914">
        <w:rPr>
          <w:rFonts w:ascii="Times New Roman" w:hAnsi="Times New Roman"/>
          <w:sz w:val="24"/>
          <w:szCs w:val="24"/>
        </w:rPr>
        <w:t>:</w:t>
      </w:r>
    </w:p>
    <w:p w14:paraId="3591224F" w14:textId="77777777" w:rsidR="00DB5914" w:rsidRPr="00253A75" w:rsidRDefault="00DB5914" w:rsidP="00194FDD">
      <w:pPr>
        <w:pStyle w:val="ListParagraph"/>
        <w:numPr>
          <w:ilvl w:val="0"/>
          <w:numId w:val="10"/>
        </w:numPr>
        <w:spacing w:after="0" w:line="360" w:lineRule="auto"/>
        <w:rPr>
          <w:rFonts w:ascii="Times New Roman" w:hAnsi="Times New Roman"/>
          <w:sz w:val="24"/>
          <w:szCs w:val="24"/>
        </w:rPr>
      </w:pPr>
      <w:r w:rsidRPr="00253A75">
        <w:rPr>
          <w:rFonts w:ascii="Times New Roman" w:hAnsi="Times New Roman"/>
          <w:sz w:val="24"/>
          <w:szCs w:val="24"/>
        </w:rPr>
        <w:t xml:space="preserve">Feature Selection: </w:t>
      </w:r>
      <w:proofErr w:type="spellStart"/>
      <w:r w:rsidRPr="00253A75">
        <w:rPr>
          <w:rFonts w:ascii="Times New Roman" w:hAnsi="Times New Roman"/>
          <w:sz w:val="24"/>
          <w:szCs w:val="24"/>
        </w:rPr>
        <w:t>Giảm</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số</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w:t>
      </w:r>
      <w:r w:rsidRPr="00253A75">
        <w:rPr>
          <w:rFonts w:ascii="Times New Roman" w:hAnsi="Times New Roman" w:hint="eastAsia"/>
          <w:sz w:val="24"/>
          <w:szCs w:val="24"/>
        </w:rPr>
        <w:t>ư</w:t>
      </w:r>
      <w:r w:rsidRPr="00253A75">
        <w:rPr>
          <w:rFonts w:ascii="Times New Roman" w:hAnsi="Times New Roman"/>
          <w:sz w:val="24"/>
          <w:szCs w:val="24"/>
        </w:rPr>
        <w:t>ợng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đặc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w:t>
      </w:r>
      <w:r w:rsidRPr="00253A75">
        <w:rPr>
          <w:rFonts w:ascii="Times New Roman" w:hAnsi="Times New Roman" w:hint="eastAsia"/>
          <w:sz w:val="24"/>
          <w:szCs w:val="24"/>
        </w:rPr>
        <w:t>ư</w:t>
      </w:r>
      <w:r w:rsidRPr="00253A75">
        <w:rPr>
          <w:rFonts w:ascii="Times New Roman" w:hAnsi="Times New Roman"/>
          <w:sz w:val="24"/>
          <w:szCs w:val="24"/>
        </w:rPr>
        <w:t>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bằng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cách</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loại</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bỏ</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các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đặc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w:t>
      </w:r>
      <w:r w:rsidRPr="00253A75">
        <w:rPr>
          <w:rFonts w:ascii="Times New Roman" w:hAnsi="Times New Roman" w:hint="eastAsia"/>
          <w:sz w:val="24"/>
          <w:szCs w:val="24"/>
        </w:rPr>
        <w:t>ư</w:t>
      </w:r>
      <w:r w:rsidRPr="00253A75">
        <w:rPr>
          <w:rFonts w:ascii="Times New Roman" w:hAnsi="Times New Roman"/>
          <w:sz w:val="24"/>
          <w:szCs w:val="24"/>
        </w:rPr>
        <w:t>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không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quan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trọng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không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ảnh</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h</w:t>
      </w:r>
      <w:r w:rsidRPr="00253A75">
        <w:rPr>
          <w:rFonts w:ascii="Times New Roman" w:hAnsi="Times New Roman" w:hint="eastAsia"/>
          <w:sz w:val="24"/>
          <w:szCs w:val="24"/>
        </w:rPr>
        <w:t>ư</w:t>
      </w:r>
      <w:r w:rsidRPr="00253A75">
        <w:rPr>
          <w:rFonts w:ascii="Times New Roman" w:hAnsi="Times New Roman"/>
          <w:sz w:val="24"/>
          <w:szCs w:val="24"/>
        </w:rPr>
        <w:t>ởng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đến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mục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tiêu</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dự</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đoán</w:t>
      </w:r>
      <w:proofErr w:type="spellEnd"/>
      <w:r w:rsidRPr="00253A75">
        <w:rPr>
          <w:rFonts w:ascii="Times New Roman" w:hAnsi="Times New Roman"/>
          <w:sz w:val="24"/>
          <w:szCs w:val="24"/>
        </w:rPr>
        <w:t xml:space="preserve">. Các </w:t>
      </w:r>
      <w:proofErr w:type="spellStart"/>
      <w:r w:rsidRPr="00253A75">
        <w:rPr>
          <w:rFonts w:ascii="Times New Roman" w:hAnsi="Times New Roman"/>
          <w:sz w:val="24"/>
          <w:szCs w:val="24"/>
        </w:rPr>
        <w:t>đặc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w:t>
      </w:r>
      <w:r w:rsidRPr="00253A75">
        <w:rPr>
          <w:rFonts w:ascii="Times New Roman" w:hAnsi="Times New Roman" w:hint="eastAsia"/>
          <w:sz w:val="24"/>
          <w:szCs w:val="24"/>
        </w:rPr>
        <w:t>ư</w:t>
      </w:r>
      <w:r w:rsidRPr="00253A75">
        <w:rPr>
          <w:rFonts w:ascii="Times New Roman" w:hAnsi="Times New Roman"/>
          <w:sz w:val="24"/>
          <w:szCs w:val="24"/>
        </w:rPr>
        <w:t>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còn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lại</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vẫn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là</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các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đặc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w:t>
      </w:r>
      <w:r w:rsidRPr="00253A75">
        <w:rPr>
          <w:rFonts w:ascii="Times New Roman" w:hAnsi="Times New Roman" w:hint="eastAsia"/>
          <w:sz w:val="24"/>
          <w:szCs w:val="24"/>
        </w:rPr>
        <w:t>ư</w:t>
      </w:r>
      <w:r w:rsidRPr="00253A75">
        <w:rPr>
          <w:rFonts w:ascii="Times New Roman" w:hAnsi="Times New Roman"/>
          <w:sz w:val="24"/>
          <w:szCs w:val="24"/>
        </w:rPr>
        <w:t>ng</w:t>
      </w:r>
      <w:proofErr w:type="spellEnd"/>
      <w:r w:rsidRPr="00253A75">
        <w:rPr>
          <w:rFonts w:ascii="Times New Roman" w:hAnsi="Times New Roman"/>
          <w:sz w:val="24"/>
          <w:szCs w:val="24"/>
        </w:rPr>
        <w:t xml:space="preserve"> ban </w:t>
      </w:r>
      <w:proofErr w:type="spellStart"/>
      <w:r w:rsidRPr="00253A75">
        <w:rPr>
          <w:rFonts w:ascii="Times New Roman" w:hAnsi="Times New Roman"/>
          <w:sz w:val="24"/>
          <w:szCs w:val="24"/>
        </w:rPr>
        <w:t>đầu</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trong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tập</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dữ</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liệu</w:t>
      </w:r>
      <w:proofErr w:type="spellEnd"/>
      <w:r w:rsidRPr="00253A75">
        <w:rPr>
          <w:rFonts w:ascii="Times New Roman" w:hAnsi="Times New Roman"/>
          <w:sz w:val="24"/>
          <w:szCs w:val="24"/>
        </w:rPr>
        <w:t>.</w:t>
      </w:r>
    </w:p>
    <w:p w14:paraId="1BDDFC4E" w14:textId="77777777" w:rsidR="00DB5914" w:rsidRDefault="00DB5914" w:rsidP="00194FDD">
      <w:pPr>
        <w:pStyle w:val="ListParagraph"/>
        <w:numPr>
          <w:ilvl w:val="0"/>
          <w:numId w:val="10"/>
        </w:numPr>
        <w:spacing w:after="0" w:line="360" w:lineRule="auto"/>
        <w:rPr>
          <w:rFonts w:ascii="Times New Roman" w:hAnsi="Times New Roman"/>
          <w:sz w:val="24"/>
          <w:szCs w:val="24"/>
        </w:rPr>
      </w:pPr>
      <w:r w:rsidRPr="00253A75">
        <w:rPr>
          <w:rFonts w:ascii="Times New Roman" w:hAnsi="Times New Roman"/>
          <w:sz w:val="24"/>
          <w:szCs w:val="24"/>
        </w:rPr>
        <w:t xml:space="preserve">Dimensionality Reduction: </w:t>
      </w:r>
      <w:proofErr w:type="spellStart"/>
      <w:r w:rsidRPr="00253A75">
        <w:rPr>
          <w:rFonts w:ascii="Times New Roman" w:hAnsi="Times New Roman"/>
          <w:sz w:val="24"/>
          <w:szCs w:val="24"/>
        </w:rPr>
        <w:t>Giảm</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số</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w:t>
      </w:r>
      <w:r w:rsidRPr="00253A75">
        <w:rPr>
          <w:rFonts w:ascii="Times New Roman" w:hAnsi="Times New Roman" w:hint="eastAsia"/>
          <w:sz w:val="24"/>
          <w:szCs w:val="24"/>
        </w:rPr>
        <w:t>ư</w:t>
      </w:r>
      <w:r w:rsidRPr="00253A75">
        <w:rPr>
          <w:rFonts w:ascii="Times New Roman" w:hAnsi="Times New Roman"/>
          <w:sz w:val="24"/>
          <w:szCs w:val="24"/>
        </w:rPr>
        <w:t>ợng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đặc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w:t>
      </w:r>
      <w:r w:rsidRPr="00253A75">
        <w:rPr>
          <w:rFonts w:ascii="Times New Roman" w:hAnsi="Times New Roman" w:hint="eastAsia"/>
          <w:sz w:val="24"/>
          <w:szCs w:val="24"/>
        </w:rPr>
        <w:t>ư</w:t>
      </w:r>
      <w:r w:rsidRPr="00253A75">
        <w:rPr>
          <w:rFonts w:ascii="Times New Roman" w:hAnsi="Times New Roman"/>
          <w:sz w:val="24"/>
          <w:szCs w:val="24"/>
        </w:rPr>
        <w:t>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bằng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cách</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ánh</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xạ</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dữ</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liệu</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từ</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không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gian</w:t>
      </w:r>
      <w:proofErr w:type="spellEnd"/>
      <w:r w:rsidRPr="00253A75">
        <w:rPr>
          <w:rFonts w:ascii="Times New Roman" w:hAnsi="Times New Roman"/>
          <w:sz w:val="24"/>
          <w:szCs w:val="24"/>
        </w:rPr>
        <w:t xml:space="preserve"> ban </w:t>
      </w:r>
      <w:proofErr w:type="spellStart"/>
      <w:r w:rsidRPr="00253A75">
        <w:rPr>
          <w:rFonts w:ascii="Times New Roman" w:hAnsi="Times New Roman"/>
          <w:sz w:val="24"/>
          <w:szCs w:val="24"/>
        </w:rPr>
        <w:t>đầu</w:t>
      </w:r>
      <w:proofErr w:type="spellEnd"/>
      <w:r w:rsidRPr="00253A75">
        <w:rPr>
          <w:rFonts w:ascii="Times New Roman" w:hAnsi="Times New Roman"/>
          <w:sz w:val="24"/>
          <w:szCs w:val="24"/>
        </w:rPr>
        <w:t xml:space="preserve"> sang </w:t>
      </w:r>
      <w:proofErr w:type="spellStart"/>
      <w:r w:rsidRPr="00253A75">
        <w:rPr>
          <w:rFonts w:ascii="Times New Roman" w:hAnsi="Times New Roman"/>
          <w:sz w:val="24"/>
          <w:szCs w:val="24"/>
        </w:rPr>
        <w:t>không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gian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có</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số</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chiều</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nhỏ</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h</w:t>
      </w:r>
      <w:r w:rsidRPr="00253A75">
        <w:rPr>
          <w:rFonts w:ascii="Times New Roman" w:hAnsi="Times New Roman" w:hint="eastAsia"/>
          <w:sz w:val="24"/>
          <w:szCs w:val="24"/>
        </w:rPr>
        <w:t>ơ</w:t>
      </w:r>
      <w:r w:rsidRPr="00253A75">
        <w:rPr>
          <w:rFonts w:ascii="Times New Roman" w:hAnsi="Times New Roman"/>
          <w:sz w:val="24"/>
          <w:szCs w:val="24"/>
        </w:rPr>
        <w:t>n</w:t>
      </w:r>
      <w:proofErr w:type="spellEnd"/>
      <w:r w:rsidRPr="00253A75">
        <w:rPr>
          <w:rFonts w:ascii="Times New Roman" w:hAnsi="Times New Roman"/>
          <w:sz w:val="24"/>
          <w:szCs w:val="24"/>
        </w:rPr>
        <w:t xml:space="preserve">. Các </w:t>
      </w:r>
      <w:proofErr w:type="spellStart"/>
      <w:r w:rsidRPr="00253A75">
        <w:rPr>
          <w:rFonts w:ascii="Times New Roman" w:hAnsi="Times New Roman"/>
          <w:sz w:val="24"/>
          <w:szCs w:val="24"/>
        </w:rPr>
        <w:t>đặc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w:t>
      </w:r>
      <w:r w:rsidRPr="00253A75">
        <w:rPr>
          <w:rFonts w:ascii="Times New Roman" w:hAnsi="Times New Roman" w:hint="eastAsia"/>
          <w:sz w:val="24"/>
          <w:szCs w:val="24"/>
        </w:rPr>
        <w:t>ư</w:t>
      </w:r>
      <w:r w:rsidRPr="00253A75">
        <w:rPr>
          <w:rFonts w:ascii="Times New Roman" w:hAnsi="Times New Roman"/>
          <w:sz w:val="24"/>
          <w:szCs w:val="24"/>
        </w:rPr>
        <w:t>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mới</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w:t>
      </w:r>
      <w:r w:rsidRPr="00253A75">
        <w:rPr>
          <w:rFonts w:ascii="Times New Roman" w:hAnsi="Times New Roman" w:hint="eastAsia"/>
          <w:sz w:val="24"/>
          <w:szCs w:val="24"/>
        </w:rPr>
        <w:t>ư</w:t>
      </w:r>
      <w:r w:rsidRPr="00253A75">
        <w:rPr>
          <w:rFonts w:ascii="Times New Roman" w:hAnsi="Times New Roman"/>
          <w:sz w:val="24"/>
          <w:szCs w:val="24"/>
        </w:rPr>
        <w:t>ợc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tạo</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ra</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và</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không</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nhất</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thiết</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phải</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giữ</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nguyên</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các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đặc</w:t>
      </w:r>
      <w:proofErr w:type="spellEnd"/>
      <w:r w:rsidRPr="00253A75">
        <w:rPr>
          <w:rFonts w:ascii="Times New Roman" w:hAnsi="Times New Roman"/>
          <w:sz w:val="24"/>
          <w:szCs w:val="24"/>
        </w:rPr>
        <w:t xml:space="preserve"> </w:t>
      </w:r>
      <w:proofErr w:type="spellStart"/>
      <w:r w:rsidRPr="00253A75">
        <w:rPr>
          <w:rFonts w:ascii="Times New Roman" w:hAnsi="Times New Roman"/>
          <w:sz w:val="24"/>
          <w:szCs w:val="24"/>
        </w:rPr>
        <w:t>tr</w:t>
      </w:r>
      <w:r w:rsidRPr="00253A75">
        <w:rPr>
          <w:rFonts w:ascii="Times New Roman" w:hAnsi="Times New Roman" w:hint="eastAsia"/>
          <w:sz w:val="24"/>
          <w:szCs w:val="24"/>
        </w:rPr>
        <w:t>ư</w:t>
      </w:r>
      <w:r w:rsidRPr="00253A75">
        <w:rPr>
          <w:rFonts w:ascii="Times New Roman" w:hAnsi="Times New Roman"/>
          <w:sz w:val="24"/>
          <w:szCs w:val="24"/>
        </w:rPr>
        <w:t>ng</w:t>
      </w:r>
      <w:proofErr w:type="spellEnd"/>
      <w:r w:rsidRPr="00253A75">
        <w:rPr>
          <w:rFonts w:ascii="Times New Roman" w:hAnsi="Times New Roman"/>
          <w:sz w:val="24"/>
          <w:szCs w:val="24"/>
        </w:rPr>
        <w:t xml:space="preserve"> ban </w:t>
      </w:r>
      <w:proofErr w:type="spellStart"/>
      <w:r w:rsidRPr="00253A75">
        <w:rPr>
          <w:rFonts w:ascii="Times New Roman" w:hAnsi="Times New Roman"/>
          <w:sz w:val="24"/>
          <w:szCs w:val="24"/>
        </w:rPr>
        <w:t>đầu</w:t>
      </w:r>
      <w:proofErr w:type="spellEnd"/>
      <w:r w:rsidRPr="00253A75">
        <w:rPr>
          <w:rFonts w:ascii="Times New Roman" w:hAnsi="Times New Roman"/>
          <w:sz w:val="24"/>
          <w:szCs w:val="24"/>
        </w:rPr>
        <w:t>.</w:t>
      </w:r>
    </w:p>
    <w:p w14:paraId="01C3E17C" w14:textId="77777777" w:rsidR="0083703A" w:rsidRDefault="0083703A" w:rsidP="00194FDD">
      <w:pPr>
        <w:pStyle w:val="ListParagraph"/>
        <w:spacing w:after="0" w:line="360" w:lineRule="auto"/>
        <w:rPr>
          <w:rFonts w:ascii="Times New Roman" w:hAnsi="Times New Roman"/>
          <w:sz w:val="24"/>
          <w:szCs w:val="24"/>
        </w:rPr>
      </w:pPr>
    </w:p>
    <w:p w14:paraId="5E8E45C7" w14:textId="50F34B36" w:rsidR="00253A75" w:rsidRPr="00004E0E" w:rsidRDefault="00533A2F" w:rsidP="005807A8">
      <w:pPr>
        <w:pStyle w:val="ListParagraph"/>
        <w:numPr>
          <w:ilvl w:val="1"/>
          <w:numId w:val="66"/>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w:t>
      </w:r>
      <w:r w:rsidR="008D461B" w:rsidRPr="00004E0E">
        <w:rPr>
          <w:rFonts w:ascii="Times New Roman" w:hAnsi="Times New Roman"/>
          <w:b/>
          <w:bCs/>
          <w:sz w:val="28"/>
          <w:szCs w:val="28"/>
        </w:rPr>
        <w:t xml:space="preserve">Các </w:t>
      </w:r>
      <w:proofErr w:type="spellStart"/>
      <w:r w:rsidR="008D461B" w:rsidRPr="00004E0E">
        <w:rPr>
          <w:rFonts w:ascii="Times New Roman" w:hAnsi="Times New Roman"/>
          <w:b/>
          <w:bCs/>
          <w:sz w:val="28"/>
          <w:szCs w:val="28"/>
        </w:rPr>
        <w:t>phương</w:t>
      </w:r>
      <w:proofErr w:type="spellEnd"/>
      <w:r w:rsidR="008D461B" w:rsidRPr="00004E0E">
        <w:rPr>
          <w:rFonts w:ascii="Times New Roman" w:hAnsi="Times New Roman"/>
          <w:b/>
          <w:bCs/>
          <w:sz w:val="28"/>
          <w:szCs w:val="28"/>
        </w:rPr>
        <w:t xml:space="preserve"> </w:t>
      </w:r>
      <w:proofErr w:type="spellStart"/>
      <w:r w:rsidR="008D461B" w:rsidRPr="00004E0E">
        <w:rPr>
          <w:rFonts w:ascii="Times New Roman" w:hAnsi="Times New Roman"/>
          <w:b/>
          <w:bCs/>
          <w:sz w:val="28"/>
          <w:szCs w:val="28"/>
        </w:rPr>
        <w:t>pháp</w:t>
      </w:r>
      <w:proofErr w:type="spellEnd"/>
      <w:r w:rsidR="008D461B" w:rsidRPr="00004E0E">
        <w:rPr>
          <w:rFonts w:ascii="Times New Roman" w:hAnsi="Times New Roman"/>
          <w:b/>
          <w:bCs/>
          <w:sz w:val="28"/>
          <w:szCs w:val="28"/>
        </w:rPr>
        <w:t xml:space="preserve"> </w:t>
      </w:r>
      <w:proofErr w:type="spellStart"/>
      <w:r w:rsidR="008D461B" w:rsidRPr="00004E0E">
        <w:rPr>
          <w:rFonts w:ascii="Times New Roman" w:hAnsi="Times New Roman"/>
          <w:b/>
          <w:bCs/>
          <w:sz w:val="28"/>
          <w:szCs w:val="28"/>
        </w:rPr>
        <w:t>thực</w:t>
      </w:r>
      <w:proofErr w:type="spellEnd"/>
      <w:r w:rsidR="008D461B" w:rsidRPr="00004E0E">
        <w:rPr>
          <w:rFonts w:ascii="Times New Roman" w:hAnsi="Times New Roman"/>
          <w:b/>
          <w:bCs/>
          <w:sz w:val="28"/>
          <w:szCs w:val="28"/>
        </w:rPr>
        <w:t xml:space="preserve"> </w:t>
      </w:r>
      <w:proofErr w:type="spellStart"/>
      <w:r w:rsidR="008D461B" w:rsidRPr="00004E0E">
        <w:rPr>
          <w:rFonts w:ascii="Times New Roman" w:hAnsi="Times New Roman"/>
          <w:b/>
          <w:bCs/>
          <w:sz w:val="28"/>
          <w:szCs w:val="28"/>
        </w:rPr>
        <w:t>hiện</w:t>
      </w:r>
      <w:proofErr w:type="spellEnd"/>
      <w:r w:rsidR="008D461B" w:rsidRPr="00004E0E">
        <w:rPr>
          <w:rFonts w:ascii="Times New Roman" w:hAnsi="Times New Roman"/>
          <w:b/>
          <w:bCs/>
          <w:sz w:val="28"/>
          <w:szCs w:val="28"/>
        </w:rPr>
        <w:t xml:space="preserve"> Feature Selection</w:t>
      </w:r>
    </w:p>
    <w:p w14:paraId="5BA61DFF" w14:textId="16E66F53" w:rsidR="00DB5914" w:rsidRPr="00DB5914" w:rsidRDefault="00DB5914" w:rsidP="00194FDD">
      <w:pPr>
        <w:spacing w:after="0" w:line="360" w:lineRule="auto"/>
        <w:rPr>
          <w:rFonts w:ascii="Times New Roman" w:hAnsi="Times New Roman"/>
          <w:sz w:val="24"/>
          <w:szCs w:val="24"/>
        </w:rPr>
      </w:pPr>
      <w:proofErr w:type="spellStart"/>
      <w:r w:rsidRPr="00DB5914">
        <w:rPr>
          <w:rFonts w:ascii="Times New Roman" w:hAnsi="Times New Roman"/>
          <w:sz w:val="24"/>
          <w:szCs w:val="24"/>
        </w:rPr>
        <w:t>Có</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hai</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ph</w:t>
      </w:r>
      <w:r w:rsidRPr="00DB5914">
        <w:rPr>
          <w:rFonts w:ascii="Times New Roman" w:hAnsi="Times New Roman" w:hint="eastAsia"/>
          <w:sz w:val="24"/>
          <w:szCs w:val="24"/>
        </w:rPr>
        <w:t>ươ</w:t>
      </w:r>
      <w:r w:rsidRPr="00DB5914">
        <w:rPr>
          <w:rFonts w:ascii="Times New Roman" w:hAnsi="Times New Roman"/>
          <w:sz w:val="24"/>
          <w:szCs w:val="24"/>
        </w:rPr>
        <w:t>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pháp</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chính</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để</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thực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hiện</w:t>
      </w:r>
      <w:proofErr w:type="spellEnd"/>
      <w:r w:rsidRPr="00DB5914">
        <w:rPr>
          <w:rFonts w:ascii="Times New Roman" w:hAnsi="Times New Roman"/>
          <w:sz w:val="24"/>
          <w:szCs w:val="24"/>
        </w:rPr>
        <w:t xml:space="preserve"> Feature Selection:</w:t>
      </w:r>
    </w:p>
    <w:p w14:paraId="51B89740" w14:textId="0F0913EC" w:rsidR="00DB5914" w:rsidRPr="00486BA9" w:rsidRDefault="00DB5914" w:rsidP="005807A8">
      <w:pPr>
        <w:pStyle w:val="ListParagraph"/>
        <w:numPr>
          <w:ilvl w:val="0"/>
          <w:numId w:val="61"/>
        </w:numPr>
        <w:spacing w:after="0" w:line="360" w:lineRule="auto"/>
        <w:rPr>
          <w:rFonts w:ascii="Times New Roman" w:hAnsi="Times New Roman"/>
          <w:sz w:val="24"/>
          <w:szCs w:val="24"/>
        </w:rPr>
      </w:pPr>
      <w:r w:rsidRPr="00486BA9">
        <w:rPr>
          <w:rFonts w:ascii="Times New Roman" w:hAnsi="Times New Roman"/>
          <w:sz w:val="24"/>
          <w:szCs w:val="24"/>
          <w:u w:val="single"/>
        </w:rPr>
        <w:t>Supervised:</w:t>
      </w:r>
      <w:r w:rsidRPr="00486BA9">
        <w:rPr>
          <w:rFonts w:ascii="Times New Roman" w:hAnsi="Times New Roman"/>
          <w:sz w:val="24"/>
          <w:szCs w:val="24"/>
        </w:rPr>
        <w:t xml:space="preserve"> </w:t>
      </w:r>
      <w:proofErr w:type="spellStart"/>
      <w:r w:rsidRPr="00486BA9">
        <w:rPr>
          <w:rFonts w:ascii="Times New Roman" w:hAnsi="Times New Roman"/>
          <w:sz w:val="24"/>
          <w:szCs w:val="24"/>
        </w:rPr>
        <w:t>Sử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dụng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nhãn</w:t>
      </w:r>
      <w:proofErr w:type="spellEnd"/>
      <w:r w:rsidRPr="00486BA9">
        <w:rPr>
          <w:rFonts w:ascii="Times New Roman" w:hAnsi="Times New Roman"/>
          <w:sz w:val="24"/>
          <w:szCs w:val="24"/>
        </w:rPr>
        <w:t xml:space="preserve"> (target variable) </w:t>
      </w:r>
      <w:proofErr w:type="spellStart"/>
      <w:r w:rsidRPr="00486BA9">
        <w:rPr>
          <w:rFonts w:ascii="Times New Roman" w:hAnsi="Times New Roman"/>
          <w:sz w:val="24"/>
          <w:szCs w:val="24"/>
        </w:rPr>
        <w:t>để</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chọn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đặc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w:t>
      </w:r>
      <w:r w:rsidRPr="00486BA9">
        <w:rPr>
          <w:rFonts w:ascii="Times New Roman" w:hAnsi="Times New Roman" w:hint="eastAsia"/>
          <w:sz w:val="24"/>
          <w:szCs w:val="24"/>
        </w:rPr>
        <w:t>ư</w:t>
      </w:r>
      <w:r w:rsidRPr="00486BA9">
        <w:rPr>
          <w:rFonts w:ascii="Times New Roman" w:hAnsi="Times New Roman"/>
          <w:sz w:val="24"/>
          <w:szCs w:val="24"/>
        </w:rPr>
        <w:t>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quan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trọng</w:t>
      </w:r>
      <w:proofErr w:type="spellEnd"/>
      <w:r w:rsidRPr="00486BA9">
        <w:rPr>
          <w:rFonts w:ascii="Times New Roman" w:hAnsi="Times New Roman"/>
          <w:sz w:val="24"/>
          <w:szCs w:val="24"/>
        </w:rPr>
        <w:t>.</w:t>
      </w:r>
    </w:p>
    <w:p w14:paraId="318F668A" w14:textId="77777777" w:rsidR="00DB5914" w:rsidRPr="008D461B" w:rsidRDefault="00DB5914" w:rsidP="005807A8">
      <w:pPr>
        <w:pStyle w:val="ListParagraph"/>
        <w:numPr>
          <w:ilvl w:val="0"/>
          <w:numId w:val="62"/>
        </w:numPr>
        <w:spacing w:after="0" w:line="360" w:lineRule="auto"/>
        <w:rPr>
          <w:rFonts w:ascii="Times New Roman" w:hAnsi="Times New Roman"/>
          <w:sz w:val="24"/>
          <w:szCs w:val="24"/>
        </w:rPr>
      </w:pPr>
      <w:r w:rsidRPr="008D461B">
        <w:rPr>
          <w:rFonts w:ascii="Times New Roman" w:hAnsi="Times New Roman"/>
          <w:sz w:val="24"/>
          <w:szCs w:val="24"/>
        </w:rPr>
        <w:t xml:space="preserve">Intrinsic: </w:t>
      </w:r>
      <w:proofErr w:type="spellStart"/>
      <w:r w:rsidRPr="008D461B">
        <w:rPr>
          <w:rFonts w:ascii="Times New Roman" w:hAnsi="Times New Roman"/>
          <w:sz w:val="24"/>
          <w:szCs w:val="24"/>
        </w:rPr>
        <w:t>Thực</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hiện</w:t>
      </w:r>
      <w:proofErr w:type="spellEnd"/>
      <w:r w:rsidRPr="008D461B">
        <w:rPr>
          <w:rFonts w:ascii="Times New Roman" w:hAnsi="Times New Roman"/>
          <w:sz w:val="24"/>
          <w:szCs w:val="24"/>
        </w:rPr>
        <w:t xml:space="preserve"> Feature Selection </w:t>
      </w:r>
      <w:proofErr w:type="spellStart"/>
      <w:r w:rsidRPr="008D461B">
        <w:rPr>
          <w:rFonts w:ascii="Times New Roman" w:hAnsi="Times New Roman"/>
          <w:sz w:val="24"/>
          <w:szCs w:val="24"/>
        </w:rPr>
        <w:t>trong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quá</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trình</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huấn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luyện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mô</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hình</w:t>
      </w:r>
      <w:proofErr w:type="spellEnd"/>
      <w:r w:rsidRPr="008D461B">
        <w:rPr>
          <w:rFonts w:ascii="Times New Roman" w:hAnsi="Times New Roman"/>
          <w:sz w:val="24"/>
          <w:szCs w:val="24"/>
        </w:rPr>
        <w:t>.</w:t>
      </w:r>
    </w:p>
    <w:p w14:paraId="655D9260" w14:textId="77777777" w:rsidR="00DB5914" w:rsidRPr="008D461B" w:rsidRDefault="00DB5914" w:rsidP="005807A8">
      <w:pPr>
        <w:pStyle w:val="ListParagraph"/>
        <w:numPr>
          <w:ilvl w:val="0"/>
          <w:numId w:val="62"/>
        </w:numPr>
        <w:spacing w:after="0" w:line="360" w:lineRule="auto"/>
        <w:rPr>
          <w:rFonts w:ascii="Times New Roman" w:hAnsi="Times New Roman"/>
          <w:sz w:val="24"/>
          <w:szCs w:val="24"/>
        </w:rPr>
      </w:pPr>
      <w:r w:rsidRPr="008D461B">
        <w:rPr>
          <w:rFonts w:ascii="Times New Roman" w:hAnsi="Times New Roman"/>
          <w:sz w:val="24"/>
          <w:szCs w:val="24"/>
        </w:rPr>
        <w:t xml:space="preserve">Filter: </w:t>
      </w:r>
      <w:proofErr w:type="spellStart"/>
      <w:r w:rsidRPr="008D461B">
        <w:rPr>
          <w:rFonts w:ascii="Times New Roman" w:hAnsi="Times New Roman"/>
          <w:sz w:val="24"/>
          <w:szCs w:val="24"/>
        </w:rPr>
        <w:t>Chọn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ra</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các</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đặc</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tr</w:t>
      </w:r>
      <w:r w:rsidRPr="008D461B">
        <w:rPr>
          <w:rFonts w:ascii="Times New Roman" w:hAnsi="Times New Roman" w:hint="eastAsia"/>
          <w:sz w:val="24"/>
          <w:szCs w:val="24"/>
        </w:rPr>
        <w:t>ư</w:t>
      </w:r>
      <w:r w:rsidRPr="008D461B">
        <w:rPr>
          <w:rFonts w:ascii="Times New Roman" w:hAnsi="Times New Roman"/>
          <w:sz w:val="24"/>
          <w:szCs w:val="24"/>
        </w:rPr>
        <w:t>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dựa</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trên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mối</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quan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hệ</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với</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nhãn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th</w:t>
      </w:r>
      <w:r w:rsidRPr="008D461B">
        <w:rPr>
          <w:rFonts w:ascii="Times New Roman" w:hAnsi="Times New Roman" w:hint="eastAsia"/>
          <w:sz w:val="24"/>
          <w:szCs w:val="24"/>
        </w:rPr>
        <w:t>ư</w:t>
      </w:r>
      <w:r w:rsidRPr="008D461B">
        <w:rPr>
          <w:rFonts w:ascii="Times New Roman" w:hAnsi="Times New Roman"/>
          <w:sz w:val="24"/>
          <w:szCs w:val="24"/>
        </w:rPr>
        <w:t>ờng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sử</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dụng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các</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ph</w:t>
      </w:r>
      <w:r w:rsidRPr="008D461B">
        <w:rPr>
          <w:rFonts w:ascii="Times New Roman" w:hAnsi="Times New Roman" w:hint="eastAsia"/>
          <w:sz w:val="24"/>
          <w:szCs w:val="24"/>
        </w:rPr>
        <w:t>ươ</w:t>
      </w:r>
      <w:r w:rsidRPr="008D461B">
        <w:rPr>
          <w:rFonts w:ascii="Times New Roman" w:hAnsi="Times New Roman"/>
          <w:sz w:val="24"/>
          <w:szCs w:val="24"/>
        </w:rPr>
        <w:t>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pháp</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thống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kê</w:t>
      </w:r>
      <w:proofErr w:type="spellEnd"/>
      <w:r w:rsidRPr="008D461B">
        <w:rPr>
          <w:rFonts w:ascii="Times New Roman" w:hAnsi="Times New Roman"/>
          <w:sz w:val="24"/>
          <w:szCs w:val="24"/>
        </w:rPr>
        <w:t>.</w:t>
      </w:r>
    </w:p>
    <w:p w14:paraId="51C54956" w14:textId="77777777" w:rsidR="00DB5914" w:rsidRPr="008D461B" w:rsidRDefault="00DB5914" w:rsidP="005807A8">
      <w:pPr>
        <w:pStyle w:val="ListParagraph"/>
        <w:numPr>
          <w:ilvl w:val="0"/>
          <w:numId w:val="62"/>
        </w:numPr>
        <w:spacing w:after="0" w:line="360" w:lineRule="auto"/>
        <w:rPr>
          <w:rFonts w:ascii="Times New Roman" w:hAnsi="Times New Roman"/>
          <w:sz w:val="24"/>
          <w:szCs w:val="24"/>
        </w:rPr>
      </w:pPr>
      <w:r w:rsidRPr="008D461B">
        <w:rPr>
          <w:rFonts w:ascii="Times New Roman" w:hAnsi="Times New Roman"/>
          <w:sz w:val="24"/>
          <w:szCs w:val="24"/>
        </w:rPr>
        <w:t xml:space="preserve">Wrapper: </w:t>
      </w:r>
      <w:proofErr w:type="spellStart"/>
      <w:r w:rsidRPr="008D461B">
        <w:rPr>
          <w:rFonts w:ascii="Times New Roman" w:hAnsi="Times New Roman"/>
          <w:sz w:val="24"/>
          <w:szCs w:val="24"/>
        </w:rPr>
        <w:t>Tạo</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ra</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các</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tập</w:t>
      </w:r>
      <w:proofErr w:type="spellEnd"/>
      <w:r w:rsidRPr="008D461B">
        <w:rPr>
          <w:rFonts w:ascii="Times New Roman" w:hAnsi="Times New Roman"/>
          <w:sz w:val="24"/>
          <w:szCs w:val="24"/>
        </w:rPr>
        <w:t xml:space="preserve"> con </w:t>
      </w:r>
      <w:proofErr w:type="spellStart"/>
      <w:r w:rsidRPr="008D461B">
        <w:rPr>
          <w:rFonts w:ascii="Times New Roman" w:hAnsi="Times New Roman"/>
          <w:sz w:val="24"/>
          <w:szCs w:val="24"/>
        </w:rPr>
        <w:t>của</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các</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đặc</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tr</w:t>
      </w:r>
      <w:r w:rsidRPr="008D461B">
        <w:rPr>
          <w:rFonts w:ascii="Times New Roman" w:hAnsi="Times New Roman" w:hint="eastAsia"/>
          <w:sz w:val="24"/>
          <w:szCs w:val="24"/>
        </w:rPr>
        <w:t>ư</w:t>
      </w:r>
      <w:r w:rsidRPr="008D461B">
        <w:rPr>
          <w:rFonts w:ascii="Times New Roman" w:hAnsi="Times New Roman"/>
          <w:sz w:val="24"/>
          <w:szCs w:val="24"/>
        </w:rPr>
        <w:t>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và</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đánh</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giá</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chúng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bằng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cách</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huấn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luyện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mô</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hình</w:t>
      </w:r>
      <w:proofErr w:type="spellEnd"/>
      <w:r w:rsidRPr="008D461B">
        <w:rPr>
          <w:rFonts w:ascii="Times New Roman" w:hAnsi="Times New Roman"/>
          <w:sz w:val="24"/>
          <w:szCs w:val="24"/>
        </w:rPr>
        <w:t>.</w:t>
      </w:r>
    </w:p>
    <w:p w14:paraId="189B47A1" w14:textId="6999FC34" w:rsidR="00DB5914" w:rsidRDefault="00DB5914" w:rsidP="005807A8">
      <w:pPr>
        <w:pStyle w:val="ListParagraph"/>
        <w:numPr>
          <w:ilvl w:val="0"/>
          <w:numId w:val="61"/>
        </w:numPr>
        <w:spacing w:after="0" w:line="360" w:lineRule="auto"/>
        <w:rPr>
          <w:rFonts w:ascii="Times New Roman" w:hAnsi="Times New Roman"/>
          <w:sz w:val="24"/>
          <w:szCs w:val="24"/>
        </w:rPr>
      </w:pPr>
      <w:r w:rsidRPr="00486BA9">
        <w:rPr>
          <w:rFonts w:ascii="Times New Roman" w:hAnsi="Times New Roman"/>
          <w:sz w:val="24"/>
          <w:szCs w:val="24"/>
          <w:u w:val="single"/>
        </w:rPr>
        <w:t>Unsupervised:</w:t>
      </w:r>
      <w:r w:rsidRPr="008D461B">
        <w:rPr>
          <w:rFonts w:ascii="Times New Roman" w:hAnsi="Times New Roman"/>
          <w:sz w:val="24"/>
          <w:szCs w:val="24"/>
        </w:rPr>
        <w:t xml:space="preserve"> </w:t>
      </w:r>
      <w:proofErr w:type="spellStart"/>
      <w:r w:rsidRPr="008D461B">
        <w:rPr>
          <w:rFonts w:ascii="Times New Roman" w:hAnsi="Times New Roman"/>
          <w:sz w:val="24"/>
          <w:szCs w:val="24"/>
        </w:rPr>
        <w:t>Không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sử</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dụng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nhãn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trong</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quá</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trình</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chọn</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đặc</w:t>
      </w:r>
      <w:proofErr w:type="spellEnd"/>
      <w:r w:rsidRPr="008D461B">
        <w:rPr>
          <w:rFonts w:ascii="Times New Roman" w:hAnsi="Times New Roman"/>
          <w:sz w:val="24"/>
          <w:szCs w:val="24"/>
        </w:rPr>
        <w:t xml:space="preserve"> </w:t>
      </w:r>
      <w:proofErr w:type="spellStart"/>
      <w:r w:rsidRPr="008D461B">
        <w:rPr>
          <w:rFonts w:ascii="Times New Roman" w:hAnsi="Times New Roman"/>
          <w:sz w:val="24"/>
          <w:szCs w:val="24"/>
        </w:rPr>
        <w:t>tr</w:t>
      </w:r>
      <w:r w:rsidRPr="008D461B">
        <w:rPr>
          <w:rFonts w:ascii="Times New Roman" w:hAnsi="Times New Roman" w:hint="eastAsia"/>
          <w:sz w:val="24"/>
          <w:szCs w:val="24"/>
        </w:rPr>
        <w:t>ư</w:t>
      </w:r>
      <w:r w:rsidRPr="008D461B">
        <w:rPr>
          <w:rFonts w:ascii="Times New Roman" w:hAnsi="Times New Roman"/>
          <w:sz w:val="24"/>
          <w:szCs w:val="24"/>
        </w:rPr>
        <w:t>ng</w:t>
      </w:r>
      <w:proofErr w:type="spellEnd"/>
      <w:r w:rsidRPr="008D461B">
        <w:rPr>
          <w:rFonts w:ascii="Times New Roman" w:hAnsi="Times New Roman"/>
          <w:sz w:val="24"/>
          <w:szCs w:val="24"/>
        </w:rPr>
        <w:t>.</w:t>
      </w:r>
    </w:p>
    <w:p w14:paraId="5CBF4C81" w14:textId="77777777" w:rsidR="0083703A" w:rsidRPr="008D461B" w:rsidRDefault="0083703A" w:rsidP="00194FDD">
      <w:pPr>
        <w:pStyle w:val="ListParagraph"/>
        <w:spacing w:after="0" w:line="360" w:lineRule="auto"/>
        <w:rPr>
          <w:rFonts w:ascii="Times New Roman" w:hAnsi="Times New Roman"/>
          <w:sz w:val="24"/>
          <w:szCs w:val="24"/>
        </w:rPr>
      </w:pPr>
    </w:p>
    <w:p w14:paraId="1817A7BC" w14:textId="10F2DA57" w:rsidR="00DB5914" w:rsidRPr="00004E0E" w:rsidRDefault="009F1C68" w:rsidP="005807A8">
      <w:pPr>
        <w:pStyle w:val="ListParagraph"/>
        <w:numPr>
          <w:ilvl w:val="1"/>
          <w:numId w:val="66"/>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w:t>
      </w:r>
      <w:r w:rsidR="0072345B" w:rsidRPr="00004E0E">
        <w:rPr>
          <w:rFonts w:ascii="Times New Roman" w:hAnsi="Times New Roman"/>
          <w:b/>
          <w:bCs/>
          <w:sz w:val="28"/>
          <w:szCs w:val="28"/>
        </w:rPr>
        <w:t xml:space="preserve">Các </w:t>
      </w:r>
      <w:proofErr w:type="spellStart"/>
      <w:r w:rsidR="0072345B" w:rsidRPr="00004E0E">
        <w:rPr>
          <w:rFonts w:ascii="Times New Roman" w:hAnsi="Times New Roman"/>
          <w:b/>
          <w:bCs/>
          <w:sz w:val="28"/>
          <w:szCs w:val="28"/>
        </w:rPr>
        <w:t>ph</w:t>
      </w:r>
      <w:r w:rsidR="0072345B" w:rsidRPr="00004E0E">
        <w:rPr>
          <w:rFonts w:ascii="Times New Roman" w:hAnsi="Times New Roman" w:hint="eastAsia"/>
          <w:b/>
          <w:bCs/>
          <w:sz w:val="28"/>
          <w:szCs w:val="28"/>
        </w:rPr>
        <w:t>ươ</w:t>
      </w:r>
      <w:r w:rsidR="0072345B" w:rsidRPr="00004E0E">
        <w:rPr>
          <w:rFonts w:ascii="Times New Roman" w:hAnsi="Times New Roman"/>
          <w:b/>
          <w:bCs/>
          <w:sz w:val="28"/>
          <w:szCs w:val="28"/>
        </w:rPr>
        <w:t>ng</w:t>
      </w:r>
      <w:proofErr w:type="spellEnd"/>
      <w:r w:rsidR="0072345B" w:rsidRPr="00004E0E">
        <w:rPr>
          <w:rFonts w:ascii="Times New Roman" w:hAnsi="Times New Roman"/>
          <w:b/>
          <w:bCs/>
          <w:sz w:val="28"/>
          <w:szCs w:val="28"/>
        </w:rPr>
        <w:t xml:space="preserve"> </w:t>
      </w:r>
      <w:proofErr w:type="spellStart"/>
      <w:r w:rsidR="0072345B" w:rsidRPr="00004E0E">
        <w:rPr>
          <w:rFonts w:ascii="Times New Roman" w:hAnsi="Times New Roman"/>
          <w:b/>
          <w:bCs/>
          <w:sz w:val="28"/>
          <w:szCs w:val="28"/>
        </w:rPr>
        <w:t>pháp</w:t>
      </w:r>
      <w:proofErr w:type="spellEnd"/>
      <w:r w:rsidR="0072345B" w:rsidRPr="00004E0E">
        <w:rPr>
          <w:rFonts w:ascii="Times New Roman" w:hAnsi="Times New Roman"/>
          <w:b/>
          <w:bCs/>
          <w:sz w:val="28"/>
          <w:szCs w:val="28"/>
        </w:rPr>
        <w:t xml:space="preserve"> </w:t>
      </w:r>
      <w:proofErr w:type="spellStart"/>
      <w:r w:rsidR="0072345B" w:rsidRPr="00004E0E">
        <w:rPr>
          <w:rFonts w:ascii="Times New Roman" w:hAnsi="Times New Roman"/>
          <w:b/>
          <w:bCs/>
          <w:sz w:val="28"/>
          <w:szCs w:val="28"/>
        </w:rPr>
        <w:t>thống</w:t>
      </w:r>
      <w:proofErr w:type="spellEnd"/>
      <w:r w:rsidR="0072345B" w:rsidRPr="00004E0E">
        <w:rPr>
          <w:rFonts w:ascii="Times New Roman" w:hAnsi="Times New Roman"/>
          <w:b/>
          <w:bCs/>
          <w:sz w:val="28"/>
          <w:szCs w:val="28"/>
        </w:rPr>
        <w:t xml:space="preserve"> </w:t>
      </w:r>
      <w:proofErr w:type="spellStart"/>
      <w:r w:rsidR="0072345B" w:rsidRPr="00004E0E">
        <w:rPr>
          <w:rFonts w:ascii="Times New Roman" w:hAnsi="Times New Roman"/>
          <w:b/>
          <w:bCs/>
          <w:sz w:val="28"/>
          <w:szCs w:val="28"/>
        </w:rPr>
        <w:t>kê</w:t>
      </w:r>
      <w:proofErr w:type="spellEnd"/>
      <w:r w:rsidR="0072345B" w:rsidRPr="00004E0E">
        <w:rPr>
          <w:rFonts w:ascii="Times New Roman" w:hAnsi="Times New Roman"/>
          <w:b/>
          <w:bCs/>
          <w:sz w:val="28"/>
          <w:szCs w:val="28"/>
        </w:rPr>
        <w:t xml:space="preserve"> </w:t>
      </w:r>
      <w:proofErr w:type="spellStart"/>
      <w:r w:rsidR="0072345B" w:rsidRPr="00004E0E">
        <w:rPr>
          <w:rFonts w:ascii="Times New Roman" w:hAnsi="Times New Roman"/>
          <w:b/>
          <w:bCs/>
          <w:sz w:val="28"/>
          <w:szCs w:val="28"/>
        </w:rPr>
        <w:t>sử</w:t>
      </w:r>
      <w:proofErr w:type="spellEnd"/>
      <w:r w:rsidR="0072345B" w:rsidRPr="00004E0E">
        <w:rPr>
          <w:rFonts w:ascii="Times New Roman" w:hAnsi="Times New Roman"/>
          <w:b/>
          <w:bCs/>
          <w:sz w:val="28"/>
          <w:szCs w:val="28"/>
        </w:rPr>
        <w:t xml:space="preserve"> </w:t>
      </w:r>
      <w:proofErr w:type="spellStart"/>
      <w:r w:rsidR="0072345B" w:rsidRPr="00004E0E">
        <w:rPr>
          <w:rFonts w:ascii="Times New Roman" w:hAnsi="Times New Roman"/>
          <w:b/>
          <w:bCs/>
          <w:sz w:val="28"/>
          <w:szCs w:val="28"/>
        </w:rPr>
        <w:t>dụng</w:t>
      </w:r>
      <w:proofErr w:type="spellEnd"/>
      <w:r w:rsidR="0072345B" w:rsidRPr="00004E0E">
        <w:rPr>
          <w:rFonts w:ascii="Times New Roman" w:hAnsi="Times New Roman"/>
          <w:b/>
          <w:bCs/>
          <w:sz w:val="28"/>
          <w:szCs w:val="28"/>
        </w:rPr>
        <w:t xml:space="preserve"> </w:t>
      </w:r>
      <w:proofErr w:type="spellStart"/>
      <w:r w:rsidR="0072345B" w:rsidRPr="00004E0E">
        <w:rPr>
          <w:rFonts w:ascii="Times New Roman" w:hAnsi="Times New Roman"/>
          <w:b/>
          <w:bCs/>
          <w:sz w:val="28"/>
          <w:szCs w:val="28"/>
        </w:rPr>
        <w:t>cho</w:t>
      </w:r>
      <w:proofErr w:type="spellEnd"/>
      <w:r w:rsidR="0072345B" w:rsidRPr="00004E0E">
        <w:rPr>
          <w:rFonts w:ascii="Times New Roman" w:hAnsi="Times New Roman"/>
          <w:b/>
          <w:bCs/>
          <w:sz w:val="28"/>
          <w:szCs w:val="28"/>
        </w:rPr>
        <w:t xml:space="preserve"> Feature Selection</w:t>
      </w:r>
    </w:p>
    <w:p w14:paraId="04341D05" w14:textId="5C27AE5D" w:rsidR="00DB5914" w:rsidRPr="00DB5914" w:rsidRDefault="00DB5914" w:rsidP="00194FDD">
      <w:pPr>
        <w:spacing w:after="0" w:line="360" w:lineRule="auto"/>
        <w:rPr>
          <w:rFonts w:ascii="Times New Roman" w:hAnsi="Times New Roman"/>
          <w:sz w:val="24"/>
          <w:szCs w:val="24"/>
        </w:rPr>
      </w:pPr>
      <w:r w:rsidRPr="00DB5914">
        <w:rPr>
          <w:rFonts w:ascii="Times New Roman" w:hAnsi="Times New Roman"/>
          <w:sz w:val="24"/>
          <w:szCs w:val="24"/>
        </w:rPr>
        <w:t xml:space="preserve">Các </w:t>
      </w:r>
      <w:proofErr w:type="spellStart"/>
      <w:r w:rsidRPr="00DB5914">
        <w:rPr>
          <w:rFonts w:ascii="Times New Roman" w:hAnsi="Times New Roman"/>
          <w:sz w:val="24"/>
          <w:szCs w:val="24"/>
        </w:rPr>
        <w:t>ph</w:t>
      </w:r>
      <w:r w:rsidRPr="00DB5914">
        <w:rPr>
          <w:rFonts w:ascii="Times New Roman" w:hAnsi="Times New Roman" w:hint="eastAsia"/>
          <w:sz w:val="24"/>
          <w:szCs w:val="24"/>
        </w:rPr>
        <w:t>ươ</w:t>
      </w:r>
      <w:r w:rsidRPr="00DB5914">
        <w:rPr>
          <w:rFonts w:ascii="Times New Roman" w:hAnsi="Times New Roman"/>
          <w:sz w:val="24"/>
          <w:szCs w:val="24"/>
        </w:rPr>
        <w:t>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pháp</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thống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kê</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th</w:t>
      </w:r>
      <w:r w:rsidRPr="00DB5914">
        <w:rPr>
          <w:rFonts w:ascii="Times New Roman" w:hAnsi="Times New Roman" w:hint="eastAsia"/>
          <w:sz w:val="24"/>
          <w:szCs w:val="24"/>
        </w:rPr>
        <w:t>ư</w:t>
      </w:r>
      <w:r w:rsidRPr="00DB5914">
        <w:rPr>
          <w:rFonts w:ascii="Times New Roman" w:hAnsi="Times New Roman"/>
          <w:sz w:val="24"/>
          <w:szCs w:val="24"/>
        </w:rPr>
        <w:t>ờng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đ</w:t>
      </w:r>
      <w:r w:rsidRPr="00DB5914">
        <w:rPr>
          <w:rFonts w:ascii="Times New Roman" w:hAnsi="Times New Roman" w:hint="eastAsia"/>
          <w:sz w:val="24"/>
          <w:szCs w:val="24"/>
        </w:rPr>
        <w:t>ư</w:t>
      </w:r>
      <w:r w:rsidRPr="00DB5914">
        <w:rPr>
          <w:rFonts w:ascii="Times New Roman" w:hAnsi="Times New Roman"/>
          <w:sz w:val="24"/>
          <w:szCs w:val="24"/>
        </w:rPr>
        <w:t>ợc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sử</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dụng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trong</w:t>
      </w:r>
      <w:proofErr w:type="spellEnd"/>
      <w:r w:rsidRPr="00DB5914">
        <w:rPr>
          <w:rFonts w:ascii="Times New Roman" w:hAnsi="Times New Roman"/>
          <w:sz w:val="24"/>
          <w:szCs w:val="24"/>
        </w:rPr>
        <w:t xml:space="preserve"> Feature Selection bao </w:t>
      </w:r>
      <w:proofErr w:type="spellStart"/>
      <w:r w:rsidRPr="00DB5914">
        <w:rPr>
          <w:rFonts w:ascii="Times New Roman" w:hAnsi="Times New Roman"/>
          <w:sz w:val="24"/>
          <w:szCs w:val="24"/>
        </w:rPr>
        <w:t>gồm</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các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ph</w:t>
      </w:r>
      <w:r w:rsidRPr="00DB5914">
        <w:rPr>
          <w:rFonts w:ascii="Times New Roman" w:hAnsi="Times New Roman" w:hint="eastAsia"/>
          <w:sz w:val="24"/>
          <w:szCs w:val="24"/>
        </w:rPr>
        <w:t>ươ</w:t>
      </w:r>
      <w:r w:rsidRPr="00DB5914">
        <w:rPr>
          <w:rFonts w:ascii="Times New Roman" w:hAnsi="Times New Roman"/>
          <w:sz w:val="24"/>
          <w:szCs w:val="24"/>
        </w:rPr>
        <w:t>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pháp</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đo</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w:t>
      </w:r>
      <w:r w:rsidRPr="00DB5914">
        <w:rPr>
          <w:rFonts w:ascii="Times New Roman" w:hAnsi="Times New Roman" w:hint="eastAsia"/>
          <w:sz w:val="24"/>
          <w:szCs w:val="24"/>
        </w:rPr>
        <w:t>ươ</w:t>
      </w:r>
      <w:r w:rsidRPr="00DB5914">
        <w:rPr>
          <w:rFonts w:ascii="Times New Roman" w:hAnsi="Times New Roman"/>
          <w:sz w:val="24"/>
          <w:szCs w:val="24"/>
        </w:rPr>
        <w:t>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quan</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giữa</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các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biến</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đầu</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vào</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và</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biến</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đầu</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ra</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dựa</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vào</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loại</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dữ</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liệu</w:t>
      </w:r>
      <w:proofErr w:type="spellEnd"/>
      <w:r w:rsidRPr="00DB5914">
        <w:rPr>
          <w:rFonts w:ascii="Times New Roman" w:hAnsi="Times New Roman"/>
          <w:sz w:val="24"/>
          <w:szCs w:val="24"/>
        </w:rPr>
        <w:t>:</w:t>
      </w:r>
    </w:p>
    <w:p w14:paraId="5E49F626" w14:textId="77777777" w:rsidR="00DB5914" w:rsidRPr="00486BA9" w:rsidRDefault="00DB5914" w:rsidP="005807A8">
      <w:pPr>
        <w:pStyle w:val="ListParagraph"/>
        <w:numPr>
          <w:ilvl w:val="0"/>
          <w:numId w:val="63"/>
        </w:numPr>
        <w:spacing w:after="0" w:line="360" w:lineRule="auto"/>
        <w:rPr>
          <w:rFonts w:ascii="Times New Roman" w:hAnsi="Times New Roman"/>
          <w:sz w:val="24"/>
          <w:szCs w:val="24"/>
        </w:rPr>
      </w:pPr>
      <w:proofErr w:type="spellStart"/>
      <w:r w:rsidRPr="00486BA9">
        <w:rPr>
          <w:rFonts w:ascii="Times New Roman" w:hAnsi="Times New Roman" w:hint="eastAsia"/>
          <w:sz w:val="24"/>
          <w:szCs w:val="24"/>
        </w:rPr>
        <w:t>Đ</w:t>
      </w:r>
      <w:r w:rsidRPr="00486BA9">
        <w:rPr>
          <w:rFonts w:ascii="Times New Roman" w:hAnsi="Times New Roman"/>
          <w:sz w:val="24"/>
          <w:szCs w:val="24"/>
        </w:rPr>
        <w:t>ối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với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dữ</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số</w:t>
      </w:r>
      <w:proofErr w:type="spellEnd"/>
      <w:r w:rsidRPr="00486BA9">
        <w:rPr>
          <w:rFonts w:ascii="Times New Roman" w:hAnsi="Times New Roman"/>
          <w:sz w:val="24"/>
          <w:szCs w:val="24"/>
        </w:rPr>
        <w:t xml:space="preserve"> (numeric): </w:t>
      </w:r>
      <w:proofErr w:type="spellStart"/>
      <w:r w:rsidRPr="00486BA9">
        <w:rPr>
          <w:rFonts w:ascii="Times New Roman" w:hAnsi="Times New Roman"/>
          <w:sz w:val="24"/>
          <w:szCs w:val="24"/>
        </w:rPr>
        <w:t>Sử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dụng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phép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w:t>
      </w:r>
      <w:r w:rsidRPr="00486BA9">
        <w:rPr>
          <w:rFonts w:ascii="Times New Roman" w:hAnsi="Times New Roman" w:hint="eastAsia"/>
          <w:sz w:val="24"/>
          <w:szCs w:val="24"/>
        </w:rPr>
        <w:t>ươ</w:t>
      </w:r>
      <w:r w:rsidRPr="00486BA9">
        <w:rPr>
          <w:rFonts w:ascii="Times New Roman" w:hAnsi="Times New Roman"/>
          <w:sz w:val="24"/>
          <w:szCs w:val="24"/>
        </w:rPr>
        <w:t>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quan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w:t>
      </w:r>
      <w:r w:rsidRPr="00486BA9">
        <w:rPr>
          <w:rFonts w:ascii="Times New Roman" w:hAnsi="Times New Roman" w:hint="eastAsia"/>
          <w:sz w:val="24"/>
          <w:szCs w:val="24"/>
        </w:rPr>
        <w:t>ư</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hệ</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số</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w:t>
      </w:r>
      <w:r w:rsidRPr="00486BA9">
        <w:rPr>
          <w:rFonts w:ascii="Times New Roman" w:hAnsi="Times New Roman" w:hint="eastAsia"/>
          <w:sz w:val="24"/>
          <w:szCs w:val="24"/>
        </w:rPr>
        <w:t>ươ</w:t>
      </w:r>
      <w:r w:rsidRPr="00486BA9">
        <w:rPr>
          <w:rFonts w:ascii="Times New Roman" w:hAnsi="Times New Roman"/>
          <w:sz w:val="24"/>
          <w:szCs w:val="24"/>
        </w:rPr>
        <w:t>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quan</w:t>
      </w:r>
      <w:proofErr w:type="spellEnd"/>
      <w:r w:rsidRPr="00486BA9">
        <w:rPr>
          <w:rFonts w:ascii="Times New Roman" w:hAnsi="Times New Roman"/>
          <w:sz w:val="24"/>
          <w:szCs w:val="24"/>
        </w:rPr>
        <w:t xml:space="preserve"> Pearson, </w:t>
      </w:r>
      <w:proofErr w:type="spellStart"/>
      <w:r w:rsidRPr="00486BA9">
        <w:rPr>
          <w:rFonts w:ascii="Times New Roman" w:hAnsi="Times New Roman"/>
          <w:sz w:val="24"/>
          <w:szCs w:val="24"/>
        </w:rPr>
        <w:t>hệ</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số</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w:t>
      </w:r>
      <w:r w:rsidRPr="00486BA9">
        <w:rPr>
          <w:rFonts w:ascii="Times New Roman" w:hAnsi="Times New Roman" w:hint="eastAsia"/>
          <w:sz w:val="24"/>
          <w:szCs w:val="24"/>
        </w:rPr>
        <w:t>ươ</w:t>
      </w:r>
      <w:r w:rsidRPr="00486BA9">
        <w:rPr>
          <w:rFonts w:ascii="Times New Roman" w:hAnsi="Times New Roman"/>
          <w:sz w:val="24"/>
          <w:szCs w:val="24"/>
        </w:rPr>
        <w:t>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quan</w:t>
      </w:r>
      <w:proofErr w:type="spellEnd"/>
      <w:r w:rsidRPr="00486BA9">
        <w:rPr>
          <w:rFonts w:ascii="Times New Roman" w:hAnsi="Times New Roman"/>
          <w:sz w:val="24"/>
          <w:szCs w:val="24"/>
        </w:rPr>
        <w:t xml:space="preserve"> Spearman.</w:t>
      </w:r>
    </w:p>
    <w:p w14:paraId="5674E586" w14:textId="77777777" w:rsidR="00DB5914" w:rsidRPr="00486BA9" w:rsidRDefault="00DB5914" w:rsidP="005807A8">
      <w:pPr>
        <w:pStyle w:val="ListParagraph"/>
        <w:numPr>
          <w:ilvl w:val="0"/>
          <w:numId w:val="63"/>
        </w:numPr>
        <w:spacing w:after="0" w:line="360" w:lineRule="auto"/>
        <w:rPr>
          <w:rFonts w:ascii="Times New Roman" w:hAnsi="Times New Roman"/>
          <w:sz w:val="24"/>
          <w:szCs w:val="24"/>
        </w:rPr>
      </w:pPr>
      <w:proofErr w:type="spellStart"/>
      <w:r w:rsidRPr="00486BA9">
        <w:rPr>
          <w:rFonts w:ascii="Times New Roman" w:hAnsi="Times New Roman" w:hint="eastAsia"/>
          <w:sz w:val="24"/>
          <w:szCs w:val="24"/>
        </w:rPr>
        <w:t>Đ</w:t>
      </w:r>
      <w:r w:rsidRPr="00486BA9">
        <w:rPr>
          <w:rFonts w:ascii="Times New Roman" w:hAnsi="Times New Roman"/>
          <w:sz w:val="24"/>
          <w:szCs w:val="24"/>
        </w:rPr>
        <w:t>ối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với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dữ</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phân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loại</w:t>
      </w:r>
      <w:proofErr w:type="spellEnd"/>
      <w:r w:rsidRPr="00486BA9">
        <w:rPr>
          <w:rFonts w:ascii="Times New Roman" w:hAnsi="Times New Roman"/>
          <w:sz w:val="24"/>
          <w:szCs w:val="24"/>
        </w:rPr>
        <w:t xml:space="preserve"> (categorical): </w:t>
      </w:r>
      <w:proofErr w:type="spellStart"/>
      <w:r w:rsidRPr="00486BA9">
        <w:rPr>
          <w:rFonts w:ascii="Times New Roman" w:hAnsi="Times New Roman"/>
          <w:sz w:val="24"/>
          <w:szCs w:val="24"/>
        </w:rPr>
        <w:t>Sử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dụng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phép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w:t>
      </w:r>
      <w:r w:rsidRPr="00486BA9">
        <w:rPr>
          <w:rFonts w:ascii="Times New Roman" w:hAnsi="Times New Roman" w:hint="eastAsia"/>
          <w:sz w:val="24"/>
          <w:szCs w:val="24"/>
        </w:rPr>
        <w:t>ư</w:t>
      </w:r>
      <w:proofErr w:type="spellEnd"/>
      <w:r w:rsidRPr="00486BA9">
        <w:rPr>
          <w:rFonts w:ascii="Times New Roman" w:hAnsi="Times New Roman"/>
          <w:sz w:val="24"/>
          <w:szCs w:val="24"/>
        </w:rPr>
        <w:t xml:space="preserve"> chi-squared test, mutual information.</w:t>
      </w:r>
    </w:p>
    <w:p w14:paraId="1115267D" w14:textId="5D9617BA" w:rsidR="00A10734" w:rsidRDefault="00DB5914" w:rsidP="00194FDD">
      <w:pPr>
        <w:spacing w:after="0" w:line="360" w:lineRule="auto"/>
        <w:rPr>
          <w:rFonts w:ascii="Times New Roman" w:hAnsi="Times New Roman"/>
          <w:sz w:val="24"/>
          <w:szCs w:val="24"/>
        </w:rPr>
      </w:pPr>
      <w:proofErr w:type="spellStart"/>
      <w:r w:rsidRPr="00DB5914">
        <w:rPr>
          <w:rFonts w:ascii="Times New Roman" w:hAnsi="Times New Roman"/>
          <w:sz w:val="24"/>
          <w:szCs w:val="24"/>
        </w:rPr>
        <w:t>Việc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hiểu</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và</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áp</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dụng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các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ph</w:t>
      </w:r>
      <w:r w:rsidRPr="00DB5914">
        <w:rPr>
          <w:rFonts w:ascii="Times New Roman" w:hAnsi="Times New Roman" w:hint="eastAsia"/>
          <w:sz w:val="24"/>
          <w:szCs w:val="24"/>
        </w:rPr>
        <w:t>ươ</w:t>
      </w:r>
      <w:r w:rsidRPr="00DB5914">
        <w:rPr>
          <w:rFonts w:ascii="Times New Roman" w:hAnsi="Times New Roman"/>
          <w:sz w:val="24"/>
          <w:szCs w:val="24"/>
        </w:rPr>
        <w:t>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pháp</w:t>
      </w:r>
      <w:proofErr w:type="spellEnd"/>
      <w:r w:rsidRPr="00DB5914">
        <w:rPr>
          <w:rFonts w:ascii="Times New Roman" w:hAnsi="Times New Roman"/>
          <w:sz w:val="24"/>
          <w:szCs w:val="24"/>
        </w:rPr>
        <w:t xml:space="preserve"> Feature Selection </w:t>
      </w:r>
      <w:proofErr w:type="spellStart"/>
      <w:r w:rsidRPr="00DB5914">
        <w:rPr>
          <w:rFonts w:ascii="Times New Roman" w:hAnsi="Times New Roman"/>
          <w:sz w:val="24"/>
          <w:szCs w:val="24"/>
        </w:rPr>
        <w:t>là</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quan</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trọng</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để</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tối</w:t>
      </w:r>
      <w:proofErr w:type="spellEnd"/>
      <w:r w:rsidRPr="00DB5914">
        <w:rPr>
          <w:rFonts w:ascii="Times New Roman" w:hAnsi="Times New Roman"/>
          <w:sz w:val="24"/>
          <w:szCs w:val="24"/>
        </w:rPr>
        <w:t xml:space="preserve"> </w:t>
      </w:r>
      <w:proofErr w:type="spellStart"/>
      <w:r w:rsidRPr="00DB5914">
        <w:rPr>
          <w:rFonts w:ascii="Times New Roman" w:hAnsi="Times New Roman" w:hint="eastAsia"/>
          <w:sz w:val="24"/>
          <w:szCs w:val="24"/>
        </w:rPr>
        <w:t>ư</w:t>
      </w:r>
      <w:r w:rsidRPr="00DB5914">
        <w:rPr>
          <w:rFonts w:ascii="Times New Roman" w:hAnsi="Times New Roman"/>
          <w:sz w:val="24"/>
          <w:szCs w:val="24"/>
        </w:rPr>
        <w:t>u</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hóa</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hiệu</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suất</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của</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mô</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hình</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máy</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học</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và</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giảm</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thiểu</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thời</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gian</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và</w:t>
      </w:r>
      <w:proofErr w:type="spellEnd"/>
      <w:r w:rsidRPr="00DB5914">
        <w:rPr>
          <w:rFonts w:ascii="Times New Roman" w:hAnsi="Times New Roman"/>
          <w:sz w:val="24"/>
          <w:szCs w:val="24"/>
        </w:rPr>
        <w:t xml:space="preserve"> chi </w:t>
      </w:r>
      <w:proofErr w:type="spellStart"/>
      <w:r w:rsidRPr="00DB5914">
        <w:rPr>
          <w:rFonts w:ascii="Times New Roman" w:hAnsi="Times New Roman"/>
          <w:sz w:val="24"/>
          <w:szCs w:val="24"/>
        </w:rPr>
        <w:t>phí</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tính</w:t>
      </w:r>
      <w:proofErr w:type="spellEnd"/>
      <w:r w:rsidRPr="00DB5914">
        <w:rPr>
          <w:rFonts w:ascii="Times New Roman" w:hAnsi="Times New Roman"/>
          <w:sz w:val="24"/>
          <w:szCs w:val="24"/>
        </w:rPr>
        <w:t xml:space="preserve"> </w:t>
      </w:r>
      <w:proofErr w:type="spellStart"/>
      <w:r w:rsidRPr="00DB5914">
        <w:rPr>
          <w:rFonts w:ascii="Times New Roman" w:hAnsi="Times New Roman"/>
          <w:sz w:val="24"/>
          <w:szCs w:val="24"/>
        </w:rPr>
        <w:t>toán</w:t>
      </w:r>
      <w:proofErr w:type="spellEnd"/>
      <w:r w:rsidRPr="00DB5914">
        <w:rPr>
          <w:rFonts w:ascii="Times New Roman" w:hAnsi="Times New Roman"/>
          <w:sz w:val="24"/>
          <w:szCs w:val="24"/>
        </w:rPr>
        <w:t>.</w:t>
      </w:r>
    </w:p>
    <w:p w14:paraId="404CF61B" w14:textId="77777777" w:rsidR="0072345B" w:rsidRPr="00A10734" w:rsidRDefault="0072345B" w:rsidP="00194FDD">
      <w:pPr>
        <w:spacing w:after="0" w:line="360" w:lineRule="auto"/>
        <w:rPr>
          <w:rFonts w:ascii="Times New Roman" w:hAnsi="Times New Roman"/>
          <w:sz w:val="24"/>
          <w:szCs w:val="24"/>
        </w:rPr>
      </w:pPr>
    </w:p>
    <w:p w14:paraId="7AAB3933" w14:textId="657803B5" w:rsidR="00533A2F" w:rsidRPr="00293C40" w:rsidRDefault="00533A2F" w:rsidP="005807A8">
      <w:pPr>
        <w:pStyle w:val="ListParagraph"/>
        <w:numPr>
          <w:ilvl w:val="0"/>
          <w:numId w:val="29"/>
        </w:numPr>
        <w:spacing w:after="0" w:line="360" w:lineRule="auto"/>
        <w:outlineLvl w:val="2"/>
        <w:rPr>
          <w:rFonts w:ascii="Times New Roman" w:hAnsi="Times New Roman"/>
          <w:b/>
          <w:sz w:val="32"/>
          <w:szCs w:val="32"/>
        </w:rPr>
      </w:pPr>
      <w:bookmarkStart w:id="13" w:name="_Hlk166950612"/>
      <w:bookmarkStart w:id="14" w:name="_Hlk166950625"/>
      <w:bookmarkStart w:id="15" w:name="_Toc169381099"/>
      <w:r w:rsidRPr="00293C40">
        <w:rPr>
          <w:rFonts w:ascii="Times New Roman" w:hAnsi="Times New Roman"/>
          <w:b/>
          <w:sz w:val="32"/>
          <w:szCs w:val="32"/>
        </w:rPr>
        <w:t>Genetic</w:t>
      </w:r>
      <w:bookmarkEnd w:id="13"/>
      <w:r w:rsidRPr="00293C40">
        <w:rPr>
          <w:rFonts w:ascii="Times New Roman" w:hAnsi="Times New Roman"/>
          <w:b/>
          <w:sz w:val="32"/>
          <w:szCs w:val="32"/>
        </w:rPr>
        <w:t xml:space="preserve"> Algorithm</w:t>
      </w:r>
      <w:bookmarkEnd w:id="15"/>
    </w:p>
    <w:bookmarkEnd w:id="14"/>
    <w:p w14:paraId="6FFFEE19" w14:textId="5A0C1A5A" w:rsidR="00EA333D" w:rsidRPr="00004E0E" w:rsidRDefault="009F1C68" w:rsidP="005807A8">
      <w:pPr>
        <w:pStyle w:val="ListParagraph"/>
        <w:numPr>
          <w:ilvl w:val="1"/>
          <w:numId w:val="30"/>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w:t>
      </w:r>
      <w:proofErr w:type="spellStart"/>
      <w:r w:rsidR="00EA333D" w:rsidRPr="00004E0E">
        <w:rPr>
          <w:rFonts w:ascii="Times New Roman" w:hAnsi="Times New Roman"/>
          <w:b/>
          <w:bCs/>
          <w:sz w:val="28"/>
          <w:szCs w:val="28"/>
        </w:rPr>
        <w:t>Giới</w:t>
      </w:r>
      <w:proofErr w:type="spellEnd"/>
      <w:r w:rsidR="00EA333D" w:rsidRPr="00004E0E">
        <w:rPr>
          <w:rFonts w:ascii="Times New Roman" w:hAnsi="Times New Roman"/>
          <w:b/>
          <w:bCs/>
          <w:sz w:val="28"/>
          <w:szCs w:val="28"/>
        </w:rPr>
        <w:t xml:space="preserve"> </w:t>
      </w:r>
      <w:proofErr w:type="spellStart"/>
      <w:r w:rsidR="00EA333D" w:rsidRPr="00004E0E">
        <w:rPr>
          <w:rFonts w:ascii="Times New Roman" w:hAnsi="Times New Roman"/>
          <w:b/>
          <w:bCs/>
          <w:sz w:val="28"/>
          <w:szCs w:val="28"/>
        </w:rPr>
        <w:t>thiệu</w:t>
      </w:r>
      <w:proofErr w:type="spellEnd"/>
      <w:r w:rsidR="00EA333D" w:rsidRPr="00004E0E">
        <w:rPr>
          <w:rFonts w:ascii="Times New Roman" w:hAnsi="Times New Roman"/>
          <w:b/>
          <w:bCs/>
          <w:sz w:val="28"/>
          <w:szCs w:val="28"/>
        </w:rPr>
        <w:t xml:space="preserve"> </w:t>
      </w:r>
      <w:proofErr w:type="spellStart"/>
      <w:r w:rsidR="00EA333D" w:rsidRPr="00004E0E">
        <w:rPr>
          <w:rFonts w:ascii="Times New Roman" w:hAnsi="Times New Roman"/>
          <w:b/>
          <w:bCs/>
          <w:sz w:val="28"/>
          <w:szCs w:val="28"/>
        </w:rPr>
        <w:t>về</w:t>
      </w:r>
      <w:proofErr w:type="spellEnd"/>
      <w:r w:rsidR="00EA333D" w:rsidRPr="00004E0E">
        <w:rPr>
          <w:rFonts w:ascii="Times New Roman" w:hAnsi="Times New Roman"/>
          <w:b/>
          <w:bCs/>
          <w:sz w:val="28"/>
          <w:szCs w:val="28"/>
        </w:rPr>
        <w:t xml:space="preserve"> Genetic Algorithm (GA)</w:t>
      </w:r>
    </w:p>
    <w:p w14:paraId="485E3AC1" w14:textId="77777777" w:rsidR="00EA333D" w:rsidRDefault="00EA333D" w:rsidP="00194FDD">
      <w:pPr>
        <w:spacing w:after="0" w:line="360" w:lineRule="auto"/>
        <w:rPr>
          <w:rFonts w:ascii="Times New Roman" w:hAnsi="Times New Roman"/>
          <w:sz w:val="24"/>
          <w:szCs w:val="24"/>
        </w:rPr>
      </w:pPr>
      <w:r w:rsidRPr="00EA333D">
        <w:rPr>
          <w:rFonts w:ascii="Times New Roman" w:hAnsi="Times New Roman"/>
          <w:sz w:val="24"/>
          <w:szCs w:val="24"/>
        </w:rPr>
        <w:t xml:space="preserve">Genetic Algorithm (GA) </w:t>
      </w:r>
      <w:proofErr w:type="spellStart"/>
      <w:r w:rsidRPr="00EA333D">
        <w:rPr>
          <w:rFonts w:ascii="Times New Roman" w:hAnsi="Times New Roman"/>
          <w:sz w:val="24"/>
          <w:szCs w:val="24"/>
        </w:rPr>
        <w:t>là</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một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ph</w:t>
      </w:r>
      <w:r w:rsidRPr="00EA333D">
        <w:rPr>
          <w:rFonts w:ascii="Times New Roman" w:hAnsi="Times New Roman" w:hint="eastAsia"/>
          <w:sz w:val="24"/>
          <w:szCs w:val="24"/>
        </w:rPr>
        <w:t>ươ</w:t>
      </w:r>
      <w:r w:rsidRPr="00EA333D">
        <w:rPr>
          <w:rFonts w:ascii="Times New Roman" w:hAnsi="Times New Roman"/>
          <w:sz w:val="24"/>
          <w:szCs w:val="24"/>
        </w:rPr>
        <w:t>ng</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pháp</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tối</w:t>
      </w:r>
      <w:proofErr w:type="spellEnd"/>
      <w:r w:rsidRPr="00EA333D">
        <w:rPr>
          <w:rFonts w:ascii="Times New Roman" w:hAnsi="Times New Roman"/>
          <w:sz w:val="24"/>
          <w:szCs w:val="24"/>
        </w:rPr>
        <w:t xml:space="preserve"> </w:t>
      </w:r>
      <w:proofErr w:type="spellStart"/>
      <w:r w:rsidRPr="00EA333D">
        <w:rPr>
          <w:rFonts w:ascii="Times New Roman" w:hAnsi="Times New Roman" w:hint="eastAsia"/>
          <w:sz w:val="24"/>
          <w:szCs w:val="24"/>
        </w:rPr>
        <w:t>ư</w:t>
      </w:r>
      <w:r w:rsidRPr="00EA333D">
        <w:rPr>
          <w:rFonts w:ascii="Times New Roman" w:hAnsi="Times New Roman"/>
          <w:sz w:val="24"/>
          <w:szCs w:val="24"/>
        </w:rPr>
        <w:t>u</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hóa</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dựa</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trên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w:t>
      </w:r>
      <w:r w:rsidRPr="00EA333D">
        <w:rPr>
          <w:rFonts w:ascii="Times New Roman" w:hAnsi="Times New Roman" w:hint="eastAsia"/>
          <w:sz w:val="24"/>
          <w:szCs w:val="24"/>
        </w:rPr>
        <w:t>ơ</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chế</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chọn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lọc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tự</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nhiên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của</w:t>
      </w:r>
      <w:proofErr w:type="spellEnd"/>
      <w:r w:rsidRPr="00EA333D">
        <w:rPr>
          <w:rFonts w:ascii="Times New Roman" w:hAnsi="Times New Roman"/>
          <w:sz w:val="24"/>
          <w:szCs w:val="24"/>
        </w:rPr>
        <w:t xml:space="preserve"> Darwin. </w:t>
      </w:r>
      <w:proofErr w:type="spellStart"/>
      <w:r w:rsidRPr="00EA333D">
        <w:rPr>
          <w:rFonts w:ascii="Times New Roman" w:hAnsi="Times New Roman"/>
          <w:sz w:val="24"/>
          <w:szCs w:val="24"/>
        </w:rPr>
        <w:t>Nó</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w:t>
      </w:r>
      <w:r w:rsidRPr="00EA333D">
        <w:rPr>
          <w:rFonts w:ascii="Times New Roman" w:hAnsi="Times New Roman" w:hint="eastAsia"/>
          <w:sz w:val="24"/>
          <w:szCs w:val="24"/>
        </w:rPr>
        <w:t>ư</w:t>
      </w:r>
      <w:r w:rsidRPr="00EA333D">
        <w:rPr>
          <w:rFonts w:ascii="Times New Roman" w:hAnsi="Times New Roman"/>
          <w:sz w:val="24"/>
          <w:szCs w:val="24"/>
        </w:rPr>
        <w:t>ợc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sử</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dụng</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rộng</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rãi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trong</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các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lĩnh</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vực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nh</w:t>
      </w:r>
      <w:r w:rsidRPr="00EA333D">
        <w:rPr>
          <w:rFonts w:ascii="Times New Roman" w:hAnsi="Times New Roman" w:hint="eastAsia"/>
          <w:sz w:val="24"/>
          <w:szCs w:val="24"/>
        </w:rPr>
        <w:t>ư</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trí</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tuệ</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nhân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tạo</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học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máy</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và</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các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bài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toán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tối</w:t>
      </w:r>
      <w:proofErr w:type="spellEnd"/>
      <w:r w:rsidRPr="00EA333D">
        <w:rPr>
          <w:rFonts w:ascii="Times New Roman" w:hAnsi="Times New Roman"/>
          <w:sz w:val="24"/>
          <w:szCs w:val="24"/>
        </w:rPr>
        <w:t xml:space="preserve"> </w:t>
      </w:r>
      <w:proofErr w:type="spellStart"/>
      <w:r w:rsidRPr="00EA333D">
        <w:rPr>
          <w:rFonts w:ascii="Times New Roman" w:hAnsi="Times New Roman" w:hint="eastAsia"/>
          <w:sz w:val="24"/>
          <w:szCs w:val="24"/>
        </w:rPr>
        <w:t>ư</w:t>
      </w:r>
      <w:r w:rsidRPr="00EA333D">
        <w:rPr>
          <w:rFonts w:ascii="Times New Roman" w:hAnsi="Times New Roman"/>
          <w:sz w:val="24"/>
          <w:szCs w:val="24"/>
        </w:rPr>
        <w:t>u</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hóa</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phức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tạp</w:t>
      </w:r>
      <w:proofErr w:type="spellEnd"/>
      <w:r w:rsidRPr="00EA333D">
        <w:rPr>
          <w:rFonts w:ascii="Times New Roman" w:hAnsi="Times New Roman"/>
          <w:sz w:val="24"/>
          <w:szCs w:val="24"/>
        </w:rPr>
        <w:t xml:space="preserve">. GA </w:t>
      </w:r>
      <w:proofErr w:type="spellStart"/>
      <w:r w:rsidRPr="00EA333D">
        <w:rPr>
          <w:rFonts w:ascii="Times New Roman" w:hAnsi="Times New Roman"/>
          <w:sz w:val="24"/>
          <w:szCs w:val="24"/>
        </w:rPr>
        <w:t>bắt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ch</w:t>
      </w:r>
      <w:r w:rsidRPr="00EA333D">
        <w:rPr>
          <w:rFonts w:ascii="Times New Roman" w:hAnsi="Times New Roman" w:hint="eastAsia"/>
          <w:sz w:val="24"/>
          <w:szCs w:val="24"/>
        </w:rPr>
        <w:t>ư</w:t>
      </w:r>
      <w:r w:rsidRPr="00EA333D">
        <w:rPr>
          <w:rFonts w:ascii="Times New Roman" w:hAnsi="Times New Roman"/>
          <w:sz w:val="24"/>
          <w:szCs w:val="24"/>
        </w:rPr>
        <w:t>ớc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quá</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trình</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tiến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hóa</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tự</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nhiên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thông</w:t>
      </w:r>
      <w:proofErr w:type="spellEnd"/>
      <w:r w:rsidRPr="00EA333D">
        <w:rPr>
          <w:rFonts w:ascii="Times New Roman" w:hAnsi="Times New Roman"/>
          <w:sz w:val="24"/>
          <w:szCs w:val="24"/>
        </w:rPr>
        <w:t xml:space="preserve"> qua </w:t>
      </w:r>
      <w:proofErr w:type="spellStart"/>
      <w:r w:rsidRPr="00EA333D">
        <w:rPr>
          <w:rFonts w:ascii="Times New Roman" w:hAnsi="Times New Roman"/>
          <w:sz w:val="24"/>
          <w:szCs w:val="24"/>
        </w:rPr>
        <w:t>các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nguyên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tắc</w:t>
      </w:r>
      <w:proofErr w:type="spellEnd"/>
      <w:r w:rsidRPr="00EA333D">
        <w:rPr>
          <w:rFonts w:ascii="Times New Roman" w:hAnsi="Times New Roman"/>
          <w:sz w:val="24"/>
          <w:szCs w:val="24"/>
        </w:rPr>
        <w:t xml:space="preserve"> di </w:t>
      </w:r>
      <w:proofErr w:type="spellStart"/>
      <w:r w:rsidRPr="00EA333D">
        <w:rPr>
          <w:rFonts w:ascii="Times New Roman" w:hAnsi="Times New Roman"/>
          <w:sz w:val="24"/>
          <w:szCs w:val="24"/>
        </w:rPr>
        <w:t>truyền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học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nh</w:t>
      </w:r>
      <w:r w:rsidRPr="00EA333D">
        <w:rPr>
          <w:rFonts w:ascii="Times New Roman" w:hAnsi="Times New Roman" w:hint="eastAsia"/>
          <w:sz w:val="24"/>
          <w:szCs w:val="24"/>
        </w:rPr>
        <w:t>ư</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chọn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lọc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tự</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nhiên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lai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ghép</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và</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đột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biến</w:t>
      </w:r>
      <w:proofErr w:type="spellEnd"/>
      <w:r w:rsidRPr="00EA333D">
        <w:rPr>
          <w:rFonts w:ascii="Times New Roman" w:hAnsi="Times New Roman"/>
          <w:sz w:val="24"/>
          <w:szCs w:val="24"/>
        </w:rPr>
        <w:t>.</w:t>
      </w:r>
    </w:p>
    <w:p w14:paraId="479A02C5" w14:textId="77777777" w:rsidR="00D940D2" w:rsidRPr="00EA333D" w:rsidRDefault="00D940D2" w:rsidP="00194FDD">
      <w:pPr>
        <w:spacing w:after="0" w:line="360" w:lineRule="auto"/>
        <w:rPr>
          <w:rFonts w:ascii="Times New Roman" w:hAnsi="Times New Roman"/>
          <w:sz w:val="24"/>
          <w:szCs w:val="24"/>
        </w:rPr>
      </w:pPr>
    </w:p>
    <w:p w14:paraId="55AE7A35" w14:textId="48B26424" w:rsidR="00EA333D" w:rsidRPr="00004E0E" w:rsidRDefault="009F1C68" w:rsidP="005807A8">
      <w:pPr>
        <w:pStyle w:val="ListParagraph"/>
        <w:numPr>
          <w:ilvl w:val="1"/>
          <w:numId w:val="30"/>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w:t>
      </w:r>
      <w:r w:rsidR="00EA333D" w:rsidRPr="00004E0E">
        <w:rPr>
          <w:rFonts w:ascii="Times New Roman" w:hAnsi="Times New Roman"/>
          <w:b/>
          <w:bCs/>
          <w:sz w:val="28"/>
          <w:szCs w:val="28"/>
        </w:rPr>
        <w:t xml:space="preserve">Nguyên </w:t>
      </w:r>
      <w:proofErr w:type="spellStart"/>
      <w:r w:rsidR="00EA333D" w:rsidRPr="00004E0E">
        <w:rPr>
          <w:rFonts w:ascii="Times New Roman" w:hAnsi="Times New Roman"/>
          <w:b/>
          <w:bCs/>
          <w:sz w:val="28"/>
          <w:szCs w:val="28"/>
        </w:rPr>
        <w:t>lý</w:t>
      </w:r>
      <w:proofErr w:type="spellEnd"/>
      <w:r w:rsidR="00EA333D" w:rsidRPr="00004E0E">
        <w:rPr>
          <w:rFonts w:ascii="Times New Roman" w:hAnsi="Times New Roman"/>
          <w:b/>
          <w:bCs/>
          <w:sz w:val="28"/>
          <w:szCs w:val="28"/>
        </w:rPr>
        <w:t xml:space="preserve"> </w:t>
      </w:r>
      <w:proofErr w:type="spellStart"/>
      <w:r w:rsidR="00EA333D" w:rsidRPr="00004E0E">
        <w:rPr>
          <w:rFonts w:ascii="Times New Roman" w:hAnsi="Times New Roman"/>
          <w:b/>
          <w:bCs/>
          <w:sz w:val="28"/>
          <w:szCs w:val="28"/>
        </w:rPr>
        <w:t>hoạt</w:t>
      </w:r>
      <w:proofErr w:type="spellEnd"/>
      <w:r w:rsidR="00EA333D" w:rsidRPr="00004E0E">
        <w:rPr>
          <w:rFonts w:ascii="Times New Roman" w:hAnsi="Times New Roman"/>
          <w:b/>
          <w:bCs/>
          <w:sz w:val="28"/>
          <w:szCs w:val="28"/>
        </w:rPr>
        <w:t xml:space="preserve"> </w:t>
      </w:r>
      <w:proofErr w:type="spellStart"/>
      <w:r w:rsidR="00EA333D" w:rsidRPr="00004E0E">
        <w:rPr>
          <w:rFonts w:ascii="Times New Roman" w:hAnsi="Times New Roman"/>
          <w:b/>
          <w:bCs/>
          <w:sz w:val="28"/>
          <w:szCs w:val="28"/>
        </w:rPr>
        <w:t>động</w:t>
      </w:r>
      <w:proofErr w:type="spellEnd"/>
      <w:r w:rsidR="00EA333D" w:rsidRPr="00004E0E">
        <w:rPr>
          <w:rFonts w:ascii="Times New Roman" w:hAnsi="Times New Roman"/>
          <w:b/>
          <w:bCs/>
          <w:sz w:val="28"/>
          <w:szCs w:val="28"/>
        </w:rPr>
        <w:t xml:space="preserve"> </w:t>
      </w:r>
      <w:proofErr w:type="spellStart"/>
      <w:r w:rsidR="00EA333D" w:rsidRPr="00004E0E">
        <w:rPr>
          <w:rFonts w:ascii="Times New Roman" w:hAnsi="Times New Roman"/>
          <w:b/>
          <w:bCs/>
          <w:sz w:val="28"/>
          <w:szCs w:val="28"/>
        </w:rPr>
        <w:t>của</w:t>
      </w:r>
      <w:proofErr w:type="spellEnd"/>
      <w:r w:rsidR="00EA333D" w:rsidRPr="00004E0E">
        <w:rPr>
          <w:rFonts w:ascii="Times New Roman" w:hAnsi="Times New Roman"/>
          <w:b/>
          <w:bCs/>
          <w:sz w:val="28"/>
          <w:szCs w:val="28"/>
        </w:rPr>
        <w:t xml:space="preserve"> Genetic Algorithm</w:t>
      </w:r>
    </w:p>
    <w:p w14:paraId="262B983C" w14:textId="318257EB" w:rsidR="00EA333D" w:rsidRDefault="00EA333D" w:rsidP="00194FDD">
      <w:pPr>
        <w:spacing w:after="0" w:line="360" w:lineRule="auto"/>
        <w:rPr>
          <w:rFonts w:ascii="Times New Roman" w:hAnsi="Times New Roman"/>
          <w:sz w:val="24"/>
          <w:szCs w:val="24"/>
        </w:rPr>
      </w:pPr>
      <w:r w:rsidRPr="00EA333D">
        <w:rPr>
          <w:rFonts w:ascii="Times New Roman" w:hAnsi="Times New Roman"/>
          <w:sz w:val="24"/>
          <w:szCs w:val="24"/>
        </w:rPr>
        <w:t xml:space="preserve">GA </w:t>
      </w:r>
      <w:proofErr w:type="spellStart"/>
      <w:r w:rsidRPr="00EA333D">
        <w:rPr>
          <w:rFonts w:ascii="Times New Roman" w:hAnsi="Times New Roman"/>
          <w:sz w:val="24"/>
          <w:szCs w:val="24"/>
        </w:rPr>
        <w:t>bắt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đầu</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với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một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tập</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hợp</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các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giải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pháp</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khả</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thi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gọi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là</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quần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thể</w:t>
      </w:r>
      <w:proofErr w:type="spellEnd"/>
      <w:r w:rsidRPr="00EA333D">
        <w:rPr>
          <w:rFonts w:ascii="Times New Roman" w:hAnsi="Times New Roman"/>
          <w:sz w:val="24"/>
          <w:szCs w:val="24"/>
        </w:rPr>
        <w:t xml:space="preserve"> (population). </w:t>
      </w:r>
      <w:proofErr w:type="spellStart"/>
      <w:r w:rsidRPr="00EA333D">
        <w:rPr>
          <w:rFonts w:ascii="Times New Roman" w:hAnsi="Times New Roman"/>
          <w:sz w:val="24"/>
          <w:szCs w:val="24"/>
        </w:rPr>
        <w:t>Mỗi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giải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pháp</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trong</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quần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thể</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w:t>
      </w:r>
      <w:r w:rsidRPr="00EA333D">
        <w:rPr>
          <w:rFonts w:ascii="Times New Roman" w:hAnsi="Times New Roman" w:hint="eastAsia"/>
          <w:sz w:val="24"/>
          <w:szCs w:val="24"/>
        </w:rPr>
        <w:t>ư</w:t>
      </w:r>
      <w:r w:rsidRPr="00EA333D">
        <w:rPr>
          <w:rFonts w:ascii="Times New Roman" w:hAnsi="Times New Roman"/>
          <w:sz w:val="24"/>
          <w:szCs w:val="24"/>
        </w:rPr>
        <w:t>ợc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gọi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là</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một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cá</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thể</w:t>
      </w:r>
      <w:proofErr w:type="spellEnd"/>
      <w:r w:rsidRPr="00EA333D">
        <w:rPr>
          <w:rFonts w:ascii="Times New Roman" w:hAnsi="Times New Roman"/>
          <w:sz w:val="24"/>
          <w:szCs w:val="24"/>
        </w:rPr>
        <w:t xml:space="preserve"> (individual) </w:t>
      </w:r>
      <w:proofErr w:type="spellStart"/>
      <w:r w:rsidRPr="00EA333D">
        <w:rPr>
          <w:rFonts w:ascii="Times New Roman" w:hAnsi="Times New Roman"/>
          <w:sz w:val="24"/>
          <w:szCs w:val="24"/>
        </w:rPr>
        <w:t>hoặc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nhiễm</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sắc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thể</w:t>
      </w:r>
      <w:proofErr w:type="spellEnd"/>
      <w:r w:rsidRPr="00EA333D">
        <w:rPr>
          <w:rFonts w:ascii="Times New Roman" w:hAnsi="Times New Roman"/>
          <w:sz w:val="24"/>
          <w:szCs w:val="24"/>
        </w:rPr>
        <w:t xml:space="preserve"> (chromosome). Các </w:t>
      </w:r>
      <w:proofErr w:type="spellStart"/>
      <w:r w:rsidRPr="00EA333D">
        <w:rPr>
          <w:rFonts w:ascii="Times New Roman" w:hAnsi="Times New Roman"/>
          <w:sz w:val="24"/>
          <w:szCs w:val="24"/>
        </w:rPr>
        <w:t>b</w:t>
      </w:r>
      <w:r w:rsidRPr="00EA333D">
        <w:rPr>
          <w:rFonts w:ascii="Times New Roman" w:hAnsi="Times New Roman" w:hint="eastAsia"/>
          <w:sz w:val="24"/>
          <w:szCs w:val="24"/>
        </w:rPr>
        <w:t>ư</w:t>
      </w:r>
      <w:r w:rsidRPr="00EA333D">
        <w:rPr>
          <w:rFonts w:ascii="Times New Roman" w:hAnsi="Times New Roman"/>
          <w:sz w:val="24"/>
          <w:szCs w:val="24"/>
        </w:rPr>
        <w:t>ớc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chính</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của</w:t>
      </w:r>
      <w:proofErr w:type="spellEnd"/>
      <w:r w:rsidRPr="00EA333D">
        <w:rPr>
          <w:rFonts w:ascii="Times New Roman" w:hAnsi="Times New Roman"/>
          <w:sz w:val="24"/>
          <w:szCs w:val="24"/>
        </w:rPr>
        <w:t xml:space="preserve"> GA bao </w:t>
      </w:r>
      <w:proofErr w:type="spellStart"/>
      <w:r w:rsidRPr="00EA333D">
        <w:rPr>
          <w:rFonts w:ascii="Times New Roman" w:hAnsi="Times New Roman"/>
          <w:sz w:val="24"/>
          <w:szCs w:val="24"/>
        </w:rPr>
        <w:t>gồm</w:t>
      </w:r>
      <w:proofErr w:type="spellEnd"/>
      <w:r w:rsidRPr="00EA333D">
        <w:rPr>
          <w:rFonts w:ascii="Times New Roman" w:hAnsi="Times New Roman"/>
          <w:sz w:val="24"/>
          <w:szCs w:val="24"/>
        </w:rPr>
        <w:t>:</w:t>
      </w:r>
    </w:p>
    <w:p w14:paraId="22BDF538" w14:textId="482D7C48" w:rsidR="00160AAD" w:rsidRDefault="00160AAD" w:rsidP="00194FDD">
      <w:pPr>
        <w:spacing w:after="0" w:line="360" w:lineRule="auto"/>
        <w:jc w:val="center"/>
        <w:rPr>
          <w:rFonts w:ascii="Times New Roman" w:hAnsi="Times New Roman"/>
          <w:sz w:val="24"/>
          <w:szCs w:val="24"/>
        </w:rPr>
      </w:pPr>
      <w:r>
        <w:rPr>
          <w:noProof/>
        </w:rPr>
        <w:drawing>
          <wp:inline distT="0" distB="0" distL="0" distR="0" wp14:anchorId="43C02B5A" wp14:editId="368CAC7B">
            <wp:extent cx="4248443" cy="2433857"/>
            <wp:effectExtent l="0" t="0" r="0" b="5080"/>
            <wp:docPr id="1897874750" name="Picture 1" descr="Algorith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 Grap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2977" cy="2436455"/>
                    </a:xfrm>
                    <a:prstGeom prst="rect">
                      <a:avLst/>
                    </a:prstGeom>
                    <a:noFill/>
                    <a:ln>
                      <a:noFill/>
                    </a:ln>
                  </pic:spPr>
                </pic:pic>
              </a:graphicData>
            </a:graphic>
          </wp:inline>
        </w:drawing>
      </w:r>
    </w:p>
    <w:p w14:paraId="190825AD" w14:textId="3AF8FC7F" w:rsidR="004427A0" w:rsidRPr="004427A0" w:rsidRDefault="004427A0" w:rsidP="00194FD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1. Nguyên </w:t>
      </w:r>
      <w:proofErr w:type="spellStart"/>
      <w:r>
        <w:rPr>
          <w:rFonts w:ascii="Times New Roman" w:hAnsi="Times New Roman"/>
          <w:i/>
          <w:iCs/>
          <w:sz w:val="24"/>
          <w:szCs w:val="24"/>
        </w:rPr>
        <w:t>lý</w:t>
      </w:r>
      <w:proofErr w:type="spellEnd"/>
      <w:r>
        <w:rPr>
          <w:rFonts w:ascii="Times New Roman" w:hAnsi="Times New Roman"/>
          <w:i/>
          <w:iCs/>
          <w:sz w:val="24"/>
          <w:szCs w:val="24"/>
        </w:rPr>
        <w:t xml:space="preserve"> </w:t>
      </w:r>
      <w:proofErr w:type="spellStart"/>
      <w:r>
        <w:rPr>
          <w:rFonts w:ascii="Times New Roman" w:hAnsi="Times New Roman"/>
          <w:i/>
          <w:iCs/>
          <w:sz w:val="24"/>
          <w:szCs w:val="24"/>
        </w:rPr>
        <w:t>hoạt</w:t>
      </w:r>
      <w:proofErr w:type="spellEnd"/>
      <w:r>
        <w:rPr>
          <w:rFonts w:ascii="Times New Roman" w:hAnsi="Times New Roman"/>
          <w:i/>
          <w:iCs/>
          <w:sz w:val="24"/>
          <w:szCs w:val="24"/>
        </w:rPr>
        <w:t xml:space="preserve"> </w:t>
      </w:r>
      <w:proofErr w:type="spellStart"/>
      <w:r>
        <w:rPr>
          <w:rFonts w:ascii="Times New Roman" w:hAnsi="Times New Roman"/>
          <w:i/>
          <w:iCs/>
          <w:sz w:val="24"/>
          <w:szCs w:val="24"/>
        </w:rPr>
        <w:t>động</w:t>
      </w:r>
      <w:proofErr w:type="spellEnd"/>
      <w:r>
        <w:rPr>
          <w:rFonts w:ascii="Times New Roman" w:hAnsi="Times New Roman"/>
          <w:i/>
          <w:iCs/>
          <w:sz w:val="24"/>
          <w:szCs w:val="24"/>
        </w:rPr>
        <w:t xml:space="preserve"> </w:t>
      </w:r>
      <w:proofErr w:type="spellStart"/>
      <w:r>
        <w:rPr>
          <w:rFonts w:ascii="Times New Roman" w:hAnsi="Times New Roman"/>
          <w:i/>
          <w:iCs/>
          <w:sz w:val="24"/>
          <w:szCs w:val="24"/>
        </w:rPr>
        <w:t>của</w:t>
      </w:r>
      <w:proofErr w:type="spellEnd"/>
      <w:r>
        <w:rPr>
          <w:rFonts w:ascii="Times New Roman" w:hAnsi="Times New Roman"/>
          <w:i/>
          <w:iCs/>
          <w:sz w:val="24"/>
          <w:szCs w:val="24"/>
        </w:rPr>
        <w:t xml:space="preserve"> GA</w:t>
      </w:r>
    </w:p>
    <w:p w14:paraId="191462EF" w14:textId="307306FD" w:rsidR="00EA333D" w:rsidRPr="00416EB8" w:rsidRDefault="00EA333D" w:rsidP="005807A8">
      <w:pPr>
        <w:pStyle w:val="ListParagraph"/>
        <w:numPr>
          <w:ilvl w:val="0"/>
          <w:numId w:val="11"/>
        </w:numPr>
        <w:spacing w:after="0" w:line="360" w:lineRule="auto"/>
        <w:rPr>
          <w:rFonts w:ascii="Times New Roman" w:hAnsi="Times New Roman"/>
          <w:sz w:val="24"/>
          <w:szCs w:val="24"/>
        </w:rPr>
      </w:pPr>
      <w:proofErr w:type="spellStart"/>
      <w:r w:rsidRPr="00416EB8">
        <w:rPr>
          <w:rFonts w:ascii="Times New Roman" w:hAnsi="Times New Roman"/>
          <w:sz w:val="24"/>
          <w:szCs w:val="24"/>
        </w:rPr>
        <w:t>Khởi</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tạo</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quần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thể</w:t>
      </w:r>
      <w:proofErr w:type="spellEnd"/>
      <w:r w:rsidRPr="00416EB8">
        <w:rPr>
          <w:rFonts w:ascii="Times New Roman" w:hAnsi="Times New Roman"/>
          <w:sz w:val="24"/>
          <w:szCs w:val="24"/>
        </w:rPr>
        <w:t xml:space="preserve"> (Initial</w:t>
      </w:r>
      <w:r w:rsidR="00865942" w:rsidRPr="00416EB8">
        <w:rPr>
          <w:rFonts w:ascii="Times New Roman" w:hAnsi="Times New Roman"/>
          <w:sz w:val="24"/>
          <w:szCs w:val="24"/>
        </w:rPr>
        <w:t xml:space="preserve"> population</w:t>
      </w:r>
      <w:r w:rsidRPr="00416EB8">
        <w:rPr>
          <w:rFonts w:ascii="Times New Roman" w:hAnsi="Times New Roman"/>
          <w:sz w:val="24"/>
          <w:szCs w:val="24"/>
        </w:rPr>
        <w:t xml:space="preserve">): </w:t>
      </w:r>
      <w:proofErr w:type="spellStart"/>
      <w:r w:rsidRPr="00416EB8">
        <w:rPr>
          <w:rFonts w:ascii="Times New Roman" w:hAnsi="Times New Roman"/>
          <w:sz w:val="24"/>
          <w:szCs w:val="24"/>
        </w:rPr>
        <w:t>Một</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quần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thể</w:t>
      </w:r>
      <w:proofErr w:type="spellEnd"/>
      <w:r w:rsidRPr="00416EB8">
        <w:rPr>
          <w:rFonts w:ascii="Times New Roman" w:hAnsi="Times New Roman"/>
          <w:sz w:val="24"/>
          <w:szCs w:val="24"/>
        </w:rPr>
        <w:t xml:space="preserve"> ban </w:t>
      </w:r>
      <w:proofErr w:type="spellStart"/>
      <w:r w:rsidRPr="00416EB8">
        <w:rPr>
          <w:rFonts w:ascii="Times New Roman" w:hAnsi="Times New Roman"/>
          <w:sz w:val="24"/>
          <w:szCs w:val="24"/>
        </w:rPr>
        <w:t>đầu</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đ</w:t>
      </w:r>
      <w:r w:rsidRPr="00416EB8">
        <w:rPr>
          <w:rFonts w:ascii="Times New Roman" w:hAnsi="Times New Roman" w:hint="eastAsia"/>
          <w:sz w:val="24"/>
          <w:szCs w:val="24"/>
        </w:rPr>
        <w:t>ư</w:t>
      </w:r>
      <w:r w:rsidRPr="00416EB8">
        <w:rPr>
          <w:rFonts w:ascii="Times New Roman" w:hAnsi="Times New Roman"/>
          <w:sz w:val="24"/>
          <w:szCs w:val="24"/>
        </w:rPr>
        <w:t>ợc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tạo</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ra</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một</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cách</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ngẫu</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nhiên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hoặc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bằng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các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ph</w:t>
      </w:r>
      <w:r w:rsidRPr="00416EB8">
        <w:rPr>
          <w:rFonts w:ascii="Times New Roman" w:hAnsi="Times New Roman" w:hint="eastAsia"/>
          <w:sz w:val="24"/>
          <w:szCs w:val="24"/>
        </w:rPr>
        <w:t>ươ</w:t>
      </w:r>
      <w:r w:rsidRPr="00416EB8">
        <w:rPr>
          <w:rFonts w:ascii="Times New Roman" w:hAnsi="Times New Roman"/>
          <w:sz w:val="24"/>
          <w:szCs w:val="24"/>
        </w:rPr>
        <w:t>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pháp</w:t>
      </w:r>
      <w:proofErr w:type="spellEnd"/>
      <w:r w:rsidRPr="00416EB8">
        <w:rPr>
          <w:rFonts w:ascii="Times New Roman" w:hAnsi="Times New Roman"/>
          <w:sz w:val="24"/>
          <w:szCs w:val="24"/>
        </w:rPr>
        <w:t xml:space="preserve"> heuristics.</w:t>
      </w:r>
    </w:p>
    <w:p w14:paraId="7E7072A1" w14:textId="7A67D12A" w:rsidR="00EA333D" w:rsidRPr="00416EB8" w:rsidRDefault="00C73660" w:rsidP="005807A8">
      <w:pPr>
        <w:pStyle w:val="ListParagraph"/>
        <w:numPr>
          <w:ilvl w:val="0"/>
          <w:numId w:val="11"/>
        </w:numPr>
        <w:spacing w:after="0" w:line="360" w:lineRule="auto"/>
        <w:rPr>
          <w:rFonts w:ascii="Times New Roman" w:hAnsi="Times New Roman"/>
          <w:sz w:val="24"/>
          <w:szCs w:val="24"/>
        </w:rPr>
      </w:pPr>
      <w:proofErr w:type="spellStart"/>
      <w:r w:rsidRPr="00C73660">
        <w:rPr>
          <w:rFonts w:ascii="Times New Roman" w:hAnsi="Times New Roman"/>
          <w:sz w:val="24"/>
          <w:szCs w:val="24"/>
        </w:rPr>
        <w:t>Đánh</w:t>
      </w:r>
      <w:proofErr w:type="spellEnd"/>
      <w:r w:rsidRPr="00C73660">
        <w:rPr>
          <w:rFonts w:ascii="Times New Roman" w:hAnsi="Times New Roman"/>
          <w:sz w:val="24"/>
          <w:szCs w:val="24"/>
        </w:rPr>
        <w:t xml:space="preserve"> </w:t>
      </w:r>
      <w:proofErr w:type="spellStart"/>
      <w:r w:rsidRPr="00C73660">
        <w:rPr>
          <w:rFonts w:ascii="Times New Roman" w:hAnsi="Times New Roman"/>
          <w:sz w:val="24"/>
          <w:szCs w:val="24"/>
        </w:rPr>
        <w:t>giá</w:t>
      </w:r>
      <w:proofErr w:type="spellEnd"/>
      <w:r w:rsidRPr="00C73660">
        <w:rPr>
          <w:rFonts w:ascii="Times New Roman" w:hAnsi="Times New Roman"/>
          <w:sz w:val="24"/>
          <w:szCs w:val="24"/>
        </w:rPr>
        <w:t xml:space="preserve"> </w:t>
      </w:r>
      <w:proofErr w:type="spellStart"/>
      <w:r w:rsidRPr="00C73660">
        <w:rPr>
          <w:rFonts w:ascii="Times New Roman" w:hAnsi="Times New Roman"/>
          <w:sz w:val="24"/>
          <w:szCs w:val="24"/>
        </w:rPr>
        <w:t>năng</w:t>
      </w:r>
      <w:proofErr w:type="spellEnd"/>
      <w:r w:rsidRPr="00C73660">
        <w:rPr>
          <w:rFonts w:ascii="Times New Roman" w:hAnsi="Times New Roman"/>
          <w:sz w:val="24"/>
          <w:szCs w:val="24"/>
        </w:rPr>
        <w:t xml:space="preserve"> </w:t>
      </w:r>
      <w:proofErr w:type="spellStart"/>
      <w:r w:rsidRPr="00C73660">
        <w:rPr>
          <w:rFonts w:ascii="Times New Roman" w:hAnsi="Times New Roman"/>
          <w:sz w:val="24"/>
          <w:szCs w:val="24"/>
        </w:rPr>
        <w:t>lực</w:t>
      </w:r>
      <w:proofErr w:type="spellEnd"/>
      <w:r>
        <w:rPr>
          <w:rFonts w:ascii="Times New Roman" w:hAnsi="Times New Roman"/>
          <w:sz w:val="24"/>
          <w:szCs w:val="24"/>
        </w:rPr>
        <w:t xml:space="preserve"> (</w:t>
      </w:r>
      <w:r w:rsidRPr="00C73660">
        <w:rPr>
          <w:rFonts w:ascii="Times New Roman" w:hAnsi="Times New Roman"/>
          <w:sz w:val="24"/>
          <w:szCs w:val="24"/>
        </w:rPr>
        <w:t>Evaluation Fitness</w:t>
      </w:r>
      <w:r>
        <w:rPr>
          <w:rFonts w:ascii="Times New Roman" w:hAnsi="Times New Roman"/>
          <w:sz w:val="24"/>
          <w:szCs w:val="24"/>
        </w:rPr>
        <w:t xml:space="preserve">): </w:t>
      </w:r>
      <w:proofErr w:type="spellStart"/>
      <w:r w:rsidR="00EA333D" w:rsidRPr="00416EB8">
        <w:rPr>
          <w:rFonts w:ascii="Times New Roman" w:hAnsi="Times New Roman"/>
          <w:sz w:val="24"/>
          <w:szCs w:val="24"/>
        </w:rPr>
        <w:t>Mỗi</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cá</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thể</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trong</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quần</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thể</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đ</w:t>
      </w:r>
      <w:r w:rsidR="00EA333D" w:rsidRPr="00416EB8">
        <w:rPr>
          <w:rFonts w:ascii="Times New Roman" w:hAnsi="Times New Roman" w:hint="eastAsia"/>
          <w:sz w:val="24"/>
          <w:szCs w:val="24"/>
        </w:rPr>
        <w:t>ư</w:t>
      </w:r>
      <w:r w:rsidR="00EA333D" w:rsidRPr="00416EB8">
        <w:rPr>
          <w:rFonts w:ascii="Times New Roman" w:hAnsi="Times New Roman"/>
          <w:sz w:val="24"/>
          <w:szCs w:val="24"/>
        </w:rPr>
        <w:t>ợc</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đánh</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giá</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bằng</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một</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hàm</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thích</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nghi</w:t>
      </w:r>
      <w:proofErr w:type="spellEnd"/>
      <w:r w:rsidR="00EA333D" w:rsidRPr="00416EB8">
        <w:rPr>
          <w:rFonts w:ascii="Times New Roman" w:hAnsi="Times New Roman"/>
          <w:sz w:val="24"/>
          <w:szCs w:val="24"/>
        </w:rPr>
        <w:t xml:space="preserve"> (fitness function) </w:t>
      </w:r>
      <w:proofErr w:type="spellStart"/>
      <w:r w:rsidR="00EA333D" w:rsidRPr="00416EB8">
        <w:rPr>
          <w:rFonts w:ascii="Times New Roman" w:hAnsi="Times New Roman"/>
          <w:sz w:val="24"/>
          <w:szCs w:val="24"/>
        </w:rPr>
        <w:t>để</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đo</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l</w:t>
      </w:r>
      <w:r w:rsidR="00EA333D" w:rsidRPr="00416EB8">
        <w:rPr>
          <w:rFonts w:ascii="Times New Roman" w:hAnsi="Times New Roman" w:hint="eastAsia"/>
          <w:sz w:val="24"/>
          <w:szCs w:val="24"/>
        </w:rPr>
        <w:t>ư</w:t>
      </w:r>
      <w:r w:rsidR="00EA333D" w:rsidRPr="00416EB8">
        <w:rPr>
          <w:rFonts w:ascii="Times New Roman" w:hAnsi="Times New Roman"/>
          <w:sz w:val="24"/>
          <w:szCs w:val="24"/>
        </w:rPr>
        <w:t>ờng</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mức</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độ</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tối</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hint="eastAsia"/>
          <w:sz w:val="24"/>
          <w:szCs w:val="24"/>
        </w:rPr>
        <w:t>ư</w:t>
      </w:r>
      <w:r w:rsidR="00EA333D" w:rsidRPr="00416EB8">
        <w:rPr>
          <w:rFonts w:ascii="Times New Roman" w:hAnsi="Times New Roman"/>
          <w:sz w:val="24"/>
          <w:szCs w:val="24"/>
        </w:rPr>
        <w:t>u</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của</w:t>
      </w:r>
      <w:proofErr w:type="spellEnd"/>
      <w:r w:rsidR="00EA333D" w:rsidRPr="00416EB8">
        <w:rPr>
          <w:rFonts w:ascii="Times New Roman" w:hAnsi="Times New Roman"/>
          <w:sz w:val="24"/>
          <w:szCs w:val="24"/>
        </w:rPr>
        <w:t xml:space="preserve"> </w:t>
      </w:r>
      <w:proofErr w:type="spellStart"/>
      <w:r w:rsidR="00EA333D" w:rsidRPr="00416EB8">
        <w:rPr>
          <w:rFonts w:ascii="Times New Roman" w:hAnsi="Times New Roman"/>
          <w:sz w:val="24"/>
          <w:szCs w:val="24"/>
        </w:rPr>
        <w:t>nó</w:t>
      </w:r>
      <w:proofErr w:type="spellEnd"/>
      <w:r w:rsidR="00EA333D" w:rsidRPr="00416EB8">
        <w:rPr>
          <w:rFonts w:ascii="Times New Roman" w:hAnsi="Times New Roman"/>
          <w:sz w:val="24"/>
          <w:szCs w:val="24"/>
        </w:rPr>
        <w:t>.</w:t>
      </w:r>
    </w:p>
    <w:p w14:paraId="53236526" w14:textId="4ED57167" w:rsidR="00EA333D" w:rsidRPr="00416EB8" w:rsidRDefault="00EA333D" w:rsidP="005807A8">
      <w:pPr>
        <w:pStyle w:val="ListParagraph"/>
        <w:numPr>
          <w:ilvl w:val="0"/>
          <w:numId w:val="11"/>
        </w:numPr>
        <w:spacing w:after="0" w:line="360" w:lineRule="auto"/>
        <w:rPr>
          <w:rFonts w:ascii="Times New Roman" w:hAnsi="Times New Roman"/>
          <w:sz w:val="24"/>
          <w:szCs w:val="24"/>
        </w:rPr>
      </w:pPr>
      <w:proofErr w:type="spellStart"/>
      <w:r w:rsidRPr="00416EB8">
        <w:rPr>
          <w:rFonts w:ascii="Times New Roman" w:hAnsi="Times New Roman"/>
          <w:sz w:val="24"/>
          <w:szCs w:val="24"/>
        </w:rPr>
        <w:t>Chọn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lọc</w:t>
      </w:r>
      <w:proofErr w:type="spellEnd"/>
      <w:r w:rsidRPr="00416EB8">
        <w:rPr>
          <w:rFonts w:ascii="Times New Roman" w:hAnsi="Times New Roman"/>
          <w:sz w:val="24"/>
          <w:szCs w:val="24"/>
        </w:rPr>
        <w:t xml:space="preserve"> (Selection):</w:t>
      </w:r>
      <w:r w:rsidR="00416EB8" w:rsidRPr="00416EB8">
        <w:rPr>
          <w:rFonts w:ascii="Times New Roman" w:hAnsi="Times New Roman"/>
          <w:sz w:val="24"/>
          <w:szCs w:val="24"/>
        </w:rPr>
        <w:t xml:space="preserve"> </w:t>
      </w:r>
      <w:r w:rsidRPr="00416EB8">
        <w:rPr>
          <w:rFonts w:ascii="Times New Roman" w:hAnsi="Times New Roman"/>
          <w:sz w:val="24"/>
          <w:szCs w:val="24"/>
        </w:rPr>
        <w:t xml:space="preserve">Các </w:t>
      </w:r>
      <w:proofErr w:type="spellStart"/>
      <w:r w:rsidRPr="00416EB8">
        <w:rPr>
          <w:rFonts w:ascii="Times New Roman" w:hAnsi="Times New Roman"/>
          <w:sz w:val="24"/>
          <w:szCs w:val="24"/>
        </w:rPr>
        <w:t>cá</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thể</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tốt</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h</w:t>
      </w:r>
      <w:r w:rsidRPr="00416EB8">
        <w:rPr>
          <w:rFonts w:ascii="Times New Roman" w:hAnsi="Times New Roman" w:hint="eastAsia"/>
          <w:sz w:val="24"/>
          <w:szCs w:val="24"/>
        </w:rPr>
        <w:t>ơ</w:t>
      </w:r>
      <w:r w:rsidRPr="00416EB8">
        <w:rPr>
          <w:rFonts w:ascii="Times New Roman" w:hAnsi="Times New Roman"/>
          <w:sz w:val="24"/>
          <w:szCs w:val="24"/>
        </w:rPr>
        <w:t>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có</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giá</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trị</w:t>
      </w:r>
      <w:proofErr w:type="spellEnd"/>
      <w:r w:rsidRPr="00416EB8">
        <w:rPr>
          <w:rFonts w:ascii="Times New Roman" w:hAnsi="Times New Roman"/>
          <w:sz w:val="24"/>
          <w:szCs w:val="24"/>
        </w:rPr>
        <w:t xml:space="preserve"> fitness </w:t>
      </w:r>
      <w:proofErr w:type="spellStart"/>
      <w:r w:rsidRPr="00416EB8">
        <w:rPr>
          <w:rFonts w:ascii="Times New Roman" w:hAnsi="Times New Roman"/>
          <w:sz w:val="24"/>
          <w:szCs w:val="24"/>
        </w:rPr>
        <w:t>cao</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h</w:t>
      </w:r>
      <w:r w:rsidRPr="00416EB8">
        <w:rPr>
          <w:rFonts w:ascii="Times New Roman" w:hAnsi="Times New Roman" w:hint="eastAsia"/>
          <w:sz w:val="24"/>
          <w:szCs w:val="24"/>
        </w:rPr>
        <w:t>ơ</w:t>
      </w:r>
      <w:r w:rsidRPr="00416EB8">
        <w:rPr>
          <w:rFonts w:ascii="Times New Roman" w:hAnsi="Times New Roman"/>
          <w:sz w:val="24"/>
          <w:szCs w:val="24"/>
        </w:rPr>
        <w:t>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đ</w:t>
      </w:r>
      <w:r w:rsidRPr="00416EB8">
        <w:rPr>
          <w:rFonts w:ascii="Times New Roman" w:hAnsi="Times New Roman" w:hint="eastAsia"/>
          <w:sz w:val="24"/>
          <w:szCs w:val="24"/>
        </w:rPr>
        <w:t>ư</w:t>
      </w:r>
      <w:r w:rsidRPr="00416EB8">
        <w:rPr>
          <w:rFonts w:ascii="Times New Roman" w:hAnsi="Times New Roman"/>
          <w:sz w:val="24"/>
          <w:szCs w:val="24"/>
        </w:rPr>
        <w:t>ợc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chọn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lọc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để</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sinh</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sản</w:t>
      </w:r>
      <w:proofErr w:type="spellEnd"/>
      <w:r w:rsidRPr="00416EB8">
        <w:rPr>
          <w:rFonts w:ascii="Times New Roman" w:hAnsi="Times New Roman"/>
          <w:sz w:val="24"/>
          <w:szCs w:val="24"/>
        </w:rPr>
        <w:t xml:space="preserve">. Các </w:t>
      </w:r>
      <w:proofErr w:type="spellStart"/>
      <w:r w:rsidRPr="00416EB8">
        <w:rPr>
          <w:rFonts w:ascii="Times New Roman" w:hAnsi="Times New Roman"/>
          <w:sz w:val="24"/>
          <w:szCs w:val="24"/>
        </w:rPr>
        <w:t>ph</w:t>
      </w:r>
      <w:r w:rsidRPr="00416EB8">
        <w:rPr>
          <w:rFonts w:ascii="Times New Roman" w:hAnsi="Times New Roman" w:hint="eastAsia"/>
          <w:sz w:val="24"/>
          <w:szCs w:val="24"/>
        </w:rPr>
        <w:t>ươ</w:t>
      </w:r>
      <w:r w:rsidRPr="00416EB8">
        <w:rPr>
          <w:rFonts w:ascii="Times New Roman" w:hAnsi="Times New Roman"/>
          <w:sz w:val="24"/>
          <w:szCs w:val="24"/>
        </w:rPr>
        <w:t>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pháp</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chọn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lọc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phổ</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biến</w:t>
      </w:r>
      <w:proofErr w:type="spellEnd"/>
      <w:r w:rsidRPr="00416EB8">
        <w:rPr>
          <w:rFonts w:ascii="Times New Roman" w:hAnsi="Times New Roman"/>
          <w:sz w:val="24"/>
          <w:szCs w:val="24"/>
        </w:rPr>
        <w:t xml:space="preserve"> bao </w:t>
      </w:r>
      <w:proofErr w:type="spellStart"/>
      <w:r w:rsidRPr="00416EB8">
        <w:rPr>
          <w:rFonts w:ascii="Times New Roman" w:hAnsi="Times New Roman"/>
          <w:sz w:val="24"/>
          <w:szCs w:val="24"/>
        </w:rPr>
        <w:t>gồm</w:t>
      </w:r>
      <w:proofErr w:type="spellEnd"/>
      <w:r w:rsidRPr="00416EB8">
        <w:rPr>
          <w:rFonts w:ascii="Times New Roman" w:hAnsi="Times New Roman"/>
          <w:sz w:val="24"/>
          <w:szCs w:val="24"/>
        </w:rPr>
        <w:t xml:space="preserve">: roulette wheel selection, tournament selection, </w:t>
      </w:r>
      <w:proofErr w:type="spellStart"/>
      <w:r w:rsidRPr="00416EB8">
        <w:rPr>
          <w:rFonts w:ascii="Times New Roman" w:hAnsi="Times New Roman"/>
          <w:sz w:val="24"/>
          <w:szCs w:val="24"/>
        </w:rPr>
        <w:t>và</w:t>
      </w:r>
      <w:proofErr w:type="spellEnd"/>
      <w:r w:rsidRPr="00416EB8">
        <w:rPr>
          <w:rFonts w:ascii="Times New Roman" w:hAnsi="Times New Roman"/>
          <w:sz w:val="24"/>
          <w:szCs w:val="24"/>
        </w:rPr>
        <w:t xml:space="preserve"> rank selection.</w:t>
      </w:r>
    </w:p>
    <w:p w14:paraId="0D8CAE97" w14:textId="0ADEF9A9" w:rsidR="00EA333D" w:rsidRPr="00416EB8" w:rsidRDefault="00EA333D" w:rsidP="005807A8">
      <w:pPr>
        <w:pStyle w:val="ListParagraph"/>
        <w:numPr>
          <w:ilvl w:val="0"/>
          <w:numId w:val="11"/>
        </w:numPr>
        <w:spacing w:after="0" w:line="360" w:lineRule="auto"/>
        <w:rPr>
          <w:rFonts w:ascii="Times New Roman" w:hAnsi="Times New Roman"/>
          <w:sz w:val="24"/>
          <w:szCs w:val="24"/>
        </w:rPr>
      </w:pPr>
      <w:r w:rsidRPr="00416EB8">
        <w:rPr>
          <w:rFonts w:ascii="Times New Roman" w:hAnsi="Times New Roman"/>
          <w:sz w:val="24"/>
          <w:szCs w:val="24"/>
        </w:rPr>
        <w:t xml:space="preserve">Lai </w:t>
      </w:r>
      <w:proofErr w:type="spellStart"/>
      <w:r w:rsidRPr="00416EB8">
        <w:rPr>
          <w:rFonts w:ascii="Times New Roman" w:hAnsi="Times New Roman"/>
          <w:sz w:val="24"/>
          <w:szCs w:val="24"/>
        </w:rPr>
        <w:t>ghép</w:t>
      </w:r>
      <w:proofErr w:type="spellEnd"/>
      <w:r w:rsidRPr="00416EB8">
        <w:rPr>
          <w:rFonts w:ascii="Times New Roman" w:hAnsi="Times New Roman"/>
          <w:sz w:val="24"/>
          <w:szCs w:val="24"/>
        </w:rPr>
        <w:t xml:space="preserve"> (Crossover):</w:t>
      </w:r>
      <w:r w:rsidR="00416EB8" w:rsidRPr="00416EB8">
        <w:rPr>
          <w:rFonts w:ascii="Times New Roman" w:hAnsi="Times New Roman"/>
          <w:sz w:val="24"/>
          <w:szCs w:val="24"/>
        </w:rPr>
        <w:t xml:space="preserve"> </w:t>
      </w:r>
      <w:r w:rsidRPr="00416EB8">
        <w:rPr>
          <w:rFonts w:ascii="Times New Roman" w:hAnsi="Times New Roman"/>
          <w:sz w:val="24"/>
          <w:szCs w:val="24"/>
        </w:rPr>
        <w:t xml:space="preserve">Các </w:t>
      </w:r>
      <w:proofErr w:type="spellStart"/>
      <w:r w:rsidRPr="00416EB8">
        <w:rPr>
          <w:rFonts w:ascii="Times New Roman" w:hAnsi="Times New Roman"/>
          <w:sz w:val="24"/>
          <w:szCs w:val="24"/>
        </w:rPr>
        <w:t>cặp</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cá</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thể</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đ</w:t>
      </w:r>
      <w:r w:rsidRPr="00416EB8">
        <w:rPr>
          <w:rFonts w:ascii="Times New Roman" w:hAnsi="Times New Roman" w:hint="eastAsia"/>
          <w:sz w:val="24"/>
          <w:szCs w:val="24"/>
        </w:rPr>
        <w:t>ư</w:t>
      </w:r>
      <w:r w:rsidRPr="00416EB8">
        <w:rPr>
          <w:rFonts w:ascii="Times New Roman" w:hAnsi="Times New Roman"/>
          <w:sz w:val="24"/>
          <w:szCs w:val="24"/>
        </w:rPr>
        <w:t>ợc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chọn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để</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lai</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ghép</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tạo</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ra</w:t>
      </w:r>
      <w:proofErr w:type="spellEnd"/>
      <w:r w:rsidRPr="00416EB8">
        <w:rPr>
          <w:rFonts w:ascii="Times New Roman" w:hAnsi="Times New Roman"/>
          <w:sz w:val="24"/>
          <w:szCs w:val="24"/>
        </w:rPr>
        <w:t xml:space="preserve"> con </w:t>
      </w:r>
      <w:proofErr w:type="spellStart"/>
      <w:r w:rsidRPr="00416EB8">
        <w:rPr>
          <w:rFonts w:ascii="Times New Roman" w:hAnsi="Times New Roman"/>
          <w:sz w:val="24"/>
          <w:szCs w:val="24"/>
        </w:rPr>
        <w:t>cái</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mới</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Quá</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trình</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này</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mô</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phỏng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sự</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lai</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ghép</w:t>
      </w:r>
      <w:proofErr w:type="spellEnd"/>
      <w:r w:rsidRPr="00416EB8">
        <w:rPr>
          <w:rFonts w:ascii="Times New Roman" w:hAnsi="Times New Roman"/>
          <w:sz w:val="24"/>
          <w:szCs w:val="24"/>
        </w:rPr>
        <w:t xml:space="preserve"> di </w:t>
      </w:r>
      <w:proofErr w:type="spellStart"/>
      <w:r w:rsidRPr="00416EB8">
        <w:rPr>
          <w:rFonts w:ascii="Times New Roman" w:hAnsi="Times New Roman"/>
          <w:sz w:val="24"/>
          <w:szCs w:val="24"/>
        </w:rPr>
        <w:t>truyền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trong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tự</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nhiên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Một</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số</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ph</w:t>
      </w:r>
      <w:r w:rsidRPr="00416EB8">
        <w:rPr>
          <w:rFonts w:ascii="Times New Roman" w:hAnsi="Times New Roman" w:hint="eastAsia"/>
          <w:sz w:val="24"/>
          <w:szCs w:val="24"/>
        </w:rPr>
        <w:t>ươ</w:t>
      </w:r>
      <w:r w:rsidRPr="00416EB8">
        <w:rPr>
          <w:rFonts w:ascii="Times New Roman" w:hAnsi="Times New Roman"/>
          <w:sz w:val="24"/>
          <w:szCs w:val="24"/>
        </w:rPr>
        <w:t>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pháp</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lai</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ghép</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thông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dụng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là</w:t>
      </w:r>
      <w:proofErr w:type="spellEnd"/>
      <w:r w:rsidRPr="00416EB8">
        <w:rPr>
          <w:rFonts w:ascii="Times New Roman" w:hAnsi="Times New Roman"/>
          <w:sz w:val="24"/>
          <w:szCs w:val="24"/>
        </w:rPr>
        <w:t xml:space="preserve">: single-point crossover, two-point crossover, </w:t>
      </w:r>
      <w:proofErr w:type="spellStart"/>
      <w:r w:rsidRPr="00416EB8">
        <w:rPr>
          <w:rFonts w:ascii="Times New Roman" w:hAnsi="Times New Roman"/>
          <w:sz w:val="24"/>
          <w:szCs w:val="24"/>
        </w:rPr>
        <w:t>và</w:t>
      </w:r>
      <w:proofErr w:type="spellEnd"/>
      <w:r w:rsidRPr="00416EB8">
        <w:rPr>
          <w:rFonts w:ascii="Times New Roman" w:hAnsi="Times New Roman"/>
          <w:sz w:val="24"/>
          <w:szCs w:val="24"/>
        </w:rPr>
        <w:t xml:space="preserve"> uniform crossover.</w:t>
      </w:r>
    </w:p>
    <w:p w14:paraId="7709C11F" w14:textId="22F03C4E" w:rsidR="00EA333D" w:rsidRPr="00416EB8" w:rsidRDefault="00EA333D" w:rsidP="005807A8">
      <w:pPr>
        <w:pStyle w:val="ListParagraph"/>
        <w:numPr>
          <w:ilvl w:val="0"/>
          <w:numId w:val="11"/>
        </w:numPr>
        <w:spacing w:after="0" w:line="360" w:lineRule="auto"/>
        <w:rPr>
          <w:rFonts w:ascii="Times New Roman" w:hAnsi="Times New Roman"/>
          <w:sz w:val="24"/>
          <w:szCs w:val="24"/>
        </w:rPr>
      </w:pPr>
      <w:proofErr w:type="spellStart"/>
      <w:r w:rsidRPr="00416EB8">
        <w:rPr>
          <w:rFonts w:ascii="Times New Roman" w:hAnsi="Times New Roman" w:hint="eastAsia"/>
          <w:sz w:val="24"/>
          <w:szCs w:val="24"/>
        </w:rPr>
        <w:t>Đ</w:t>
      </w:r>
      <w:r w:rsidRPr="00416EB8">
        <w:rPr>
          <w:rFonts w:ascii="Times New Roman" w:hAnsi="Times New Roman"/>
          <w:sz w:val="24"/>
          <w:szCs w:val="24"/>
        </w:rPr>
        <w:t>ột</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biến</w:t>
      </w:r>
      <w:proofErr w:type="spellEnd"/>
      <w:r w:rsidRPr="00416EB8">
        <w:rPr>
          <w:rFonts w:ascii="Times New Roman" w:hAnsi="Times New Roman"/>
          <w:sz w:val="24"/>
          <w:szCs w:val="24"/>
        </w:rPr>
        <w:t xml:space="preserve"> (Mutation):</w:t>
      </w:r>
      <w:r w:rsidR="00416EB8" w:rsidRPr="00416EB8">
        <w:rPr>
          <w:rFonts w:ascii="Times New Roman" w:hAnsi="Times New Roman"/>
          <w:sz w:val="24"/>
          <w:szCs w:val="24"/>
        </w:rPr>
        <w:t xml:space="preserve"> </w:t>
      </w:r>
      <w:proofErr w:type="spellStart"/>
      <w:r w:rsidRPr="00416EB8">
        <w:rPr>
          <w:rFonts w:ascii="Times New Roman" w:hAnsi="Times New Roman"/>
          <w:sz w:val="24"/>
          <w:szCs w:val="24"/>
        </w:rPr>
        <w:t>Một</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số</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cá</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thể</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trong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quần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thể</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bị</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thay</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đổi</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ngẫu</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nhiên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để</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duy</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trì</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sự</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đa</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dạng</w:t>
      </w:r>
      <w:proofErr w:type="spellEnd"/>
      <w:r w:rsidRPr="00416EB8">
        <w:rPr>
          <w:rFonts w:ascii="Times New Roman" w:hAnsi="Times New Roman"/>
          <w:sz w:val="24"/>
          <w:szCs w:val="24"/>
        </w:rPr>
        <w:t xml:space="preserve"> di </w:t>
      </w:r>
      <w:proofErr w:type="spellStart"/>
      <w:r w:rsidRPr="00416EB8">
        <w:rPr>
          <w:rFonts w:ascii="Times New Roman" w:hAnsi="Times New Roman"/>
          <w:sz w:val="24"/>
          <w:szCs w:val="24"/>
        </w:rPr>
        <w:t>truyền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và</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tránh</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mắc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kẹt</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trong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cực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trị</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cục</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bộ</w:t>
      </w:r>
      <w:proofErr w:type="spellEnd"/>
      <w:r w:rsidRPr="00416EB8">
        <w:rPr>
          <w:rFonts w:ascii="Times New Roman" w:hAnsi="Times New Roman"/>
          <w:sz w:val="24"/>
          <w:szCs w:val="24"/>
        </w:rPr>
        <w:t xml:space="preserve">. Các </w:t>
      </w:r>
      <w:proofErr w:type="spellStart"/>
      <w:r w:rsidRPr="00416EB8">
        <w:rPr>
          <w:rFonts w:ascii="Times New Roman" w:hAnsi="Times New Roman"/>
          <w:sz w:val="24"/>
          <w:szCs w:val="24"/>
        </w:rPr>
        <w:t>ph</w:t>
      </w:r>
      <w:r w:rsidRPr="00416EB8">
        <w:rPr>
          <w:rFonts w:ascii="Times New Roman" w:hAnsi="Times New Roman" w:hint="eastAsia"/>
          <w:sz w:val="24"/>
          <w:szCs w:val="24"/>
        </w:rPr>
        <w:t>ươ</w:t>
      </w:r>
      <w:r w:rsidRPr="00416EB8">
        <w:rPr>
          <w:rFonts w:ascii="Times New Roman" w:hAnsi="Times New Roman"/>
          <w:sz w:val="24"/>
          <w:szCs w:val="24"/>
        </w:rPr>
        <w:t>ng</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pháp</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đột</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biến</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phổ</w:t>
      </w:r>
      <w:proofErr w:type="spellEnd"/>
      <w:r w:rsidRPr="00416EB8">
        <w:rPr>
          <w:rFonts w:ascii="Times New Roman" w:hAnsi="Times New Roman"/>
          <w:sz w:val="24"/>
          <w:szCs w:val="24"/>
        </w:rPr>
        <w:t xml:space="preserve"> </w:t>
      </w:r>
      <w:proofErr w:type="spellStart"/>
      <w:r w:rsidRPr="00416EB8">
        <w:rPr>
          <w:rFonts w:ascii="Times New Roman" w:hAnsi="Times New Roman"/>
          <w:sz w:val="24"/>
          <w:szCs w:val="24"/>
        </w:rPr>
        <w:t>biến</w:t>
      </w:r>
      <w:proofErr w:type="spellEnd"/>
      <w:r w:rsidRPr="00416EB8">
        <w:rPr>
          <w:rFonts w:ascii="Times New Roman" w:hAnsi="Times New Roman"/>
          <w:sz w:val="24"/>
          <w:szCs w:val="24"/>
        </w:rPr>
        <w:t xml:space="preserve"> bao </w:t>
      </w:r>
      <w:proofErr w:type="spellStart"/>
      <w:r w:rsidRPr="00416EB8">
        <w:rPr>
          <w:rFonts w:ascii="Times New Roman" w:hAnsi="Times New Roman"/>
          <w:sz w:val="24"/>
          <w:szCs w:val="24"/>
        </w:rPr>
        <w:t>gồm</w:t>
      </w:r>
      <w:proofErr w:type="spellEnd"/>
      <w:r w:rsidRPr="00416EB8">
        <w:rPr>
          <w:rFonts w:ascii="Times New Roman" w:hAnsi="Times New Roman"/>
          <w:sz w:val="24"/>
          <w:szCs w:val="24"/>
        </w:rPr>
        <w:t xml:space="preserve">: bit-flip mutation </w:t>
      </w:r>
      <w:proofErr w:type="spellStart"/>
      <w:r w:rsidRPr="00416EB8">
        <w:rPr>
          <w:rFonts w:ascii="Times New Roman" w:hAnsi="Times New Roman"/>
          <w:sz w:val="24"/>
          <w:szCs w:val="24"/>
        </w:rPr>
        <w:t>và</w:t>
      </w:r>
      <w:proofErr w:type="spellEnd"/>
      <w:r w:rsidRPr="00416EB8">
        <w:rPr>
          <w:rFonts w:ascii="Times New Roman" w:hAnsi="Times New Roman"/>
          <w:sz w:val="24"/>
          <w:szCs w:val="24"/>
        </w:rPr>
        <w:t xml:space="preserve"> swap mutation.</w:t>
      </w:r>
    </w:p>
    <w:p w14:paraId="43A62716" w14:textId="77777777" w:rsidR="00EA333D" w:rsidRDefault="00EA333D" w:rsidP="00194FDD">
      <w:pPr>
        <w:spacing w:after="0" w:line="360" w:lineRule="auto"/>
        <w:rPr>
          <w:rFonts w:ascii="Times New Roman" w:hAnsi="Times New Roman"/>
          <w:sz w:val="24"/>
          <w:szCs w:val="24"/>
        </w:rPr>
      </w:pPr>
      <w:r w:rsidRPr="00EA333D">
        <w:rPr>
          <w:rFonts w:ascii="Times New Roman" w:hAnsi="Times New Roman"/>
          <w:sz w:val="24"/>
          <w:szCs w:val="24"/>
        </w:rPr>
        <w:t xml:space="preserve">Các </w:t>
      </w:r>
      <w:proofErr w:type="spellStart"/>
      <w:r w:rsidRPr="00EA333D">
        <w:rPr>
          <w:rFonts w:ascii="Times New Roman" w:hAnsi="Times New Roman"/>
          <w:sz w:val="24"/>
          <w:szCs w:val="24"/>
        </w:rPr>
        <w:t>b</w:t>
      </w:r>
      <w:r w:rsidRPr="00EA333D">
        <w:rPr>
          <w:rFonts w:ascii="Times New Roman" w:hAnsi="Times New Roman" w:hint="eastAsia"/>
          <w:sz w:val="24"/>
          <w:szCs w:val="24"/>
        </w:rPr>
        <w:t>ư</w:t>
      </w:r>
      <w:r w:rsidRPr="00EA333D">
        <w:rPr>
          <w:rFonts w:ascii="Times New Roman" w:hAnsi="Times New Roman"/>
          <w:sz w:val="24"/>
          <w:szCs w:val="24"/>
        </w:rPr>
        <w:t>ớc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trên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w:t>
      </w:r>
      <w:r w:rsidRPr="00EA333D">
        <w:rPr>
          <w:rFonts w:ascii="Times New Roman" w:hAnsi="Times New Roman" w:hint="eastAsia"/>
          <w:sz w:val="24"/>
          <w:szCs w:val="24"/>
        </w:rPr>
        <w:t>ư</w:t>
      </w:r>
      <w:r w:rsidRPr="00EA333D">
        <w:rPr>
          <w:rFonts w:ascii="Times New Roman" w:hAnsi="Times New Roman"/>
          <w:sz w:val="24"/>
          <w:szCs w:val="24"/>
        </w:rPr>
        <w:t>ợc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lặp</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lại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cho</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đến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khi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đạt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w:t>
      </w:r>
      <w:r w:rsidRPr="00EA333D">
        <w:rPr>
          <w:rFonts w:ascii="Times New Roman" w:hAnsi="Times New Roman" w:hint="eastAsia"/>
          <w:sz w:val="24"/>
          <w:szCs w:val="24"/>
        </w:rPr>
        <w:t>ư</w:t>
      </w:r>
      <w:r w:rsidRPr="00EA333D">
        <w:rPr>
          <w:rFonts w:ascii="Times New Roman" w:hAnsi="Times New Roman"/>
          <w:sz w:val="24"/>
          <w:szCs w:val="24"/>
        </w:rPr>
        <w:t>ợc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một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điều</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kiện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dừng</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nhất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định</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chẳng</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hạn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nh</w:t>
      </w:r>
      <w:r w:rsidRPr="00EA333D">
        <w:rPr>
          <w:rFonts w:ascii="Times New Roman" w:hAnsi="Times New Roman" w:hint="eastAsia"/>
          <w:sz w:val="24"/>
          <w:szCs w:val="24"/>
        </w:rPr>
        <w:t>ư</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đạt</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đến</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số</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thế</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hệ</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tối</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đa</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hoặc</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giá</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trị</w:t>
      </w:r>
      <w:proofErr w:type="spellEnd"/>
      <w:r w:rsidRPr="00EA333D">
        <w:rPr>
          <w:rFonts w:ascii="Times New Roman" w:hAnsi="Times New Roman"/>
          <w:sz w:val="24"/>
          <w:szCs w:val="24"/>
        </w:rPr>
        <w:t xml:space="preserve"> fitness </w:t>
      </w:r>
      <w:proofErr w:type="spellStart"/>
      <w:r w:rsidRPr="00EA333D">
        <w:rPr>
          <w:rFonts w:ascii="Times New Roman" w:hAnsi="Times New Roman"/>
          <w:sz w:val="24"/>
          <w:szCs w:val="24"/>
        </w:rPr>
        <w:t>mong</w:t>
      </w:r>
      <w:proofErr w:type="spellEnd"/>
      <w:r w:rsidRPr="00EA333D">
        <w:rPr>
          <w:rFonts w:ascii="Times New Roman" w:hAnsi="Times New Roman"/>
          <w:sz w:val="24"/>
          <w:szCs w:val="24"/>
        </w:rPr>
        <w:t xml:space="preserve"> </w:t>
      </w:r>
      <w:proofErr w:type="spellStart"/>
      <w:r w:rsidRPr="00EA333D">
        <w:rPr>
          <w:rFonts w:ascii="Times New Roman" w:hAnsi="Times New Roman"/>
          <w:sz w:val="24"/>
          <w:szCs w:val="24"/>
        </w:rPr>
        <w:t>muốn</w:t>
      </w:r>
      <w:proofErr w:type="spellEnd"/>
      <w:r w:rsidRPr="00EA333D">
        <w:rPr>
          <w:rFonts w:ascii="Times New Roman" w:hAnsi="Times New Roman"/>
          <w:sz w:val="24"/>
          <w:szCs w:val="24"/>
        </w:rPr>
        <w:t>.</w:t>
      </w:r>
    </w:p>
    <w:p w14:paraId="2452A229" w14:textId="52227EDD" w:rsidR="001565F7" w:rsidRPr="00530781" w:rsidRDefault="00530781" w:rsidP="00530781">
      <w:pPr>
        <w:pStyle w:val="ListParagraph"/>
        <w:numPr>
          <w:ilvl w:val="1"/>
          <w:numId w:val="30"/>
        </w:numPr>
        <w:spacing w:after="0" w:line="360" w:lineRule="auto"/>
        <w:rPr>
          <w:rFonts w:ascii="Times New Roman" w:hAnsi="Times New Roman"/>
          <w:b/>
          <w:bCs/>
          <w:sz w:val="28"/>
          <w:szCs w:val="28"/>
        </w:rPr>
      </w:pPr>
      <w:proofErr w:type="spellStart"/>
      <w:r>
        <w:rPr>
          <w:rFonts w:ascii="Times New Roman" w:hAnsi="Times New Roman"/>
          <w:b/>
          <w:bCs/>
          <w:sz w:val="28"/>
          <w:szCs w:val="28"/>
        </w:rPr>
        <w:t>Ví</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dụ</w:t>
      </w:r>
      <w:proofErr w:type="spellEnd"/>
      <w:r>
        <w:rPr>
          <w:rFonts w:ascii="Times New Roman" w:hAnsi="Times New Roman"/>
          <w:b/>
          <w:bCs/>
          <w:sz w:val="28"/>
          <w:szCs w:val="28"/>
        </w:rPr>
        <w:t xml:space="preserve"> </w:t>
      </w:r>
      <w:proofErr w:type="spellStart"/>
      <w:r>
        <w:rPr>
          <w:rFonts w:ascii="Times New Roman" w:hAnsi="Times New Roman"/>
          <w:b/>
          <w:bCs/>
          <w:sz w:val="28"/>
          <w:szCs w:val="28"/>
        </w:rPr>
        <w:t>về</w:t>
      </w:r>
      <w:proofErr w:type="spellEnd"/>
      <w:r w:rsidR="001565F7" w:rsidRPr="00530781">
        <w:rPr>
          <w:rFonts w:ascii="Times New Roman" w:hAnsi="Times New Roman"/>
          <w:b/>
          <w:bCs/>
          <w:sz w:val="28"/>
          <w:szCs w:val="28"/>
        </w:rPr>
        <w:t xml:space="preserve"> Genetic Algorithm</w:t>
      </w:r>
    </w:p>
    <w:p w14:paraId="7B160346" w14:textId="6DA05E29" w:rsidR="00BC09E2" w:rsidRPr="00BC09E2" w:rsidRDefault="00BC09E2" w:rsidP="00BC09E2">
      <w:pPr>
        <w:spacing w:after="0" w:line="360" w:lineRule="auto"/>
        <w:rPr>
          <w:rFonts w:ascii="Times New Roman" w:hAnsi="Times New Roman"/>
          <w:sz w:val="24"/>
          <w:szCs w:val="24"/>
        </w:rPr>
      </w:pPr>
      <w:proofErr w:type="spellStart"/>
      <w:r w:rsidRPr="00BC09E2">
        <w:rPr>
          <w:rFonts w:ascii="Times New Roman" w:hAnsi="Times New Roman"/>
          <w:sz w:val="24"/>
          <w:szCs w:val="24"/>
        </w:rPr>
        <w:t>Xét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bài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toán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Tìm</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mật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khẩu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yêu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cầu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của</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bài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toán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nh</w:t>
      </w:r>
      <w:r w:rsidRPr="00BC09E2">
        <w:rPr>
          <w:rFonts w:ascii="Times New Roman" w:hAnsi="Times New Roman" w:hint="eastAsia"/>
          <w:sz w:val="24"/>
          <w:szCs w:val="24"/>
        </w:rPr>
        <w:t>ư</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sau</w:t>
      </w:r>
      <w:proofErr w:type="spellEnd"/>
      <w:r w:rsidRPr="00BC09E2">
        <w:rPr>
          <w:rFonts w:ascii="Times New Roman" w:hAnsi="Times New Roman"/>
          <w:sz w:val="24"/>
          <w:szCs w:val="24"/>
        </w:rPr>
        <w:t>:</w:t>
      </w:r>
    </w:p>
    <w:p w14:paraId="168895C2" w14:textId="77777777" w:rsidR="00BC09E2" w:rsidRPr="00BC09E2" w:rsidRDefault="00BC09E2" w:rsidP="00541DE2">
      <w:pPr>
        <w:pStyle w:val="ListParagraph"/>
        <w:numPr>
          <w:ilvl w:val="0"/>
          <w:numId w:val="73"/>
        </w:numPr>
        <w:spacing w:after="0" w:line="360" w:lineRule="auto"/>
        <w:rPr>
          <w:rFonts w:ascii="Times New Roman" w:hAnsi="Times New Roman"/>
          <w:sz w:val="24"/>
          <w:szCs w:val="24"/>
        </w:rPr>
      </w:pPr>
      <w:proofErr w:type="spellStart"/>
      <w:r w:rsidRPr="00BC09E2">
        <w:rPr>
          <w:rFonts w:ascii="Times New Roman" w:hAnsi="Times New Roman"/>
          <w:sz w:val="24"/>
          <w:szCs w:val="24"/>
        </w:rPr>
        <w:t>Mật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khẩu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gồm</w:t>
      </w:r>
      <w:proofErr w:type="spellEnd"/>
      <w:r w:rsidRPr="00BC09E2">
        <w:rPr>
          <w:rFonts w:ascii="Times New Roman" w:hAnsi="Times New Roman"/>
          <w:sz w:val="24"/>
          <w:szCs w:val="24"/>
        </w:rPr>
        <w:t xml:space="preserve"> 8 </w:t>
      </w:r>
      <w:proofErr w:type="spellStart"/>
      <w:r w:rsidRPr="00BC09E2">
        <w:rPr>
          <w:rFonts w:ascii="Times New Roman" w:hAnsi="Times New Roman"/>
          <w:sz w:val="24"/>
          <w:szCs w:val="24"/>
        </w:rPr>
        <w:t>kí</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tự</w:t>
      </w:r>
      <w:proofErr w:type="spellEnd"/>
      <w:r w:rsidRPr="00BC09E2">
        <w:rPr>
          <w:rFonts w:ascii="Times New Roman" w:hAnsi="Times New Roman"/>
          <w:sz w:val="24"/>
          <w:szCs w:val="24"/>
        </w:rPr>
        <w:t xml:space="preserve"> </w:t>
      </w:r>
      <w:proofErr w:type="gramStart"/>
      <w:r w:rsidRPr="00BC09E2">
        <w:rPr>
          <w:rFonts w:ascii="Times New Roman" w:hAnsi="Times New Roman"/>
          <w:sz w:val="24"/>
          <w:szCs w:val="24"/>
        </w:rPr>
        <w:t>( bao</w:t>
      </w:r>
      <w:proofErr w:type="gramEnd"/>
      <w:r w:rsidRPr="00BC09E2">
        <w:rPr>
          <w:rFonts w:ascii="Times New Roman" w:hAnsi="Times New Roman"/>
          <w:sz w:val="24"/>
          <w:szCs w:val="24"/>
        </w:rPr>
        <w:t xml:space="preserve"> </w:t>
      </w:r>
      <w:proofErr w:type="spellStart"/>
      <w:r w:rsidRPr="00BC09E2">
        <w:rPr>
          <w:rFonts w:ascii="Times New Roman" w:hAnsi="Times New Roman"/>
          <w:sz w:val="24"/>
          <w:szCs w:val="24"/>
        </w:rPr>
        <w:t>gồm</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chữ</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cái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chữ</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số</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và</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khoảng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trắng</w:t>
      </w:r>
      <w:proofErr w:type="spellEnd"/>
      <w:r w:rsidRPr="00BC09E2">
        <w:rPr>
          <w:rFonts w:ascii="Times New Roman" w:hAnsi="Times New Roman"/>
          <w:sz w:val="24"/>
          <w:szCs w:val="24"/>
        </w:rPr>
        <w:t xml:space="preserve">) - </w:t>
      </w:r>
      <w:proofErr w:type="spellStart"/>
      <w:r w:rsidRPr="00BC09E2">
        <w:rPr>
          <w:rFonts w:ascii="Times New Roman" w:hAnsi="Times New Roman"/>
          <w:sz w:val="24"/>
          <w:szCs w:val="24"/>
        </w:rPr>
        <w:t>Ví</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dụ</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hoilamgi</w:t>
      </w:r>
      <w:proofErr w:type="spellEnd"/>
      <w:r w:rsidRPr="00BC09E2">
        <w:rPr>
          <w:rFonts w:ascii="Times New Roman" w:hAnsi="Times New Roman"/>
          <w:sz w:val="24"/>
          <w:szCs w:val="24"/>
        </w:rPr>
        <w:t>.</w:t>
      </w:r>
    </w:p>
    <w:p w14:paraId="10E5FABD" w14:textId="77777777" w:rsidR="00BC09E2" w:rsidRPr="00BC09E2" w:rsidRDefault="00BC09E2" w:rsidP="00541DE2">
      <w:pPr>
        <w:pStyle w:val="ListParagraph"/>
        <w:numPr>
          <w:ilvl w:val="0"/>
          <w:numId w:val="73"/>
        </w:numPr>
        <w:spacing w:after="0" w:line="360" w:lineRule="auto"/>
        <w:rPr>
          <w:rFonts w:ascii="Times New Roman" w:hAnsi="Times New Roman"/>
          <w:sz w:val="24"/>
          <w:szCs w:val="24"/>
        </w:rPr>
      </w:pPr>
      <w:proofErr w:type="spellStart"/>
      <w:r w:rsidRPr="00BC09E2">
        <w:rPr>
          <w:rFonts w:ascii="Times New Roman" w:hAnsi="Times New Roman"/>
          <w:sz w:val="24"/>
          <w:szCs w:val="24"/>
        </w:rPr>
        <w:t>Mỗi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lần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thử</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hệ</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thống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sẽ</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báo</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về</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số</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l</w:t>
      </w:r>
      <w:r w:rsidRPr="00BC09E2">
        <w:rPr>
          <w:rFonts w:ascii="Times New Roman" w:hAnsi="Times New Roman" w:hint="eastAsia"/>
          <w:sz w:val="24"/>
          <w:szCs w:val="24"/>
        </w:rPr>
        <w:t>ư</w:t>
      </w:r>
      <w:r w:rsidRPr="00BC09E2">
        <w:rPr>
          <w:rFonts w:ascii="Times New Roman" w:hAnsi="Times New Roman"/>
          <w:sz w:val="24"/>
          <w:szCs w:val="24"/>
        </w:rPr>
        <w:t>ợng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kí</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tự</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đúng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với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mật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khẩu</w:t>
      </w:r>
      <w:proofErr w:type="spellEnd"/>
      <w:r w:rsidRPr="00BC09E2">
        <w:rPr>
          <w:rFonts w:ascii="Times New Roman" w:hAnsi="Times New Roman"/>
          <w:sz w:val="24"/>
          <w:szCs w:val="24"/>
        </w:rPr>
        <w:t>.</w:t>
      </w:r>
    </w:p>
    <w:p w14:paraId="61D0CE2B" w14:textId="77777777" w:rsidR="00BC09E2" w:rsidRPr="00BC09E2" w:rsidRDefault="00BC09E2" w:rsidP="00541DE2">
      <w:pPr>
        <w:pStyle w:val="ListParagraph"/>
        <w:numPr>
          <w:ilvl w:val="0"/>
          <w:numId w:val="73"/>
        </w:numPr>
        <w:spacing w:after="0" w:line="360" w:lineRule="auto"/>
        <w:rPr>
          <w:rFonts w:ascii="Times New Roman" w:hAnsi="Times New Roman"/>
          <w:sz w:val="24"/>
          <w:szCs w:val="24"/>
        </w:rPr>
      </w:pPr>
      <w:proofErr w:type="spellStart"/>
      <w:r w:rsidRPr="00BC09E2">
        <w:rPr>
          <w:rFonts w:ascii="Times New Roman" w:hAnsi="Times New Roman"/>
          <w:sz w:val="24"/>
          <w:szCs w:val="24"/>
        </w:rPr>
        <w:t>Yêu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cầu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tìm</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ra</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chuỗi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mật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khẩu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cho</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tr</w:t>
      </w:r>
      <w:r w:rsidRPr="00BC09E2">
        <w:rPr>
          <w:rFonts w:ascii="Times New Roman" w:hAnsi="Times New Roman" w:hint="eastAsia"/>
          <w:sz w:val="24"/>
          <w:szCs w:val="24"/>
        </w:rPr>
        <w:t>ư</w:t>
      </w:r>
      <w:r w:rsidRPr="00BC09E2">
        <w:rPr>
          <w:rFonts w:ascii="Times New Roman" w:hAnsi="Times New Roman"/>
          <w:sz w:val="24"/>
          <w:szCs w:val="24"/>
        </w:rPr>
        <w:t>ớc</w:t>
      </w:r>
      <w:proofErr w:type="spellEnd"/>
      <w:r w:rsidRPr="00BC09E2">
        <w:rPr>
          <w:rFonts w:ascii="Times New Roman" w:hAnsi="Times New Roman"/>
          <w:sz w:val="24"/>
          <w:szCs w:val="24"/>
        </w:rPr>
        <w:t>.</w:t>
      </w:r>
    </w:p>
    <w:p w14:paraId="78E813E5" w14:textId="09DB6B6B" w:rsidR="00BC09E2" w:rsidRPr="00BC09E2" w:rsidRDefault="00BC09E2" w:rsidP="00BC09E2">
      <w:pPr>
        <w:spacing w:after="0" w:line="360" w:lineRule="auto"/>
        <w:rPr>
          <w:rFonts w:ascii="Times New Roman" w:hAnsi="Times New Roman"/>
          <w:sz w:val="24"/>
          <w:szCs w:val="24"/>
        </w:rPr>
      </w:pPr>
      <w:proofErr w:type="spellStart"/>
      <w:r w:rsidRPr="00BC09E2">
        <w:rPr>
          <w:rFonts w:ascii="Times New Roman" w:hAnsi="Times New Roman"/>
          <w:sz w:val="24"/>
          <w:szCs w:val="24"/>
        </w:rPr>
        <w:t>Thuật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toán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sẽ</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dừng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lại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khi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tìm</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w:t>
      </w:r>
      <w:r w:rsidRPr="00BC09E2">
        <w:rPr>
          <w:rFonts w:ascii="Times New Roman" w:hAnsi="Times New Roman" w:hint="eastAsia"/>
          <w:sz w:val="24"/>
          <w:szCs w:val="24"/>
        </w:rPr>
        <w:t>ư</w:t>
      </w:r>
      <w:r w:rsidRPr="00BC09E2">
        <w:rPr>
          <w:rFonts w:ascii="Times New Roman" w:hAnsi="Times New Roman"/>
          <w:sz w:val="24"/>
          <w:szCs w:val="24"/>
        </w:rPr>
        <w:t>ợc</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cá</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thể</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đáp</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ứng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w:t>
      </w:r>
      <w:r w:rsidRPr="00BC09E2">
        <w:rPr>
          <w:rFonts w:ascii="Times New Roman" w:hAnsi="Times New Roman" w:hint="eastAsia"/>
          <w:sz w:val="24"/>
          <w:szCs w:val="24"/>
        </w:rPr>
        <w:t>ư</w:t>
      </w:r>
      <w:r w:rsidRPr="00BC09E2">
        <w:rPr>
          <w:rFonts w:ascii="Times New Roman" w:hAnsi="Times New Roman"/>
          <w:sz w:val="24"/>
          <w:szCs w:val="24"/>
        </w:rPr>
        <w:t>ợc</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nhu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cầu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đề</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ra</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sau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mỗi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thế</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hệ</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mới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Quá</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trình</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sản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sinh</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thế</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hệ</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tiếp</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theo</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sẽ</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là</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một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vòng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lặp</w:t>
      </w:r>
      <w:proofErr w:type="spellEnd"/>
      <w:r w:rsidRPr="00BC09E2">
        <w:rPr>
          <w:rFonts w:ascii="Times New Roman" w:hAnsi="Times New Roman"/>
          <w:sz w:val="24"/>
          <w:szCs w:val="24"/>
        </w:rPr>
        <w:t xml:space="preserve"> (Evaluation Fitness -&gt; Selection -&gt; Crossover -&gt; Mutation). </w:t>
      </w:r>
      <w:proofErr w:type="spellStart"/>
      <w:r w:rsidRPr="00BC09E2">
        <w:rPr>
          <w:rFonts w:ascii="Times New Roman" w:hAnsi="Times New Roman"/>
          <w:sz w:val="24"/>
          <w:szCs w:val="24"/>
        </w:rPr>
        <w:t>Chúng</w:t>
      </w:r>
      <w:proofErr w:type="spellEnd"/>
      <w:r w:rsidRPr="00BC09E2">
        <w:rPr>
          <w:rFonts w:ascii="Times New Roman" w:hAnsi="Times New Roman"/>
          <w:sz w:val="24"/>
          <w:szCs w:val="24"/>
        </w:rPr>
        <w:t xml:space="preserve"> ta </w:t>
      </w:r>
      <w:proofErr w:type="spellStart"/>
      <w:r w:rsidRPr="00BC09E2">
        <w:rPr>
          <w:rFonts w:ascii="Times New Roman" w:hAnsi="Times New Roman"/>
          <w:sz w:val="24"/>
          <w:szCs w:val="24"/>
        </w:rPr>
        <w:t>sẽ</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cùng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xây</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dựng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những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thành</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phần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chính</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trong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thuật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toán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để</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giải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quyết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bài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toán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này</w:t>
      </w:r>
      <w:proofErr w:type="spellEnd"/>
      <w:r w:rsidRPr="00BC09E2">
        <w:rPr>
          <w:rFonts w:ascii="Times New Roman" w:hAnsi="Times New Roman"/>
          <w:sz w:val="24"/>
          <w:szCs w:val="24"/>
        </w:rPr>
        <w:t>.</w:t>
      </w:r>
    </w:p>
    <w:p w14:paraId="7A502150" w14:textId="77777777" w:rsidR="00BC09E2" w:rsidRPr="00BC09E2" w:rsidRDefault="00BC09E2" w:rsidP="0031694B">
      <w:pPr>
        <w:pStyle w:val="ListParagraph"/>
        <w:numPr>
          <w:ilvl w:val="0"/>
          <w:numId w:val="75"/>
        </w:numPr>
        <w:spacing w:after="0" w:line="360" w:lineRule="auto"/>
        <w:rPr>
          <w:rFonts w:ascii="Times New Roman" w:hAnsi="Times New Roman"/>
          <w:sz w:val="24"/>
          <w:szCs w:val="24"/>
        </w:rPr>
      </w:pPr>
      <w:r w:rsidRPr="00BC09E2">
        <w:rPr>
          <w:rFonts w:ascii="Times New Roman" w:hAnsi="Times New Roman"/>
          <w:sz w:val="24"/>
          <w:szCs w:val="24"/>
        </w:rPr>
        <w:t xml:space="preserve">Initial Population- </w:t>
      </w:r>
      <w:proofErr w:type="spellStart"/>
      <w:r w:rsidRPr="00BC09E2">
        <w:rPr>
          <w:rFonts w:ascii="Times New Roman" w:hAnsi="Times New Roman"/>
          <w:sz w:val="24"/>
          <w:szCs w:val="24"/>
        </w:rPr>
        <w:t>Khởi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tạo</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quần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thể</w:t>
      </w:r>
      <w:proofErr w:type="spellEnd"/>
    </w:p>
    <w:p w14:paraId="463482FF" w14:textId="25F42B4A" w:rsidR="00533A2F" w:rsidRDefault="00BC09E2" w:rsidP="00194FDD">
      <w:pPr>
        <w:spacing w:after="0" w:line="360" w:lineRule="auto"/>
        <w:rPr>
          <w:rFonts w:ascii="Times New Roman" w:hAnsi="Times New Roman"/>
          <w:sz w:val="24"/>
          <w:szCs w:val="24"/>
        </w:rPr>
      </w:pPr>
      <w:proofErr w:type="spellStart"/>
      <w:r w:rsidRPr="00BC09E2">
        <w:rPr>
          <w:rFonts w:ascii="Times New Roman" w:hAnsi="Times New Roman"/>
          <w:sz w:val="24"/>
          <w:szCs w:val="24"/>
        </w:rPr>
        <w:t>Nhìn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chung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thuật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toán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sẽ</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mô</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phỏng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lại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hầu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hết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những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hiện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w:t>
      </w:r>
      <w:r w:rsidRPr="00BC09E2">
        <w:rPr>
          <w:rFonts w:ascii="Times New Roman" w:hAnsi="Times New Roman" w:hint="eastAsia"/>
          <w:sz w:val="24"/>
          <w:szCs w:val="24"/>
        </w:rPr>
        <w:t>ư</w:t>
      </w:r>
      <w:r w:rsidRPr="00BC09E2">
        <w:rPr>
          <w:rFonts w:ascii="Times New Roman" w:hAnsi="Times New Roman"/>
          <w:sz w:val="24"/>
          <w:szCs w:val="24"/>
        </w:rPr>
        <w:t>ợng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xảy</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ra</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trong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quá</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trình</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tiến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hóa</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của</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động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vật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Vì</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vậy</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để</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thuật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toán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có</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thể</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vận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hành</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w:t>
      </w:r>
      <w:r w:rsidRPr="00BC09E2">
        <w:rPr>
          <w:rFonts w:ascii="Times New Roman" w:hAnsi="Times New Roman" w:hint="eastAsia"/>
          <w:sz w:val="24"/>
          <w:szCs w:val="24"/>
        </w:rPr>
        <w:t>ư</w:t>
      </w:r>
      <w:r w:rsidRPr="00BC09E2">
        <w:rPr>
          <w:rFonts w:ascii="Times New Roman" w:hAnsi="Times New Roman"/>
          <w:sz w:val="24"/>
          <w:szCs w:val="24"/>
        </w:rPr>
        <w:t>ợc</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thì</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điều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đầu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tiên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cần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có</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chính</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là</w:t>
      </w:r>
      <w:proofErr w:type="spellEnd"/>
      <w:r w:rsidRPr="00BC09E2">
        <w:rPr>
          <w:rFonts w:ascii="Times New Roman" w:hAnsi="Times New Roman"/>
          <w:sz w:val="24"/>
          <w:szCs w:val="24"/>
        </w:rPr>
        <w:t xml:space="preserve"> </w:t>
      </w:r>
      <w:proofErr w:type="spellStart"/>
      <w:r w:rsidR="00F96925">
        <w:rPr>
          <w:rFonts w:ascii="Times New Roman" w:hAnsi="Times New Roman"/>
          <w:sz w:val="24"/>
          <w:szCs w:val="24"/>
        </w:rPr>
        <w:t>q</w:t>
      </w:r>
      <w:r w:rsidRPr="00BC09E2">
        <w:rPr>
          <w:rFonts w:ascii="Times New Roman" w:hAnsi="Times New Roman"/>
          <w:sz w:val="24"/>
          <w:szCs w:val="24"/>
        </w:rPr>
        <w:t>uần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thể</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Xét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bài</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toán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tìm</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mật</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khẩu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quần</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thể</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sẽ</w:t>
      </w:r>
      <w:proofErr w:type="spellEnd"/>
      <w:r w:rsidRPr="00BC09E2">
        <w:rPr>
          <w:rFonts w:ascii="Times New Roman" w:hAnsi="Times New Roman"/>
          <w:sz w:val="24"/>
          <w:szCs w:val="24"/>
        </w:rPr>
        <w:t xml:space="preserve"> bao </w:t>
      </w:r>
      <w:proofErr w:type="spellStart"/>
      <w:r w:rsidRPr="00BC09E2">
        <w:rPr>
          <w:rFonts w:ascii="Times New Roman" w:hAnsi="Times New Roman"/>
          <w:sz w:val="24"/>
          <w:szCs w:val="24"/>
        </w:rPr>
        <w:t>gồm</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những</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chuỗi</w:t>
      </w:r>
      <w:proofErr w:type="spellEnd"/>
      <w:r w:rsidRPr="00BC09E2">
        <w:rPr>
          <w:rFonts w:ascii="Times New Roman" w:hAnsi="Times New Roman"/>
          <w:sz w:val="24"/>
          <w:szCs w:val="24"/>
        </w:rPr>
        <w:t xml:space="preserve"> 8 </w:t>
      </w:r>
      <w:proofErr w:type="spellStart"/>
      <w:r w:rsidRPr="00BC09E2">
        <w:rPr>
          <w:rFonts w:ascii="Times New Roman" w:hAnsi="Times New Roman"/>
          <w:sz w:val="24"/>
          <w:szCs w:val="24"/>
        </w:rPr>
        <w:t>kí</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tự</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đ</w:t>
      </w:r>
      <w:r w:rsidRPr="00BC09E2">
        <w:rPr>
          <w:rFonts w:ascii="Times New Roman" w:hAnsi="Times New Roman" w:hint="eastAsia"/>
          <w:sz w:val="24"/>
          <w:szCs w:val="24"/>
        </w:rPr>
        <w:t>ư</w:t>
      </w:r>
      <w:r w:rsidRPr="00BC09E2">
        <w:rPr>
          <w:rFonts w:ascii="Times New Roman" w:hAnsi="Times New Roman"/>
          <w:sz w:val="24"/>
          <w:szCs w:val="24"/>
        </w:rPr>
        <w:t>ợc</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sinh</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ra</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ngẫu</w:t>
      </w:r>
      <w:proofErr w:type="spellEnd"/>
      <w:r w:rsidRPr="00BC09E2">
        <w:rPr>
          <w:rFonts w:ascii="Times New Roman" w:hAnsi="Times New Roman"/>
          <w:sz w:val="24"/>
          <w:szCs w:val="24"/>
        </w:rPr>
        <w:t xml:space="preserve"> </w:t>
      </w:r>
      <w:proofErr w:type="spellStart"/>
      <w:r w:rsidRPr="00BC09E2">
        <w:rPr>
          <w:rFonts w:ascii="Times New Roman" w:hAnsi="Times New Roman"/>
          <w:sz w:val="24"/>
          <w:szCs w:val="24"/>
        </w:rPr>
        <w:t>nhiên</w:t>
      </w:r>
      <w:proofErr w:type="spellEnd"/>
      <w:r w:rsidRPr="00BC09E2">
        <w:rPr>
          <w:rFonts w:ascii="Times New Roman" w:hAnsi="Times New Roman"/>
          <w:sz w:val="24"/>
          <w:szCs w:val="24"/>
        </w:rPr>
        <w:t>.</w:t>
      </w:r>
    </w:p>
    <w:p w14:paraId="2E36F49E" w14:textId="2A60A505" w:rsidR="006869B8" w:rsidRDefault="006869B8" w:rsidP="006869B8">
      <w:pPr>
        <w:spacing w:after="0" w:line="360" w:lineRule="auto"/>
        <w:jc w:val="center"/>
        <w:rPr>
          <w:rFonts w:ascii="Times New Roman" w:hAnsi="Times New Roman"/>
          <w:sz w:val="24"/>
          <w:szCs w:val="24"/>
        </w:rPr>
      </w:pPr>
      <w:r w:rsidRPr="006869B8">
        <w:rPr>
          <w:rFonts w:ascii="Times New Roman" w:hAnsi="Times New Roman"/>
          <w:noProof/>
          <w:sz w:val="24"/>
          <w:szCs w:val="24"/>
        </w:rPr>
        <w:drawing>
          <wp:inline distT="0" distB="0" distL="0" distR="0" wp14:anchorId="58A78975" wp14:editId="2FDEA9F6">
            <wp:extent cx="2675671" cy="2423160"/>
            <wp:effectExtent l="0" t="0" r="0" b="0"/>
            <wp:docPr id="13394666"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666" name="Picture 57" descr="A screenshot of a computer screen&#10;&#10;Description automatically generated"/>
                    <pic:cNvPicPr/>
                  </pic:nvPicPr>
                  <pic:blipFill>
                    <a:blip r:embed="rId10"/>
                    <a:stretch>
                      <a:fillRect/>
                    </a:stretch>
                  </pic:blipFill>
                  <pic:spPr>
                    <a:xfrm>
                      <a:off x="0" y="0"/>
                      <a:ext cx="2681647" cy="2428572"/>
                    </a:xfrm>
                    <a:prstGeom prst="rect">
                      <a:avLst/>
                    </a:prstGeom>
                  </pic:spPr>
                </pic:pic>
              </a:graphicData>
            </a:graphic>
          </wp:inline>
        </w:drawing>
      </w:r>
    </w:p>
    <w:p w14:paraId="6E51712A" w14:textId="77777777" w:rsidR="00750AE6" w:rsidRPr="00750AE6" w:rsidRDefault="00750AE6" w:rsidP="00750AE6">
      <w:pPr>
        <w:pStyle w:val="ListParagraph"/>
        <w:numPr>
          <w:ilvl w:val="0"/>
          <w:numId w:val="75"/>
        </w:numPr>
        <w:spacing w:after="0" w:line="360" w:lineRule="auto"/>
        <w:rPr>
          <w:rFonts w:ascii="Times New Roman" w:hAnsi="Times New Roman"/>
          <w:sz w:val="24"/>
          <w:szCs w:val="24"/>
        </w:rPr>
      </w:pPr>
      <w:r w:rsidRPr="00750AE6">
        <w:rPr>
          <w:rFonts w:ascii="Times New Roman" w:hAnsi="Times New Roman"/>
          <w:sz w:val="24"/>
          <w:szCs w:val="24"/>
        </w:rPr>
        <w:t xml:space="preserve">Evaluation Fitness - </w:t>
      </w:r>
      <w:proofErr w:type="spellStart"/>
      <w:r w:rsidRPr="00750AE6">
        <w:rPr>
          <w:rFonts w:ascii="Times New Roman" w:hAnsi="Times New Roman"/>
          <w:sz w:val="24"/>
          <w:szCs w:val="24"/>
        </w:rPr>
        <w:t>Đánh</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giá</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năng</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lực</w:t>
      </w:r>
      <w:proofErr w:type="spellEnd"/>
    </w:p>
    <w:p w14:paraId="7A80D8CA" w14:textId="456F58FC" w:rsidR="006869B8" w:rsidRDefault="00750AE6" w:rsidP="006869B8">
      <w:pPr>
        <w:spacing w:after="0" w:line="360" w:lineRule="auto"/>
        <w:rPr>
          <w:rFonts w:ascii="Times New Roman" w:hAnsi="Times New Roman"/>
          <w:sz w:val="24"/>
          <w:szCs w:val="24"/>
        </w:rPr>
      </w:pPr>
      <w:proofErr w:type="spellStart"/>
      <w:r w:rsidRPr="00750AE6">
        <w:rPr>
          <w:rFonts w:ascii="Times New Roman" w:hAnsi="Times New Roman"/>
          <w:sz w:val="24"/>
          <w:szCs w:val="24"/>
        </w:rPr>
        <w:t>Tiếp</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theo</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mỗi</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chuỗi</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mật</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khẩu</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sẽ</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đ</w:t>
      </w:r>
      <w:r w:rsidRPr="00750AE6">
        <w:rPr>
          <w:rFonts w:ascii="Times New Roman" w:hAnsi="Times New Roman" w:hint="eastAsia"/>
          <w:sz w:val="24"/>
          <w:szCs w:val="24"/>
        </w:rPr>
        <w:t>ư</w:t>
      </w:r>
      <w:r w:rsidRPr="00750AE6">
        <w:rPr>
          <w:rFonts w:ascii="Times New Roman" w:hAnsi="Times New Roman"/>
          <w:sz w:val="24"/>
          <w:szCs w:val="24"/>
        </w:rPr>
        <w:t>ợc</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đánh</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giá</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sự</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chính</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xác</w:t>
      </w:r>
      <w:proofErr w:type="spellEnd"/>
      <w:r w:rsidRPr="00750AE6">
        <w:rPr>
          <w:rFonts w:ascii="Times New Roman" w:hAnsi="Times New Roman"/>
          <w:sz w:val="24"/>
          <w:szCs w:val="24"/>
        </w:rPr>
        <w:t xml:space="preserve"> so </w:t>
      </w:r>
      <w:proofErr w:type="spellStart"/>
      <w:r w:rsidRPr="00750AE6">
        <w:rPr>
          <w:rFonts w:ascii="Times New Roman" w:hAnsi="Times New Roman"/>
          <w:sz w:val="24"/>
          <w:szCs w:val="24"/>
        </w:rPr>
        <w:t>với</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mật</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khẩu</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cho</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tr</w:t>
      </w:r>
      <w:r w:rsidRPr="00750AE6">
        <w:rPr>
          <w:rFonts w:ascii="Times New Roman" w:hAnsi="Times New Roman" w:hint="eastAsia"/>
          <w:sz w:val="24"/>
          <w:szCs w:val="24"/>
        </w:rPr>
        <w:t>ư</w:t>
      </w:r>
      <w:r w:rsidRPr="00750AE6">
        <w:rPr>
          <w:rFonts w:ascii="Times New Roman" w:hAnsi="Times New Roman"/>
          <w:sz w:val="24"/>
          <w:szCs w:val="24"/>
        </w:rPr>
        <w:t>ớc</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với</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mỗi</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kí</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tự</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giống</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với</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mật</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khẩu</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cho</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tr</w:t>
      </w:r>
      <w:r w:rsidRPr="00750AE6">
        <w:rPr>
          <w:rFonts w:ascii="Times New Roman" w:hAnsi="Times New Roman" w:hint="eastAsia"/>
          <w:sz w:val="24"/>
          <w:szCs w:val="24"/>
        </w:rPr>
        <w:t>ư</w:t>
      </w:r>
      <w:r w:rsidRPr="00750AE6">
        <w:rPr>
          <w:rFonts w:ascii="Times New Roman" w:hAnsi="Times New Roman"/>
          <w:sz w:val="24"/>
          <w:szCs w:val="24"/>
        </w:rPr>
        <w:t>ớc</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tại</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đúng</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vị</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trí</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sẽ</w:t>
      </w:r>
      <w:proofErr w:type="spellEnd"/>
      <w:r w:rsidRPr="00750AE6">
        <w:rPr>
          <w:rFonts w:ascii="Times New Roman" w:hAnsi="Times New Roman"/>
          <w:sz w:val="24"/>
          <w:szCs w:val="24"/>
        </w:rPr>
        <w:t xml:space="preserve"> </w:t>
      </w:r>
      <w:proofErr w:type="spellStart"/>
      <w:r w:rsidRPr="00750AE6">
        <w:rPr>
          <w:rFonts w:ascii="Times New Roman" w:hAnsi="Times New Roman"/>
          <w:sz w:val="24"/>
          <w:szCs w:val="24"/>
        </w:rPr>
        <w:t>đ</w:t>
      </w:r>
      <w:r w:rsidRPr="00750AE6">
        <w:rPr>
          <w:rFonts w:ascii="Times New Roman" w:hAnsi="Times New Roman" w:hint="eastAsia"/>
          <w:sz w:val="24"/>
          <w:szCs w:val="24"/>
        </w:rPr>
        <w:t>ư</w:t>
      </w:r>
      <w:r w:rsidRPr="00750AE6">
        <w:rPr>
          <w:rFonts w:ascii="Times New Roman" w:hAnsi="Times New Roman"/>
          <w:sz w:val="24"/>
          <w:szCs w:val="24"/>
        </w:rPr>
        <w:t>ợc</w:t>
      </w:r>
      <w:proofErr w:type="spellEnd"/>
      <w:r w:rsidRPr="00750AE6">
        <w:rPr>
          <w:rFonts w:ascii="Times New Roman" w:hAnsi="Times New Roman"/>
          <w:sz w:val="24"/>
          <w:szCs w:val="24"/>
        </w:rPr>
        <w:t xml:space="preserve"> 1 point.</w:t>
      </w:r>
    </w:p>
    <w:p w14:paraId="1AFD47D7" w14:textId="475F1D3A" w:rsidR="004B5878" w:rsidRDefault="004B5878" w:rsidP="004B5878">
      <w:pPr>
        <w:spacing w:after="0" w:line="360" w:lineRule="auto"/>
        <w:jc w:val="center"/>
        <w:rPr>
          <w:rFonts w:ascii="Times New Roman" w:hAnsi="Times New Roman"/>
          <w:sz w:val="24"/>
          <w:szCs w:val="24"/>
        </w:rPr>
      </w:pPr>
      <w:r w:rsidRPr="004B5878">
        <w:rPr>
          <w:rFonts w:ascii="Times New Roman" w:hAnsi="Times New Roman"/>
          <w:noProof/>
          <w:sz w:val="24"/>
          <w:szCs w:val="24"/>
        </w:rPr>
        <w:drawing>
          <wp:inline distT="0" distB="0" distL="0" distR="0" wp14:anchorId="26F10407" wp14:editId="4EDFECF8">
            <wp:extent cx="3880215" cy="1718945"/>
            <wp:effectExtent l="0" t="0" r="6350" b="0"/>
            <wp:docPr id="415218502"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8502" name="Picture 58" descr="A screenshot of a computer&#10;&#10;Description automatically generated"/>
                    <pic:cNvPicPr/>
                  </pic:nvPicPr>
                  <pic:blipFill>
                    <a:blip r:embed="rId11"/>
                    <a:stretch>
                      <a:fillRect/>
                    </a:stretch>
                  </pic:blipFill>
                  <pic:spPr>
                    <a:xfrm>
                      <a:off x="0" y="0"/>
                      <a:ext cx="3890588" cy="1723540"/>
                    </a:xfrm>
                    <a:prstGeom prst="rect">
                      <a:avLst/>
                    </a:prstGeom>
                  </pic:spPr>
                </pic:pic>
              </a:graphicData>
            </a:graphic>
          </wp:inline>
        </w:drawing>
      </w:r>
    </w:p>
    <w:p w14:paraId="2CB20D61" w14:textId="493161FB" w:rsidR="00DE3334" w:rsidRPr="00DE3334" w:rsidRDefault="00DE3334" w:rsidP="00DE3334">
      <w:pPr>
        <w:spacing w:after="0" w:line="360" w:lineRule="auto"/>
        <w:rPr>
          <w:rFonts w:ascii="Times New Roman" w:hAnsi="Times New Roman"/>
          <w:sz w:val="24"/>
          <w:szCs w:val="24"/>
        </w:rPr>
      </w:pPr>
      <w:r w:rsidRPr="00DE3334">
        <w:rPr>
          <w:rFonts w:ascii="Times New Roman" w:hAnsi="Times New Roman"/>
          <w:sz w:val="24"/>
          <w:szCs w:val="24"/>
        </w:rPr>
        <w:t xml:space="preserve">Thành </w:t>
      </w:r>
      <w:proofErr w:type="spellStart"/>
      <w:r w:rsidRPr="00DE3334">
        <w:rPr>
          <w:rFonts w:ascii="Times New Roman" w:hAnsi="Times New Roman"/>
          <w:sz w:val="24"/>
          <w:szCs w:val="24"/>
        </w:rPr>
        <w:t>phần</w:t>
      </w:r>
      <w:proofErr w:type="spellEnd"/>
      <w:r w:rsidRPr="00DE3334">
        <w:rPr>
          <w:rFonts w:ascii="Times New Roman" w:hAnsi="Times New Roman"/>
          <w:sz w:val="24"/>
          <w:szCs w:val="24"/>
        </w:rPr>
        <w:t xml:space="preserve"> Point ở </w:t>
      </w:r>
      <w:proofErr w:type="spellStart"/>
      <w:r w:rsidRPr="00DE3334">
        <w:rPr>
          <w:rFonts w:ascii="Times New Roman" w:hAnsi="Times New Roman"/>
          <w:sz w:val="24"/>
          <w:szCs w:val="24"/>
        </w:rPr>
        <w:t>đây</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sẽ</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đại</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diện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cho</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khả</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năng</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sinh</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tồn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của</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cá</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thể</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trong</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quần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thể</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càng</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lớn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tức</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cá</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thể</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đó</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càng</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thích</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nghi</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với</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môi</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tr</w:t>
      </w:r>
      <w:r w:rsidRPr="00DE3334">
        <w:rPr>
          <w:rFonts w:ascii="Times New Roman" w:hAnsi="Times New Roman" w:hint="eastAsia"/>
          <w:sz w:val="24"/>
          <w:szCs w:val="24"/>
        </w:rPr>
        <w:t>ư</w:t>
      </w:r>
      <w:r w:rsidRPr="00DE3334">
        <w:rPr>
          <w:rFonts w:ascii="Times New Roman" w:hAnsi="Times New Roman"/>
          <w:sz w:val="24"/>
          <w:szCs w:val="24"/>
        </w:rPr>
        <w:t>ờng</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tốt</w:t>
      </w:r>
      <w:proofErr w:type="spellEnd"/>
      <w:r w:rsidRPr="00DE3334">
        <w:rPr>
          <w:rFonts w:ascii="Times New Roman" w:hAnsi="Times New Roman"/>
          <w:sz w:val="24"/>
          <w:szCs w:val="24"/>
        </w:rPr>
        <w:t>.</w:t>
      </w:r>
    </w:p>
    <w:p w14:paraId="45B80B71" w14:textId="77777777" w:rsidR="00DE3334" w:rsidRPr="00DE3334" w:rsidRDefault="00DE3334" w:rsidP="006F3F0B">
      <w:pPr>
        <w:pStyle w:val="ListParagraph"/>
        <w:numPr>
          <w:ilvl w:val="0"/>
          <w:numId w:val="75"/>
        </w:numPr>
        <w:spacing w:after="0" w:line="360" w:lineRule="auto"/>
        <w:rPr>
          <w:rFonts w:ascii="Times New Roman" w:hAnsi="Times New Roman"/>
          <w:sz w:val="24"/>
          <w:szCs w:val="24"/>
        </w:rPr>
      </w:pPr>
      <w:r w:rsidRPr="00DE3334">
        <w:rPr>
          <w:rFonts w:ascii="Times New Roman" w:hAnsi="Times New Roman"/>
          <w:sz w:val="24"/>
          <w:szCs w:val="24"/>
        </w:rPr>
        <w:t xml:space="preserve">Selection - </w:t>
      </w:r>
      <w:proofErr w:type="spellStart"/>
      <w:r w:rsidRPr="00DE3334">
        <w:rPr>
          <w:rFonts w:ascii="Times New Roman" w:hAnsi="Times New Roman"/>
          <w:sz w:val="24"/>
          <w:szCs w:val="24"/>
        </w:rPr>
        <w:t>Chọn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lọc</w:t>
      </w:r>
      <w:proofErr w:type="spellEnd"/>
    </w:p>
    <w:p w14:paraId="3A89B4A1" w14:textId="409BD9A6" w:rsidR="004B5878" w:rsidRDefault="00DE3334" w:rsidP="004B5878">
      <w:pPr>
        <w:spacing w:after="0" w:line="360" w:lineRule="auto"/>
        <w:rPr>
          <w:rFonts w:ascii="Times New Roman" w:hAnsi="Times New Roman"/>
          <w:sz w:val="24"/>
          <w:szCs w:val="24"/>
        </w:rPr>
      </w:pPr>
      <w:r w:rsidRPr="00DE3334">
        <w:rPr>
          <w:rFonts w:ascii="Times New Roman" w:hAnsi="Times New Roman"/>
          <w:sz w:val="24"/>
          <w:szCs w:val="24"/>
        </w:rPr>
        <w:t xml:space="preserve">Sau </w:t>
      </w:r>
      <w:proofErr w:type="spellStart"/>
      <w:r w:rsidRPr="00DE3334">
        <w:rPr>
          <w:rFonts w:ascii="Times New Roman" w:hAnsi="Times New Roman"/>
          <w:sz w:val="24"/>
          <w:szCs w:val="24"/>
        </w:rPr>
        <w:t>khi</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đã</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đánh</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giá</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đ</w:t>
      </w:r>
      <w:r w:rsidRPr="00DE3334">
        <w:rPr>
          <w:rFonts w:ascii="Times New Roman" w:hAnsi="Times New Roman" w:hint="eastAsia"/>
          <w:sz w:val="24"/>
          <w:szCs w:val="24"/>
        </w:rPr>
        <w:t>ư</w:t>
      </w:r>
      <w:r w:rsidRPr="00DE3334">
        <w:rPr>
          <w:rFonts w:ascii="Times New Roman" w:hAnsi="Times New Roman"/>
          <w:sz w:val="24"/>
          <w:szCs w:val="24"/>
        </w:rPr>
        <w:t>ợc</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quần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thể</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các</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cá</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thể</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có</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khả</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năng</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sinh</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tồn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tốt</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h</w:t>
      </w:r>
      <w:r w:rsidRPr="00DE3334">
        <w:rPr>
          <w:rFonts w:ascii="Times New Roman" w:hAnsi="Times New Roman" w:hint="eastAsia"/>
          <w:sz w:val="24"/>
          <w:szCs w:val="24"/>
        </w:rPr>
        <w:t>ơ</w:t>
      </w:r>
      <w:r w:rsidRPr="00DE3334">
        <w:rPr>
          <w:rFonts w:ascii="Times New Roman" w:hAnsi="Times New Roman"/>
          <w:sz w:val="24"/>
          <w:szCs w:val="24"/>
        </w:rPr>
        <w:t>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sẽ</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có</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w:t>
      </w:r>
      <w:r w:rsidRPr="00DE3334">
        <w:rPr>
          <w:rFonts w:ascii="Times New Roman" w:hAnsi="Times New Roman" w:hint="eastAsia"/>
          <w:sz w:val="24"/>
          <w:szCs w:val="24"/>
        </w:rPr>
        <w:t>ơ</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hội</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đ</w:t>
      </w:r>
      <w:r w:rsidRPr="00DE3334">
        <w:rPr>
          <w:rFonts w:ascii="Times New Roman" w:hAnsi="Times New Roman" w:hint="eastAsia"/>
          <w:sz w:val="24"/>
          <w:szCs w:val="24"/>
        </w:rPr>
        <w:t>ư</w:t>
      </w:r>
      <w:r w:rsidRPr="00DE3334">
        <w:rPr>
          <w:rFonts w:ascii="Times New Roman" w:hAnsi="Times New Roman"/>
          <w:sz w:val="24"/>
          <w:szCs w:val="24"/>
        </w:rPr>
        <w:t>ợc</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sinh</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sản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nhiều</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h</w:t>
      </w:r>
      <w:r w:rsidRPr="00DE3334">
        <w:rPr>
          <w:rFonts w:ascii="Times New Roman" w:hAnsi="Times New Roman" w:hint="eastAsia"/>
          <w:sz w:val="24"/>
          <w:szCs w:val="24"/>
        </w:rPr>
        <w:t>ơ</w:t>
      </w:r>
      <w:r w:rsidRPr="00DE3334">
        <w:rPr>
          <w:rFonts w:ascii="Times New Roman" w:hAnsi="Times New Roman"/>
          <w:sz w:val="24"/>
          <w:szCs w:val="24"/>
        </w:rPr>
        <w:t>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các</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cá</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thể</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còn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lại</w:t>
      </w:r>
      <w:proofErr w:type="spellEnd"/>
      <w:r w:rsidRPr="00DE3334">
        <w:rPr>
          <w:rFonts w:ascii="Times New Roman" w:hAnsi="Times New Roman"/>
          <w:sz w:val="24"/>
          <w:szCs w:val="24"/>
        </w:rPr>
        <w:t xml:space="preserve">. Các </w:t>
      </w:r>
      <w:proofErr w:type="spellStart"/>
      <w:r w:rsidRPr="00DE3334">
        <w:rPr>
          <w:rFonts w:ascii="Times New Roman" w:hAnsi="Times New Roman"/>
          <w:sz w:val="24"/>
          <w:szCs w:val="24"/>
        </w:rPr>
        <w:t>chuỗi</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kí</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tự</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mật</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khẩu</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sẽ</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đ</w:t>
      </w:r>
      <w:r w:rsidRPr="00DE3334">
        <w:rPr>
          <w:rFonts w:ascii="Times New Roman" w:hAnsi="Times New Roman" w:hint="eastAsia"/>
          <w:sz w:val="24"/>
          <w:szCs w:val="24"/>
        </w:rPr>
        <w:t>ư</w:t>
      </w:r>
      <w:r w:rsidRPr="00DE3334">
        <w:rPr>
          <w:rFonts w:ascii="Times New Roman" w:hAnsi="Times New Roman"/>
          <w:sz w:val="24"/>
          <w:szCs w:val="24"/>
        </w:rPr>
        <w:t>ợc</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lựa</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chọn</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theo</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số</w:t>
      </w:r>
      <w:proofErr w:type="spellEnd"/>
      <w:r w:rsidRPr="00DE3334">
        <w:rPr>
          <w:rFonts w:ascii="Times New Roman" w:hAnsi="Times New Roman"/>
          <w:sz w:val="24"/>
          <w:szCs w:val="24"/>
        </w:rPr>
        <w:t xml:space="preserve"> Point </w:t>
      </w:r>
      <w:proofErr w:type="spellStart"/>
      <w:r w:rsidRPr="00DE3334">
        <w:rPr>
          <w:rFonts w:ascii="Times New Roman" w:hAnsi="Times New Roman"/>
          <w:sz w:val="24"/>
          <w:szCs w:val="24"/>
        </w:rPr>
        <w:t>đang</w:t>
      </w:r>
      <w:proofErr w:type="spellEnd"/>
      <w:r w:rsidRPr="00DE3334">
        <w:rPr>
          <w:rFonts w:ascii="Times New Roman" w:hAnsi="Times New Roman"/>
          <w:sz w:val="24"/>
          <w:szCs w:val="24"/>
        </w:rPr>
        <w:t xml:space="preserve"> </w:t>
      </w:r>
      <w:proofErr w:type="spellStart"/>
      <w:r w:rsidRPr="00DE3334">
        <w:rPr>
          <w:rFonts w:ascii="Times New Roman" w:hAnsi="Times New Roman"/>
          <w:sz w:val="24"/>
          <w:szCs w:val="24"/>
        </w:rPr>
        <w:t>có</w:t>
      </w:r>
      <w:proofErr w:type="spellEnd"/>
      <w:r w:rsidRPr="00DE3334">
        <w:rPr>
          <w:rFonts w:ascii="Times New Roman" w:hAnsi="Times New Roman"/>
          <w:sz w:val="24"/>
          <w:szCs w:val="24"/>
        </w:rPr>
        <w:t>.</w:t>
      </w:r>
    </w:p>
    <w:p w14:paraId="4FF6011D" w14:textId="49AF4AE8" w:rsidR="00E95336" w:rsidRDefault="00E95336" w:rsidP="000E0936">
      <w:pPr>
        <w:spacing w:after="0" w:line="360" w:lineRule="auto"/>
        <w:jc w:val="center"/>
        <w:rPr>
          <w:rFonts w:ascii="Times New Roman" w:hAnsi="Times New Roman"/>
          <w:sz w:val="24"/>
          <w:szCs w:val="24"/>
        </w:rPr>
      </w:pPr>
      <w:r w:rsidRPr="00E95336">
        <w:rPr>
          <w:rFonts w:ascii="Times New Roman" w:hAnsi="Times New Roman"/>
          <w:noProof/>
          <w:sz w:val="24"/>
          <w:szCs w:val="24"/>
        </w:rPr>
        <w:drawing>
          <wp:inline distT="0" distB="0" distL="0" distR="0" wp14:anchorId="64D98789" wp14:editId="2F4E2D26">
            <wp:extent cx="2688772" cy="3039695"/>
            <wp:effectExtent l="0" t="0" r="0" b="8890"/>
            <wp:docPr id="2093845412" name="Picture 5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5412" name="Picture 59" descr="A screenshot of a game&#10;&#10;Description automatically generated"/>
                    <pic:cNvPicPr/>
                  </pic:nvPicPr>
                  <pic:blipFill>
                    <a:blip r:embed="rId12"/>
                    <a:stretch>
                      <a:fillRect/>
                    </a:stretch>
                  </pic:blipFill>
                  <pic:spPr>
                    <a:xfrm>
                      <a:off x="0" y="0"/>
                      <a:ext cx="2725230" cy="3080911"/>
                    </a:xfrm>
                    <a:prstGeom prst="rect">
                      <a:avLst/>
                    </a:prstGeom>
                  </pic:spPr>
                </pic:pic>
              </a:graphicData>
            </a:graphic>
          </wp:inline>
        </w:drawing>
      </w:r>
    </w:p>
    <w:p w14:paraId="35193C0D" w14:textId="77777777" w:rsidR="000578B3" w:rsidRPr="000578B3" w:rsidRDefault="000578B3" w:rsidP="000E0936">
      <w:pPr>
        <w:pStyle w:val="ListParagraph"/>
        <w:numPr>
          <w:ilvl w:val="0"/>
          <w:numId w:val="75"/>
        </w:numPr>
        <w:spacing w:after="0" w:line="360" w:lineRule="auto"/>
        <w:rPr>
          <w:rFonts w:ascii="Times New Roman" w:hAnsi="Times New Roman"/>
          <w:sz w:val="24"/>
          <w:szCs w:val="24"/>
        </w:rPr>
      </w:pPr>
      <w:r w:rsidRPr="000578B3">
        <w:rPr>
          <w:rFonts w:ascii="Times New Roman" w:hAnsi="Times New Roman"/>
          <w:sz w:val="24"/>
          <w:szCs w:val="24"/>
        </w:rPr>
        <w:t xml:space="preserve">Crossover - Sinh </w:t>
      </w:r>
      <w:proofErr w:type="spellStart"/>
      <w:r w:rsidRPr="000578B3">
        <w:rPr>
          <w:rFonts w:ascii="Times New Roman" w:hAnsi="Times New Roman"/>
          <w:sz w:val="24"/>
          <w:szCs w:val="24"/>
        </w:rPr>
        <w:t>sản</w:t>
      </w:r>
      <w:proofErr w:type="spellEnd"/>
    </w:p>
    <w:p w14:paraId="749969F0" w14:textId="24218EE6" w:rsidR="000578B3" w:rsidRDefault="000578B3" w:rsidP="000578B3">
      <w:pPr>
        <w:spacing w:after="0" w:line="360" w:lineRule="auto"/>
        <w:rPr>
          <w:rFonts w:ascii="Times New Roman" w:hAnsi="Times New Roman"/>
          <w:sz w:val="24"/>
          <w:szCs w:val="24"/>
        </w:rPr>
      </w:pPr>
      <w:proofErr w:type="spellStart"/>
      <w:r w:rsidRPr="000578B3">
        <w:rPr>
          <w:rFonts w:ascii="Times New Roman" w:hAnsi="Times New Roman"/>
          <w:sz w:val="24"/>
          <w:szCs w:val="24"/>
        </w:rPr>
        <w:t>Vào</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giai</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đoạn</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sinh</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sản</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các</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cá</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thể</w:t>
      </w:r>
      <w:proofErr w:type="spellEnd"/>
      <w:r w:rsidRPr="000578B3">
        <w:rPr>
          <w:rFonts w:ascii="Times New Roman" w:hAnsi="Times New Roman"/>
          <w:sz w:val="24"/>
          <w:szCs w:val="24"/>
        </w:rPr>
        <w:t xml:space="preserve"> con </w:t>
      </w:r>
      <w:proofErr w:type="spellStart"/>
      <w:r w:rsidRPr="000578B3">
        <w:rPr>
          <w:rFonts w:ascii="Times New Roman" w:hAnsi="Times New Roman"/>
          <w:sz w:val="24"/>
          <w:szCs w:val="24"/>
        </w:rPr>
        <w:t>sẽ</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đ</w:t>
      </w:r>
      <w:r w:rsidRPr="000578B3">
        <w:rPr>
          <w:rFonts w:ascii="Times New Roman" w:hAnsi="Times New Roman" w:hint="eastAsia"/>
          <w:sz w:val="24"/>
          <w:szCs w:val="24"/>
        </w:rPr>
        <w:t>ư</w:t>
      </w:r>
      <w:r w:rsidRPr="000578B3">
        <w:rPr>
          <w:rFonts w:ascii="Times New Roman" w:hAnsi="Times New Roman"/>
          <w:sz w:val="24"/>
          <w:szCs w:val="24"/>
        </w:rPr>
        <w:t>ợc</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kế</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thừa</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các</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đặc</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tính</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từ</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cả</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bố</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và</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mẹ</w:t>
      </w:r>
      <w:proofErr w:type="spellEnd"/>
      <w:r w:rsidRPr="000578B3">
        <w:rPr>
          <w:rFonts w:ascii="Times New Roman" w:hAnsi="Times New Roman"/>
          <w:sz w:val="24"/>
          <w:szCs w:val="24"/>
        </w:rPr>
        <w:t xml:space="preserve">. Thông </w:t>
      </w:r>
      <w:proofErr w:type="spellStart"/>
      <w:r w:rsidRPr="000578B3">
        <w:rPr>
          <w:rFonts w:ascii="Times New Roman" w:hAnsi="Times New Roman"/>
          <w:sz w:val="24"/>
          <w:szCs w:val="24"/>
        </w:rPr>
        <w:t>th</w:t>
      </w:r>
      <w:r w:rsidRPr="000578B3">
        <w:rPr>
          <w:rFonts w:ascii="Times New Roman" w:hAnsi="Times New Roman" w:hint="eastAsia"/>
          <w:sz w:val="24"/>
          <w:szCs w:val="24"/>
        </w:rPr>
        <w:t>ư</w:t>
      </w:r>
      <w:r w:rsidRPr="000578B3">
        <w:rPr>
          <w:rFonts w:ascii="Times New Roman" w:hAnsi="Times New Roman"/>
          <w:sz w:val="24"/>
          <w:szCs w:val="24"/>
        </w:rPr>
        <w:t>ờng</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cá</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thể</w:t>
      </w:r>
      <w:proofErr w:type="spellEnd"/>
      <w:r w:rsidRPr="000578B3">
        <w:rPr>
          <w:rFonts w:ascii="Times New Roman" w:hAnsi="Times New Roman"/>
          <w:sz w:val="24"/>
          <w:szCs w:val="24"/>
        </w:rPr>
        <w:t xml:space="preserve"> con </w:t>
      </w:r>
      <w:proofErr w:type="spellStart"/>
      <w:r w:rsidRPr="000578B3">
        <w:rPr>
          <w:rFonts w:ascii="Times New Roman" w:hAnsi="Times New Roman"/>
          <w:sz w:val="24"/>
          <w:szCs w:val="24"/>
        </w:rPr>
        <w:t>sẽ</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nhận</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một</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nửa</w:t>
      </w:r>
      <w:proofErr w:type="spellEnd"/>
      <w:r w:rsidRPr="000578B3">
        <w:rPr>
          <w:rFonts w:ascii="Times New Roman" w:hAnsi="Times New Roman"/>
          <w:sz w:val="24"/>
          <w:szCs w:val="24"/>
        </w:rPr>
        <w:t xml:space="preserve"> gen </w:t>
      </w:r>
      <w:proofErr w:type="spellStart"/>
      <w:r w:rsidRPr="000578B3">
        <w:rPr>
          <w:rFonts w:ascii="Times New Roman" w:hAnsi="Times New Roman"/>
          <w:sz w:val="24"/>
          <w:szCs w:val="24"/>
        </w:rPr>
        <w:t>từ</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mỗi</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bố</w:t>
      </w:r>
      <w:proofErr w:type="spellEnd"/>
      <w:r w:rsidRPr="000578B3">
        <w:rPr>
          <w:rFonts w:ascii="Times New Roman" w:hAnsi="Times New Roman"/>
          <w:sz w:val="24"/>
          <w:szCs w:val="24"/>
        </w:rPr>
        <w:t xml:space="preserve">, </w:t>
      </w:r>
      <w:proofErr w:type="spellStart"/>
      <w:r w:rsidRPr="000578B3">
        <w:rPr>
          <w:rFonts w:ascii="Times New Roman" w:hAnsi="Times New Roman"/>
          <w:sz w:val="24"/>
          <w:szCs w:val="24"/>
        </w:rPr>
        <w:t>mẹ</w:t>
      </w:r>
      <w:proofErr w:type="spellEnd"/>
      <w:r w:rsidRPr="000578B3">
        <w:rPr>
          <w:rFonts w:ascii="Times New Roman" w:hAnsi="Times New Roman"/>
          <w:sz w:val="24"/>
          <w:szCs w:val="24"/>
        </w:rPr>
        <w:t>.</w:t>
      </w:r>
    </w:p>
    <w:p w14:paraId="4D5D70AD" w14:textId="12A9D6D4" w:rsidR="00AE1214" w:rsidRDefault="00AE1214" w:rsidP="000E0936">
      <w:pPr>
        <w:spacing w:after="0" w:line="360" w:lineRule="auto"/>
        <w:jc w:val="center"/>
        <w:rPr>
          <w:rFonts w:ascii="Times New Roman" w:hAnsi="Times New Roman"/>
          <w:sz w:val="24"/>
          <w:szCs w:val="24"/>
        </w:rPr>
      </w:pPr>
      <w:r w:rsidRPr="00AE1214">
        <w:rPr>
          <w:rFonts w:ascii="Times New Roman" w:hAnsi="Times New Roman"/>
          <w:noProof/>
          <w:sz w:val="24"/>
          <w:szCs w:val="24"/>
        </w:rPr>
        <w:drawing>
          <wp:inline distT="0" distB="0" distL="0" distR="0" wp14:anchorId="18A347CD" wp14:editId="5EB71C15">
            <wp:extent cx="2803935" cy="2308472"/>
            <wp:effectExtent l="0" t="0" r="0" b="0"/>
            <wp:docPr id="514255419" name="Picture 60"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5419" name="Picture 60" descr="A screenshot of a computer game&#10;&#10;Description automatically generated"/>
                    <pic:cNvPicPr/>
                  </pic:nvPicPr>
                  <pic:blipFill>
                    <a:blip r:embed="rId13"/>
                    <a:stretch>
                      <a:fillRect/>
                    </a:stretch>
                  </pic:blipFill>
                  <pic:spPr>
                    <a:xfrm>
                      <a:off x="0" y="0"/>
                      <a:ext cx="2821573" cy="2322993"/>
                    </a:xfrm>
                    <a:prstGeom prst="rect">
                      <a:avLst/>
                    </a:prstGeom>
                  </pic:spPr>
                </pic:pic>
              </a:graphicData>
            </a:graphic>
          </wp:inline>
        </w:drawing>
      </w:r>
    </w:p>
    <w:p w14:paraId="30DE6CC2" w14:textId="77777777" w:rsidR="001F1294" w:rsidRPr="001F1294" w:rsidRDefault="001F1294" w:rsidP="001F1294">
      <w:pPr>
        <w:rPr>
          <w:rFonts w:ascii="Times New Roman" w:hAnsi="Times New Roman"/>
          <w:sz w:val="24"/>
          <w:szCs w:val="24"/>
        </w:rPr>
      </w:pPr>
      <w:proofErr w:type="spellStart"/>
      <w:r w:rsidRPr="001F1294">
        <w:rPr>
          <w:rFonts w:ascii="Times New Roman" w:hAnsi="Times New Roman"/>
          <w:sz w:val="24"/>
          <w:szCs w:val="24"/>
        </w:rPr>
        <w:t>Cá</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thể</w:t>
      </w:r>
      <w:proofErr w:type="spellEnd"/>
      <w:r w:rsidRPr="001F1294">
        <w:rPr>
          <w:rFonts w:ascii="Times New Roman" w:hAnsi="Times New Roman"/>
          <w:sz w:val="24"/>
          <w:szCs w:val="24"/>
        </w:rPr>
        <w:t xml:space="preserve"> con </w:t>
      </w:r>
      <w:proofErr w:type="spellStart"/>
      <w:r w:rsidRPr="001F1294">
        <w:rPr>
          <w:rFonts w:ascii="Times New Roman" w:hAnsi="Times New Roman"/>
          <w:sz w:val="24"/>
          <w:szCs w:val="24"/>
        </w:rPr>
        <w:t>có</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thể</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sẽ</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thích</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nghi</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tốt</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h</w:t>
      </w:r>
      <w:r w:rsidRPr="001F1294">
        <w:rPr>
          <w:rFonts w:ascii="Times New Roman" w:hAnsi="Times New Roman" w:hint="eastAsia"/>
          <w:sz w:val="24"/>
          <w:szCs w:val="24"/>
        </w:rPr>
        <w:t>ơ</w:t>
      </w:r>
      <w:r w:rsidRPr="001F1294">
        <w:rPr>
          <w:rFonts w:ascii="Times New Roman" w:hAnsi="Times New Roman"/>
          <w:sz w:val="24"/>
          <w:szCs w:val="24"/>
        </w:rPr>
        <w:t>n</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hoặc</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kém</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h</w:t>
      </w:r>
      <w:r w:rsidRPr="001F1294">
        <w:rPr>
          <w:rFonts w:ascii="Times New Roman" w:hAnsi="Times New Roman" w:hint="eastAsia"/>
          <w:sz w:val="24"/>
          <w:szCs w:val="24"/>
        </w:rPr>
        <w:t>ơ</w:t>
      </w:r>
      <w:r w:rsidRPr="001F1294">
        <w:rPr>
          <w:rFonts w:ascii="Times New Roman" w:hAnsi="Times New Roman"/>
          <w:sz w:val="24"/>
          <w:szCs w:val="24"/>
        </w:rPr>
        <w:t>n</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Ngoài</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ra</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có</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những</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kiểu</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lai</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tạo</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khác</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nhau</w:t>
      </w:r>
      <w:proofErr w:type="spellEnd"/>
      <w:r w:rsidRPr="001F1294">
        <w:rPr>
          <w:rFonts w:ascii="Times New Roman" w:hAnsi="Times New Roman"/>
          <w:sz w:val="24"/>
          <w:szCs w:val="24"/>
        </w:rPr>
        <w:t xml:space="preserve"> </w:t>
      </w:r>
      <w:proofErr w:type="spellStart"/>
      <w:r w:rsidRPr="001F1294">
        <w:rPr>
          <w:rFonts w:ascii="Times New Roman" w:hAnsi="Times New Roman"/>
          <w:sz w:val="24"/>
          <w:szCs w:val="24"/>
        </w:rPr>
        <w:t>nh</w:t>
      </w:r>
      <w:r w:rsidRPr="001F1294">
        <w:rPr>
          <w:rFonts w:ascii="Times New Roman" w:hAnsi="Times New Roman" w:hint="eastAsia"/>
          <w:sz w:val="24"/>
          <w:szCs w:val="24"/>
        </w:rPr>
        <w:t>ư</w:t>
      </w:r>
      <w:proofErr w:type="spellEnd"/>
      <w:r w:rsidRPr="001F1294">
        <w:rPr>
          <w:rFonts w:ascii="Times New Roman" w:hAnsi="Times New Roman"/>
          <w:sz w:val="24"/>
          <w:szCs w:val="24"/>
        </w:rPr>
        <w:t xml:space="preserve"> 2 Point, Uniform Selection.</w:t>
      </w:r>
    </w:p>
    <w:p w14:paraId="5B7233A4" w14:textId="4D3B6486" w:rsidR="001F1294" w:rsidRDefault="005C25D5" w:rsidP="000E0936">
      <w:pPr>
        <w:spacing w:after="0" w:line="360" w:lineRule="auto"/>
        <w:jc w:val="center"/>
        <w:rPr>
          <w:rFonts w:ascii="Times New Roman" w:hAnsi="Times New Roman"/>
          <w:sz w:val="24"/>
          <w:szCs w:val="24"/>
        </w:rPr>
      </w:pPr>
      <w:r w:rsidRPr="005C25D5">
        <w:rPr>
          <w:rFonts w:ascii="Times New Roman" w:hAnsi="Times New Roman"/>
          <w:noProof/>
          <w:sz w:val="24"/>
          <w:szCs w:val="24"/>
        </w:rPr>
        <w:drawing>
          <wp:inline distT="0" distB="0" distL="0" distR="0" wp14:anchorId="7A8C516D" wp14:editId="37157BFB">
            <wp:extent cx="2969344" cy="2408892"/>
            <wp:effectExtent l="0" t="0" r="2540" b="0"/>
            <wp:docPr id="1817022290" name="Picture 6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22290" name="Picture 61" descr="A screenshot of a computer game&#10;&#10;Description automatically generated"/>
                    <pic:cNvPicPr/>
                  </pic:nvPicPr>
                  <pic:blipFill>
                    <a:blip r:embed="rId14"/>
                    <a:stretch>
                      <a:fillRect/>
                    </a:stretch>
                  </pic:blipFill>
                  <pic:spPr>
                    <a:xfrm>
                      <a:off x="0" y="0"/>
                      <a:ext cx="2979117" cy="2416820"/>
                    </a:xfrm>
                    <a:prstGeom prst="rect">
                      <a:avLst/>
                    </a:prstGeom>
                  </pic:spPr>
                </pic:pic>
              </a:graphicData>
            </a:graphic>
          </wp:inline>
        </w:drawing>
      </w:r>
    </w:p>
    <w:p w14:paraId="779F6CA7" w14:textId="190BCFD3" w:rsidR="00257B55" w:rsidRDefault="00257B55" w:rsidP="000E0936">
      <w:pPr>
        <w:spacing w:after="0" w:line="360" w:lineRule="auto"/>
        <w:jc w:val="center"/>
        <w:rPr>
          <w:rFonts w:ascii="Times New Roman" w:hAnsi="Times New Roman"/>
          <w:sz w:val="24"/>
          <w:szCs w:val="24"/>
        </w:rPr>
      </w:pPr>
      <w:r w:rsidRPr="00257B55">
        <w:rPr>
          <w:rFonts w:ascii="Times New Roman" w:hAnsi="Times New Roman"/>
          <w:noProof/>
          <w:sz w:val="24"/>
          <w:szCs w:val="24"/>
        </w:rPr>
        <w:drawing>
          <wp:inline distT="0" distB="0" distL="0" distR="0" wp14:anchorId="753099BB" wp14:editId="49D24B3E">
            <wp:extent cx="2970098" cy="2358934"/>
            <wp:effectExtent l="0" t="0" r="1905" b="3810"/>
            <wp:docPr id="389763748" name="Picture 6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63748" name="Picture 62" descr="A diagram of a number&#10;&#10;Description automatically generated with medium confidence"/>
                    <pic:cNvPicPr/>
                  </pic:nvPicPr>
                  <pic:blipFill>
                    <a:blip r:embed="rId15"/>
                    <a:stretch>
                      <a:fillRect/>
                    </a:stretch>
                  </pic:blipFill>
                  <pic:spPr>
                    <a:xfrm>
                      <a:off x="0" y="0"/>
                      <a:ext cx="2988330" cy="2373414"/>
                    </a:xfrm>
                    <a:prstGeom prst="rect">
                      <a:avLst/>
                    </a:prstGeom>
                  </pic:spPr>
                </pic:pic>
              </a:graphicData>
            </a:graphic>
          </wp:inline>
        </w:drawing>
      </w:r>
    </w:p>
    <w:p w14:paraId="5EA40BCE" w14:textId="77777777" w:rsidR="00C64538" w:rsidRPr="00C64538" w:rsidRDefault="00C64538" w:rsidP="000E0936">
      <w:pPr>
        <w:pStyle w:val="ListParagraph"/>
        <w:numPr>
          <w:ilvl w:val="0"/>
          <w:numId w:val="75"/>
        </w:numPr>
        <w:spacing w:after="0" w:line="360" w:lineRule="auto"/>
        <w:rPr>
          <w:rFonts w:ascii="Times New Roman" w:hAnsi="Times New Roman"/>
          <w:sz w:val="24"/>
          <w:szCs w:val="24"/>
        </w:rPr>
      </w:pPr>
      <w:r w:rsidRPr="00C64538">
        <w:rPr>
          <w:rFonts w:ascii="Times New Roman" w:hAnsi="Times New Roman"/>
          <w:sz w:val="24"/>
          <w:szCs w:val="24"/>
        </w:rPr>
        <w:t xml:space="preserve">Mutation - </w:t>
      </w:r>
      <w:proofErr w:type="spellStart"/>
      <w:r w:rsidRPr="00C64538">
        <w:rPr>
          <w:rFonts w:ascii="Times New Roman" w:hAnsi="Times New Roman"/>
          <w:sz w:val="24"/>
          <w:szCs w:val="24"/>
        </w:rPr>
        <w:t>Đột</w:t>
      </w:r>
      <w:proofErr w:type="spellEnd"/>
      <w:r w:rsidRPr="00C64538">
        <w:rPr>
          <w:rFonts w:ascii="Times New Roman" w:hAnsi="Times New Roman"/>
          <w:sz w:val="24"/>
          <w:szCs w:val="24"/>
        </w:rPr>
        <w:t xml:space="preserve"> </w:t>
      </w:r>
      <w:proofErr w:type="spellStart"/>
      <w:r w:rsidRPr="00C64538">
        <w:rPr>
          <w:rFonts w:ascii="Times New Roman" w:hAnsi="Times New Roman"/>
          <w:sz w:val="24"/>
          <w:szCs w:val="24"/>
        </w:rPr>
        <w:t>biến</w:t>
      </w:r>
      <w:proofErr w:type="spellEnd"/>
    </w:p>
    <w:p w14:paraId="6C65056A" w14:textId="206AEC76" w:rsidR="00C64538" w:rsidRDefault="000E0936" w:rsidP="00C64538">
      <w:pPr>
        <w:spacing w:after="0" w:line="360" w:lineRule="auto"/>
        <w:rPr>
          <w:rFonts w:ascii="Times New Roman" w:hAnsi="Times New Roman"/>
          <w:sz w:val="24"/>
          <w:szCs w:val="24"/>
        </w:rPr>
      </w:pPr>
      <w:proofErr w:type="spellStart"/>
      <w:r>
        <w:rPr>
          <w:rFonts w:ascii="Times New Roman" w:hAnsi="Times New Roman"/>
          <w:sz w:val="24"/>
          <w:szCs w:val="24"/>
        </w:rPr>
        <w:t>Có</w:t>
      </w:r>
      <w:proofErr w:type="spellEnd"/>
      <w:r>
        <w:rPr>
          <w:rFonts w:ascii="Times New Roman" w:hAnsi="Times New Roman"/>
          <w:sz w:val="24"/>
          <w:szCs w:val="24"/>
        </w:rPr>
        <w:t xml:space="preserve"> </w:t>
      </w:r>
      <w:proofErr w:type="spellStart"/>
      <w:r>
        <w:rPr>
          <w:rFonts w:ascii="Times New Roman" w:hAnsi="Times New Roman"/>
          <w:sz w:val="24"/>
          <w:szCs w:val="24"/>
        </w:rPr>
        <w:t>thể</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thấy</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rằng</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nếu</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chỉ</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bằng</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việc</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sinh</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ngẫu</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nhiên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và</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lai</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tạo</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sẽ</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rất</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khó</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để</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tìm</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đ</w:t>
      </w:r>
      <w:r w:rsidR="00C64538" w:rsidRPr="00C64538">
        <w:rPr>
          <w:rFonts w:ascii="Times New Roman" w:hAnsi="Times New Roman" w:hint="eastAsia"/>
          <w:sz w:val="24"/>
          <w:szCs w:val="24"/>
        </w:rPr>
        <w:t>ư</w:t>
      </w:r>
      <w:r w:rsidR="00C64538" w:rsidRPr="00C64538">
        <w:rPr>
          <w:rFonts w:ascii="Times New Roman" w:hAnsi="Times New Roman"/>
          <w:sz w:val="24"/>
          <w:szCs w:val="24"/>
        </w:rPr>
        <w:t>ợc</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nghiệm</w:t>
      </w:r>
      <w:proofErr w:type="spellEnd"/>
      <w:r w:rsidR="00C64538" w:rsidRPr="00C64538">
        <w:rPr>
          <w:rFonts w:ascii="Times New Roman" w:hAnsi="Times New Roman"/>
          <w:sz w:val="24"/>
          <w:szCs w:val="24"/>
        </w:rPr>
        <w:t>. Nh</w:t>
      </w:r>
      <w:r w:rsidR="00C64538" w:rsidRPr="00C64538">
        <w:rPr>
          <w:rFonts w:ascii="Times New Roman" w:hAnsi="Times New Roman" w:hint="eastAsia"/>
          <w:sz w:val="24"/>
          <w:szCs w:val="24"/>
        </w:rPr>
        <w:t>ư</w:t>
      </w:r>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đã</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nói</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từ</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đầu</w:t>
      </w:r>
      <w:proofErr w:type="spellEnd"/>
      <w:r w:rsidR="00C64538" w:rsidRPr="00C64538">
        <w:rPr>
          <w:rFonts w:ascii="Times New Roman" w:hAnsi="Times New Roman"/>
          <w:sz w:val="24"/>
          <w:szCs w:val="24"/>
        </w:rPr>
        <w:t xml:space="preserve">, </w:t>
      </w:r>
      <w:proofErr w:type="spellStart"/>
      <w:r>
        <w:rPr>
          <w:rFonts w:ascii="Times New Roman" w:hAnsi="Times New Roman"/>
          <w:sz w:val="24"/>
          <w:szCs w:val="24"/>
        </w:rPr>
        <w:t>đ</w:t>
      </w:r>
      <w:r w:rsidR="00C64538" w:rsidRPr="00C64538">
        <w:rPr>
          <w:rFonts w:ascii="Times New Roman" w:hAnsi="Times New Roman"/>
          <w:sz w:val="24"/>
          <w:szCs w:val="24"/>
        </w:rPr>
        <w:t>ột</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biến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chính</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là</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nguyên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liệu</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của</w:t>
      </w:r>
      <w:proofErr w:type="spellEnd"/>
      <w:r w:rsidR="00C64538" w:rsidRPr="00C64538">
        <w:rPr>
          <w:rFonts w:ascii="Times New Roman" w:hAnsi="Times New Roman"/>
          <w:sz w:val="24"/>
          <w:szCs w:val="24"/>
        </w:rPr>
        <w:t xml:space="preserve"> </w:t>
      </w:r>
      <w:proofErr w:type="spellStart"/>
      <w:r>
        <w:rPr>
          <w:rFonts w:ascii="Times New Roman" w:hAnsi="Times New Roman"/>
          <w:sz w:val="24"/>
          <w:szCs w:val="24"/>
        </w:rPr>
        <w:t>c</w:t>
      </w:r>
      <w:r w:rsidR="00C64538" w:rsidRPr="00C64538">
        <w:rPr>
          <w:rFonts w:ascii="Times New Roman" w:hAnsi="Times New Roman"/>
          <w:sz w:val="24"/>
          <w:szCs w:val="24"/>
        </w:rPr>
        <w:t>họn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lọc</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tự</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nhiên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bằng</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việc</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lựa</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chọn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ngẫu</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nhiên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các</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vị</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trí</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và</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thay</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thế</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bằng</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một</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kí</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tự</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ngẫu</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nhiên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nào</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đó</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chúng</w:t>
      </w:r>
      <w:proofErr w:type="spellEnd"/>
      <w:r w:rsidR="00C64538" w:rsidRPr="00C64538">
        <w:rPr>
          <w:rFonts w:ascii="Times New Roman" w:hAnsi="Times New Roman"/>
          <w:sz w:val="24"/>
          <w:szCs w:val="24"/>
        </w:rPr>
        <w:t xml:space="preserve"> ta </w:t>
      </w:r>
      <w:proofErr w:type="spellStart"/>
      <w:r w:rsidR="00C64538" w:rsidRPr="00C64538">
        <w:rPr>
          <w:rFonts w:ascii="Times New Roman" w:hAnsi="Times New Roman"/>
          <w:sz w:val="24"/>
          <w:szCs w:val="24"/>
        </w:rPr>
        <w:t>có</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thể</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mô</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phỏng</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lại</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hiện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t</w:t>
      </w:r>
      <w:r w:rsidR="00C64538" w:rsidRPr="00C64538">
        <w:rPr>
          <w:rFonts w:ascii="Times New Roman" w:hAnsi="Times New Roman" w:hint="eastAsia"/>
          <w:sz w:val="24"/>
          <w:szCs w:val="24"/>
        </w:rPr>
        <w:t>ư</w:t>
      </w:r>
      <w:r w:rsidR="00C64538" w:rsidRPr="00C64538">
        <w:rPr>
          <w:rFonts w:ascii="Times New Roman" w:hAnsi="Times New Roman"/>
          <w:sz w:val="24"/>
          <w:szCs w:val="24"/>
        </w:rPr>
        <w:t>ợng</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đột</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biến</w:t>
      </w:r>
      <w:proofErr w:type="spellEnd"/>
      <w:r w:rsidR="00C64538" w:rsidRPr="00C64538">
        <w:rPr>
          <w:rFonts w:ascii="Times New Roman" w:hAnsi="Times New Roman"/>
          <w:sz w:val="24"/>
          <w:szCs w:val="24"/>
        </w:rPr>
        <w:t xml:space="preserve"> - </w:t>
      </w:r>
      <w:proofErr w:type="spellStart"/>
      <w:r w:rsidR="00C64538" w:rsidRPr="00C64538">
        <w:rPr>
          <w:rFonts w:ascii="Times New Roman" w:hAnsi="Times New Roman"/>
          <w:sz w:val="24"/>
          <w:szCs w:val="24"/>
        </w:rPr>
        <w:t>Đột</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biến</w:t>
      </w:r>
      <w:proofErr w:type="spellEnd"/>
      <w:r w:rsidR="00C64538" w:rsidRPr="00C64538">
        <w:rPr>
          <w:rFonts w:ascii="Times New Roman" w:hAnsi="Times New Roman"/>
          <w:sz w:val="24"/>
          <w:szCs w:val="24"/>
        </w:rPr>
        <w:t xml:space="preserve"> </w:t>
      </w:r>
      <w:proofErr w:type="spellStart"/>
      <w:r w:rsidR="00C64538" w:rsidRPr="00C64538">
        <w:rPr>
          <w:rFonts w:ascii="Times New Roman" w:hAnsi="Times New Roman"/>
          <w:sz w:val="24"/>
          <w:szCs w:val="24"/>
        </w:rPr>
        <w:t>điểm</w:t>
      </w:r>
      <w:proofErr w:type="spellEnd"/>
    </w:p>
    <w:p w14:paraId="08F4092C" w14:textId="1E2B0A9C" w:rsidR="00F95BE9" w:rsidRDefault="00F95BE9" w:rsidP="000E0936">
      <w:pPr>
        <w:spacing w:after="0" w:line="360" w:lineRule="auto"/>
        <w:jc w:val="center"/>
        <w:rPr>
          <w:rFonts w:ascii="Times New Roman" w:hAnsi="Times New Roman"/>
          <w:sz w:val="24"/>
          <w:szCs w:val="24"/>
        </w:rPr>
      </w:pPr>
      <w:r w:rsidRPr="00F95BE9">
        <w:rPr>
          <w:rFonts w:ascii="Times New Roman" w:hAnsi="Times New Roman"/>
          <w:noProof/>
          <w:sz w:val="24"/>
          <w:szCs w:val="24"/>
        </w:rPr>
        <w:drawing>
          <wp:inline distT="0" distB="0" distL="0" distR="0" wp14:anchorId="7442B911" wp14:editId="176561A1">
            <wp:extent cx="2901043" cy="2654480"/>
            <wp:effectExtent l="0" t="0" r="0" b="0"/>
            <wp:docPr id="831345945"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5945" name="Picture 63" descr="A screenshot of a cell phone&#10;&#10;Description automatically generated"/>
                    <pic:cNvPicPr/>
                  </pic:nvPicPr>
                  <pic:blipFill>
                    <a:blip r:embed="rId16"/>
                    <a:stretch>
                      <a:fillRect/>
                    </a:stretch>
                  </pic:blipFill>
                  <pic:spPr>
                    <a:xfrm>
                      <a:off x="0" y="0"/>
                      <a:ext cx="2921424" cy="2673128"/>
                    </a:xfrm>
                    <a:prstGeom prst="rect">
                      <a:avLst/>
                    </a:prstGeom>
                  </pic:spPr>
                </pic:pic>
              </a:graphicData>
            </a:graphic>
          </wp:inline>
        </w:drawing>
      </w:r>
    </w:p>
    <w:p w14:paraId="39BCB49D" w14:textId="7569BFA3" w:rsidR="006F3F0B" w:rsidRDefault="006F3F0B" w:rsidP="00C64538">
      <w:pPr>
        <w:spacing w:after="0" w:line="360" w:lineRule="auto"/>
        <w:rPr>
          <w:rFonts w:ascii="Times New Roman" w:hAnsi="Times New Roman"/>
          <w:sz w:val="24"/>
          <w:szCs w:val="24"/>
        </w:rPr>
      </w:pPr>
      <w:r w:rsidRPr="006F3F0B">
        <w:rPr>
          <w:rFonts w:ascii="Times New Roman" w:hAnsi="Times New Roman"/>
          <w:sz w:val="24"/>
          <w:szCs w:val="24"/>
        </w:rPr>
        <w:t xml:space="preserve">Các </w:t>
      </w:r>
      <w:proofErr w:type="spellStart"/>
      <w:r w:rsidRPr="006F3F0B">
        <w:rPr>
          <w:rFonts w:ascii="Times New Roman" w:hAnsi="Times New Roman"/>
          <w:sz w:val="24"/>
          <w:szCs w:val="24"/>
        </w:rPr>
        <w:t>cá</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thể</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đột</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biến</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có</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thể</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sẽ</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có</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khả</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năng</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thích</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nghi</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tốt</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h</w:t>
      </w:r>
      <w:r w:rsidRPr="006F3F0B">
        <w:rPr>
          <w:rFonts w:ascii="Times New Roman" w:hAnsi="Times New Roman" w:hint="eastAsia"/>
          <w:sz w:val="24"/>
          <w:szCs w:val="24"/>
        </w:rPr>
        <w:t>ơ</w:t>
      </w:r>
      <w:r w:rsidRPr="006F3F0B">
        <w:rPr>
          <w:rFonts w:ascii="Times New Roman" w:hAnsi="Times New Roman"/>
          <w:sz w:val="24"/>
          <w:szCs w:val="24"/>
        </w:rPr>
        <w:t>n</w:t>
      </w:r>
      <w:proofErr w:type="spellEnd"/>
      <w:r w:rsidRPr="006F3F0B">
        <w:rPr>
          <w:rFonts w:ascii="Times New Roman" w:hAnsi="Times New Roman"/>
          <w:sz w:val="24"/>
          <w:szCs w:val="24"/>
        </w:rPr>
        <w:t xml:space="preserve"> (1 -&gt; 2), </w:t>
      </w:r>
      <w:proofErr w:type="spellStart"/>
      <w:r w:rsidRPr="006F3F0B">
        <w:rPr>
          <w:rFonts w:ascii="Times New Roman" w:hAnsi="Times New Roman"/>
          <w:sz w:val="24"/>
          <w:szCs w:val="24"/>
        </w:rPr>
        <w:t>hoặc</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cũng</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có</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thể</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ng</w:t>
      </w:r>
      <w:r w:rsidRPr="006F3F0B">
        <w:rPr>
          <w:rFonts w:ascii="Times New Roman" w:hAnsi="Times New Roman" w:hint="eastAsia"/>
          <w:sz w:val="24"/>
          <w:szCs w:val="24"/>
        </w:rPr>
        <w:t>ư</w:t>
      </w:r>
      <w:r w:rsidRPr="006F3F0B">
        <w:rPr>
          <w:rFonts w:ascii="Times New Roman" w:hAnsi="Times New Roman"/>
          <w:sz w:val="24"/>
          <w:szCs w:val="24"/>
        </w:rPr>
        <w:t>ợc</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lại</w:t>
      </w:r>
      <w:proofErr w:type="spellEnd"/>
      <w:r w:rsidRPr="006F3F0B">
        <w:rPr>
          <w:rFonts w:ascii="Times New Roman" w:hAnsi="Times New Roman"/>
          <w:sz w:val="24"/>
          <w:szCs w:val="24"/>
        </w:rPr>
        <w:t xml:space="preserve"> (4 -&gt; 3). </w:t>
      </w:r>
      <w:proofErr w:type="spellStart"/>
      <w:r w:rsidRPr="006F3F0B">
        <w:rPr>
          <w:rFonts w:ascii="Times New Roman" w:hAnsi="Times New Roman"/>
          <w:sz w:val="24"/>
          <w:szCs w:val="24"/>
        </w:rPr>
        <w:t>Quá</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trình</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này</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sẽ</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lặp</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lại</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cho</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đến</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khi</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tìm</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đ</w:t>
      </w:r>
      <w:r w:rsidRPr="006F3F0B">
        <w:rPr>
          <w:rFonts w:ascii="Times New Roman" w:hAnsi="Times New Roman" w:hint="eastAsia"/>
          <w:sz w:val="24"/>
          <w:szCs w:val="24"/>
        </w:rPr>
        <w:t>ư</w:t>
      </w:r>
      <w:r w:rsidRPr="006F3F0B">
        <w:rPr>
          <w:rFonts w:ascii="Times New Roman" w:hAnsi="Times New Roman"/>
          <w:sz w:val="24"/>
          <w:szCs w:val="24"/>
        </w:rPr>
        <w:t>ợc</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đáp</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án</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phù</w:t>
      </w:r>
      <w:proofErr w:type="spellEnd"/>
      <w:r w:rsidRPr="006F3F0B">
        <w:rPr>
          <w:rFonts w:ascii="Times New Roman" w:hAnsi="Times New Roman"/>
          <w:sz w:val="24"/>
          <w:szCs w:val="24"/>
        </w:rPr>
        <w:t xml:space="preserve"> </w:t>
      </w:r>
      <w:proofErr w:type="spellStart"/>
      <w:r w:rsidRPr="006F3F0B">
        <w:rPr>
          <w:rFonts w:ascii="Times New Roman" w:hAnsi="Times New Roman"/>
          <w:sz w:val="24"/>
          <w:szCs w:val="24"/>
        </w:rPr>
        <w:t>hợp</w:t>
      </w:r>
      <w:proofErr w:type="spellEnd"/>
      <w:r w:rsidRPr="006F3F0B">
        <w:rPr>
          <w:rFonts w:ascii="Times New Roman" w:hAnsi="Times New Roman"/>
          <w:sz w:val="24"/>
          <w:szCs w:val="24"/>
        </w:rPr>
        <w:t>.</w:t>
      </w:r>
    </w:p>
    <w:p w14:paraId="3C43F4A4" w14:textId="5546C2B7" w:rsidR="009528B3" w:rsidRPr="00293C40" w:rsidRDefault="00533A2F" w:rsidP="005807A8">
      <w:pPr>
        <w:pStyle w:val="ListParagraph"/>
        <w:numPr>
          <w:ilvl w:val="0"/>
          <w:numId w:val="29"/>
        </w:numPr>
        <w:spacing w:line="360" w:lineRule="auto"/>
        <w:outlineLvl w:val="2"/>
        <w:rPr>
          <w:rFonts w:ascii="Times New Roman" w:hAnsi="Times New Roman"/>
          <w:b/>
          <w:sz w:val="32"/>
          <w:szCs w:val="32"/>
        </w:rPr>
      </w:pPr>
      <w:bookmarkStart w:id="16" w:name="_Toc169381100"/>
      <w:r w:rsidRPr="00293C40">
        <w:rPr>
          <w:rFonts w:ascii="Times New Roman" w:hAnsi="Times New Roman"/>
          <w:b/>
          <w:sz w:val="32"/>
          <w:szCs w:val="32"/>
        </w:rPr>
        <w:t xml:space="preserve">Công </w:t>
      </w:r>
      <w:proofErr w:type="spellStart"/>
      <w:r w:rsidRPr="00293C40">
        <w:rPr>
          <w:rFonts w:ascii="Times New Roman" w:hAnsi="Times New Roman"/>
          <w:b/>
          <w:sz w:val="32"/>
          <w:szCs w:val="32"/>
        </w:rPr>
        <w:t>thức</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của</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hàm</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thích</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nghi</w:t>
      </w:r>
      <w:proofErr w:type="spellEnd"/>
      <w:r w:rsidRPr="00293C40">
        <w:rPr>
          <w:rFonts w:ascii="Times New Roman" w:hAnsi="Times New Roman"/>
          <w:b/>
          <w:sz w:val="32"/>
          <w:szCs w:val="32"/>
        </w:rPr>
        <w:t xml:space="preserve"> (Fitness Function) </w:t>
      </w:r>
      <w:proofErr w:type="spellStart"/>
      <w:r w:rsidRPr="00293C40">
        <w:rPr>
          <w:rFonts w:ascii="Times New Roman" w:hAnsi="Times New Roman"/>
          <w:b/>
          <w:sz w:val="32"/>
          <w:szCs w:val="32"/>
        </w:rPr>
        <w:t>đ</w:t>
      </w:r>
      <w:r w:rsidRPr="00293C40">
        <w:rPr>
          <w:rFonts w:ascii="Times New Roman" w:hAnsi="Times New Roman" w:hint="eastAsia"/>
          <w:b/>
          <w:sz w:val="32"/>
          <w:szCs w:val="32"/>
        </w:rPr>
        <w:t>ư</w:t>
      </w:r>
      <w:r w:rsidRPr="00293C40">
        <w:rPr>
          <w:rFonts w:ascii="Times New Roman" w:hAnsi="Times New Roman"/>
          <w:b/>
          <w:sz w:val="32"/>
          <w:szCs w:val="32"/>
        </w:rPr>
        <w:t>ợc</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sử</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dụng</w:t>
      </w:r>
      <w:bookmarkEnd w:id="16"/>
      <w:proofErr w:type="spellEnd"/>
    </w:p>
    <w:p w14:paraId="4F1A67EF" w14:textId="77777777" w:rsidR="009528B3" w:rsidRPr="0000376E" w:rsidRDefault="009528B3" w:rsidP="005807A8">
      <w:pPr>
        <w:pStyle w:val="ListParagraph"/>
        <w:numPr>
          <w:ilvl w:val="0"/>
          <w:numId w:val="47"/>
        </w:numPr>
        <w:spacing w:after="0" w:line="360" w:lineRule="auto"/>
        <w:rPr>
          <w:rFonts w:ascii="Times New Roman" w:hAnsi="Times New Roman"/>
          <w:sz w:val="24"/>
          <w:szCs w:val="24"/>
        </w:rPr>
      </w:pPr>
      <w:proofErr w:type="spellStart"/>
      <w:r w:rsidRPr="0000376E">
        <w:rPr>
          <w:rFonts w:ascii="Times New Roman" w:hAnsi="Times New Roman"/>
          <w:sz w:val="24"/>
          <w:szCs w:val="24"/>
        </w:rPr>
        <w:t>Mục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tiêu</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chính</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của</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kỹ</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thuật</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w:t>
      </w:r>
      <w:r w:rsidRPr="0000376E">
        <w:rPr>
          <w:rFonts w:ascii="Times New Roman" w:hAnsi="Times New Roman" w:hint="eastAsia"/>
          <w:sz w:val="24"/>
          <w:szCs w:val="24"/>
        </w:rPr>
        <w:t>ư</w:t>
      </w:r>
      <w:r w:rsidRPr="0000376E">
        <w:rPr>
          <w:rFonts w:ascii="Times New Roman" w:hAnsi="Times New Roman"/>
          <w:sz w:val="24"/>
          <w:szCs w:val="24"/>
        </w:rPr>
        <w:t>ợc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đề</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xuất</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là</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tối</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đa</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hóa</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cả</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giá</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trị</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trung</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bình</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của</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độ</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w:t>
      </w:r>
      <w:r w:rsidRPr="0000376E">
        <w:rPr>
          <w:rFonts w:ascii="Times New Roman" w:hAnsi="Times New Roman" w:hint="eastAsia"/>
          <w:sz w:val="24"/>
          <w:szCs w:val="24"/>
        </w:rPr>
        <w:t>ươ</w:t>
      </w:r>
      <w:r w:rsidRPr="0000376E">
        <w:rPr>
          <w:rFonts w:ascii="Times New Roman" w:hAnsi="Times New Roman"/>
          <w:sz w:val="24"/>
          <w:szCs w:val="24"/>
        </w:rPr>
        <w:t>ng</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quan</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và</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độ</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chính</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xác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cùng</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một</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lúc</w:t>
      </w:r>
      <w:proofErr w:type="spellEnd"/>
      <w:r w:rsidRPr="0000376E">
        <w:rPr>
          <w:rFonts w:ascii="Times New Roman" w:hAnsi="Times New Roman"/>
          <w:sz w:val="24"/>
          <w:szCs w:val="24"/>
        </w:rPr>
        <w:t xml:space="preserve">. Công </w:t>
      </w:r>
      <w:proofErr w:type="spellStart"/>
      <w:r w:rsidRPr="0000376E">
        <w:rPr>
          <w:rFonts w:ascii="Times New Roman" w:hAnsi="Times New Roman"/>
          <w:sz w:val="24"/>
          <w:szCs w:val="24"/>
        </w:rPr>
        <w:t>thức</w:t>
      </w:r>
      <w:proofErr w:type="spellEnd"/>
      <w:r w:rsidRPr="0000376E">
        <w:rPr>
          <w:rFonts w:ascii="Times New Roman" w:hAnsi="Times New Roman"/>
          <w:sz w:val="24"/>
          <w:szCs w:val="24"/>
        </w:rPr>
        <w:t xml:space="preserve"> (5) </w:t>
      </w:r>
      <w:proofErr w:type="spellStart"/>
      <w:r w:rsidRPr="0000376E">
        <w:rPr>
          <w:rFonts w:ascii="Times New Roman" w:hAnsi="Times New Roman"/>
          <w:sz w:val="24"/>
          <w:szCs w:val="24"/>
        </w:rPr>
        <w:t>d</w:t>
      </w:r>
      <w:r w:rsidRPr="0000376E">
        <w:rPr>
          <w:rFonts w:ascii="Times New Roman" w:hAnsi="Times New Roman" w:hint="eastAsia"/>
          <w:sz w:val="24"/>
          <w:szCs w:val="24"/>
        </w:rPr>
        <w:t>ư</w:t>
      </w:r>
      <w:r w:rsidRPr="0000376E">
        <w:rPr>
          <w:rFonts w:ascii="Times New Roman" w:hAnsi="Times New Roman"/>
          <w:sz w:val="24"/>
          <w:szCs w:val="24"/>
        </w:rPr>
        <w:t>ới</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đây</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cho</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thấy</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hàm</w:t>
      </w:r>
      <w:proofErr w:type="spellEnd"/>
      <w:r w:rsidRPr="0000376E">
        <w:rPr>
          <w:rFonts w:ascii="Times New Roman" w:hAnsi="Times New Roman"/>
          <w:sz w:val="24"/>
          <w:szCs w:val="24"/>
        </w:rPr>
        <w:t xml:space="preserve"> fitness </w:t>
      </w:r>
      <w:proofErr w:type="spellStart"/>
      <w:r w:rsidRPr="0000376E">
        <w:rPr>
          <w:rFonts w:ascii="Times New Roman" w:hAnsi="Times New Roman"/>
          <w:sz w:val="24"/>
          <w:szCs w:val="24"/>
        </w:rPr>
        <w:t>đ</w:t>
      </w:r>
      <w:r w:rsidRPr="0000376E">
        <w:rPr>
          <w:rFonts w:ascii="Times New Roman" w:hAnsi="Times New Roman" w:hint="eastAsia"/>
          <w:sz w:val="24"/>
          <w:szCs w:val="24"/>
        </w:rPr>
        <w:t>ư</w:t>
      </w:r>
      <w:r w:rsidRPr="0000376E">
        <w:rPr>
          <w:rFonts w:ascii="Times New Roman" w:hAnsi="Times New Roman"/>
          <w:sz w:val="24"/>
          <w:szCs w:val="24"/>
        </w:rPr>
        <w:t>ợc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đề</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xuất</w:t>
      </w:r>
      <w:proofErr w:type="spellEnd"/>
      <w:r w:rsidRPr="0000376E">
        <w:rPr>
          <w:rFonts w:ascii="Times New Roman" w:hAnsi="Times New Roman"/>
          <w:sz w:val="24"/>
          <w:szCs w:val="24"/>
        </w:rPr>
        <w:t>.</w:t>
      </w:r>
    </w:p>
    <w:p w14:paraId="43121B6F" w14:textId="77777777" w:rsidR="009528B3" w:rsidRPr="0080787B" w:rsidRDefault="009528B3" w:rsidP="00194FDD">
      <w:pPr>
        <w:spacing w:after="0" w:line="360" w:lineRule="auto"/>
        <w:rPr>
          <w:rFonts w:ascii="Times New Roman" w:hAnsi="Times New Roman"/>
          <w:sz w:val="24"/>
          <w:szCs w:val="24"/>
        </w:rPr>
      </w:pPr>
    </w:p>
    <w:p w14:paraId="28B34279" w14:textId="77777777" w:rsidR="009528B3" w:rsidRDefault="00C12414" w:rsidP="00194FDD">
      <w:pPr>
        <w:pStyle w:val="ListParagraph"/>
        <w:spacing w:after="0" w:line="360" w:lineRule="auto"/>
        <w:ind w:left="1440"/>
        <w:jc w:val="center"/>
        <w:rPr>
          <w:rFonts w:ascii="Times New Roman" w:hAnsi="Times New Roman"/>
          <w:iCs/>
          <w:sz w:val="24"/>
          <w:szCs w:val="24"/>
        </w:rPr>
      </w:pPr>
      <m:oMath>
        <m:sSub>
          <m:sSubPr>
            <m:ctrlPr>
              <w:rPr>
                <w:rFonts w:ascii="Cambria Math" w:hAnsi="Cambria Math"/>
                <w:i/>
                <w:sz w:val="24"/>
                <w:szCs w:val="24"/>
              </w:rPr>
            </m:ctrlPr>
          </m:sSubPr>
          <m:e>
            <m:r>
              <w:rPr>
                <w:rFonts w:ascii="Cambria Math" w:hAnsi="Cambria Math"/>
              </w:rPr>
              <m:t>Corr</m:t>
            </m:r>
          </m:e>
          <m:sub>
            <m:r>
              <w:rPr>
                <w:rFonts w:ascii="Cambria Math" w:hAnsi="Cambria Math"/>
                <w:sz w:val="24"/>
                <w:szCs w:val="24"/>
              </w:rPr>
              <m:t>avg</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 xml:space="preserve">Tổng các giá trị nằm trên đường chéo </m:t>
            </m:r>
          </m:num>
          <m:den>
            <m:r>
              <w:rPr>
                <w:rFonts w:ascii="Cambria Math" w:hAnsi="Cambria Math"/>
                <w:sz w:val="24"/>
                <w:szCs w:val="24"/>
              </w:rPr>
              <m:t>Tổng các giá trị</m:t>
            </m:r>
          </m:den>
        </m:f>
      </m:oMath>
      <w:r w:rsidR="009528B3" w:rsidRPr="00C0464B">
        <w:rPr>
          <w:rFonts w:ascii="Times New Roman" w:hAnsi="Times New Roman"/>
          <w:i/>
          <w:sz w:val="24"/>
          <w:szCs w:val="24"/>
        </w:rPr>
        <w:t xml:space="preserve">  </w:t>
      </w:r>
      <w:r w:rsidR="009528B3">
        <w:rPr>
          <w:rFonts w:ascii="Times New Roman" w:hAnsi="Times New Roman"/>
          <w:iCs/>
          <w:sz w:val="24"/>
          <w:szCs w:val="24"/>
        </w:rPr>
        <w:t>(3)</w:t>
      </w:r>
    </w:p>
    <w:p w14:paraId="0009EAF0" w14:textId="77777777" w:rsidR="009528B3" w:rsidRDefault="009528B3" w:rsidP="00194FDD">
      <w:pPr>
        <w:pStyle w:val="ListParagraph"/>
        <w:spacing w:after="0" w:line="360" w:lineRule="auto"/>
        <w:ind w:left="1440"/>
        <w:rPr>
          <w:rFonts w:ascii="Times New Roman" w:hAnsi="Times New Roman"/>
          <w:iCs/>
          <w:sz w:val="24"/>
          <w:szCs w:val="24"/>
        </w:rPr>
      </w:pPr>
    </w:p>
    <w:p w14:paraId="17869789" w14:textId="77777777" w:rsidR="009528B3" w:rsidRPr="00563558" w:rsidRDefault="009528B3" w:rsidP="00194FDD">
      <w:pPr>
        <w:pStyle w:val="ListParagraph"/>
        <w:spacing w:after="0" w:line="360" w:lineRule="auto"/>
        <w:ind w:left="1440"/>
        <w:rPr>
          <w:rFonts w:ascii="Times New Roman" w:hAnsi="Times New Roman"/>
          <w:iCs/>
          <w:sz w:val="24"/>
          <w:szCs w:val="24"/>
        </w:rPr>
      </w:pPr>
      <w:proofErr w:type="spellStart"/>
      <w:r w:rsidRPr="004829EC">
        <w:rPr>
          <w:rFonts w:ascii="Times New Roman" w:hAnsi="Times New Roman"/>
          <w:iCs/>
          <w:sz w:val="24"/>
          <w:szCs w:val="24"/>
        </w:rPr>
        <w:t>Giá</w:t>
      </w:r>
      <w:proofErr w:type="spellEnd"/>
      <w:r w:rsidRPr="004829EC">
        <w:rPr>
          <w:rFonts w:ascii="Times New Roman" w:hAnsi="Times New Roman"/>
          <w:iCs/>
          <w:sz w:val="24"/>
          <w:szCs w:val="24"/>
        </w:rPr>
        <w:t xml:space="preserve"> </w:t>
      </w:r>
      <w:proofErr w:type="spellStart"/>
      <w:r w:rsidRPr="004829EC">
        <w:rPr>
          <w:rFonts w:ascii="Times New Roman" w:hAnsi="Times New Roman"/>
          <w:iCs/>
          <w:sz w:val="24"/>
          <w:szCs w:val="24"/>
        </w:rPr>
        <w:t>trị</w:t>
      </w:r>
      <w:proofErr w:type="spellEnd"/>
      <w:r w:rsidRPr="004829EC">
        <w:rPr>
          <w:rFonts w:ascii="Times New Roman" w:hAnsi="Times New Roman"/>
          <w:iCs/>
          <w:sz w:val="24"/>
          <w:szCs w:val="24"/>
        </w:rPr>
        <w:t xml:space="preserve"> Correlation Trung Bình (</w:t>
      </w:r>
      <m:oMath>
        <m:sSub>
          <m:sSubPr>
            <m:ctrlPr>
              <w:rPr>
                <w:rFonts w:ascii="Cambria Math" w:hAnsi="Cambria Math"/>
                <w:i/>
                <w:iCs/>
                <w:sz w:val="24"/>
                <w:szCs w:val="24"/>
              </w:rPr>
            </m:ctrlPr>
          </m:sSubPr>
          <m:e>
            <m:r>
              <w:rPr>
                <w:rFonts w:ascii="Cambria Math" w:hAnsi="Cambria Math"/>
                <w:sz w:val="24"/>
                <w:szCs w:val="24"/>
              </w:rPr>
              <m:t>Corr</m:t>
            </m:r>
          </m:e>
          <m:sub>
            <m:r>
              <w:rPr>
                <w:rFonts w:ascii="Cambria Math" w:hAnsi="Cambria Math"/>
                <w:sz w:val="24"/>
                <w:szCs w:val="24"/>
              </w:rPr>
              <m:t>avg</m:t>
            </m:r>
          </m:sub>
        </m:sSub>
      </m:oMath>
      <w:r w:rsidRPr="00563558">
        <w:rPr>
          <w:rFonts w:ascii="Times New Roman" w:hAnsi="Times New Roman"/>
          <w:iCs/>
          <w:sz w:val="24"/>
          <w:szCs w:val="24"/>
        </w:rPr>
        <w:t xml:space="preserve">): Đây </w:t>
      </w:r>
      <w:proofErr w:type="spellStart"/>
      <w:r w:rsidRPr="00563558">
        <w:rPr>
          <w:rFonts w:ascii="Times New Roman" w:hAnsi="Times New Roman"/>
          <w:iCs/>
          <w:sz w:val="24"/>
          <w:szCs w:val="24"/>
        </w:rPr>
        <w:t>là</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giá</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trị</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trung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bình</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của</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các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hệ</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số</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w:t>
      </w:r>
      <w:r w:rsidRPr="00563558">
        <w:rPr>
          <w:rFonts w:ascii="Times New Roman" w:hAnsi="Times New Roman" w:hint="eastAsia"/>
          <w:iCs/>
          <w:sz w:val="24"/>
          <w:szCs w:val="24"/>
        </w:rPr>
        <w:t>ươ</w:t>
      </w:r>
      <w:r w:rsidRPr="00563558">
        <w:rPr>
          <w:rFonts w:ascii="Times New Roman" w:hAnsi="Times New Roman"/>
          <w:iCs/>
          <w:sz w:val="24"/>
          <w:szCs w:val="24"/>
        </w:rPr>
        <w:t>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quan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w:t>
      </w:r>
      <w:r w:rsidRPr="00563558">
        <w:rPr>
          <w:rFonts w:ascii="Times New Roman" w:hAnsi="Times New Roman" w:hint="eastAsia"/>
          <w:iCs/>
          <w:sz w:val="24"/>
          <w:szCs w:val="24"/>
        </w:rPr>
        <w:t>ư</w:t>
      </w:r>
      <w:r w:rsidRPr="00563558">
        <w:rPr>
          <w:rFonts w:ascii="Times New Roman" w:hAnsi="Times New Roman"/>
          <w:iCs/>
          <w:sz w:val="24"/>
          <w:szCs w:val="24"/>
        </w:rPr>
        <w:t>ợc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tính</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từ</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các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giá</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trị</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nằm</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trên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w:t>
      </w:r>
      <w:r w:rsidRPr="00563558">
        <w:rPr>
          <w:rFonts w:ascii="Times New Roman" w:hAnsi="Times New Roman" w:hint="eastAsia"/>
          <w:iCs/>
          <w:sz w:val="24"/>
          <w:szCs w:val="24"/>
        </w:rPr>
        <w:t>ư</w:t>
      </w:r>
      <w:r w:rsidRPr="00563558">
        <w:rPr>
          <w:rFonts w:ascii="Times New Roman" w:hAnsi="Times New Roman"/>
          <w:iCs/>
          <w:sz w:val="24"/>
          <w:szCs w:val="24"/>
        </w:rPr>
        <w:t>ờng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chéo</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của</w:t>
      </w:r>
      <w:proofErr w:type="spellEnd"/>
      <w:r w:rsidRPr="00563558">
        <w:rPr>
          <w:rFonts w:ascii="Times New Roman" w:hAnsi="Times New Roman"/>
          <w:iCs/>
          <w:sz w:val="24"/>
          <w:szCs w:val="24"/>
        </w:rPr>
        <w:t xml:space="preserve"> ma </w:t>
      </w:r>
      <w:proofErr w:type="spellStart"/>
      <w:r w:rsidRPr="00563558">
        <w:rPr>
          <w:rFonts w:ascii="Times New Roman" w:hAnsi="Times New Roman"/>
          <w:iCs/>
          <w:sz w:val="24"/>
          <w:szCs w:val="24"/>
        </w:rPr>
        <w:t>trận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w:t>
      </w:r>
      <w:r w:rsidRPr="00563558">
        <w:rPr>
          <w:rFonts w:ascii="Times New Roman" w:hAnsi="Times New Roman" w:hint="eastAsia"/>
          <w:iCs/>
          <w:sz w:val="24"/>
          <w:szCs w:val="24"/>
        </w:rPr>
        <w:t>ươ</w:t>
      </w:r>
      <w:r w:rsidRPr="00563558">
        <w:rPr>
          <w:rFonts w:ascii="Times New Roman" w:hAnsi="Times New Roman"/>
          <w:iCs/>
          <w:sz w:val="24"/>
          <w:szCs w:val="24"/>
        </w:rPr>
        <w:t>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quan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Nó</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đo</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l</w:t>
      </w:r>
      <w:r w:rsidRPr="00563558">
        <w:rPr>
          <w:rFonts w:ascii="Times New Roman" w:hAnsi="Times New Roman" w:hint="eastAsia"/>
          <w:iCs/>
          <w:sz w:val="24"/>
          <w:szCs w:val="24"/>
        </w:rPr>
        <w:t>ư</w:t>
      </w:r>
      <w:r w:rsidRPr="00563558">
        <w:rPr>
          <w:rFonts w:ascii="Times New Roman" w:hAnsi="Times New Roman"/>
          <w:iCs/>
          <w:sz w:val="24"/>
          <w:szCs w:val="24"/>
        </w:rPr>
        <w:t>ờng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mức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độ</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w:t>
      </w:r>
      <w:r w:rsidRPr="00563558">
        <w:rPr>
          <w:rFonts w:ascii="Times New Roman" w:hAnsi="Times New Roman" w:hint="eastAsia"/>
          <w:iCs/>
          <w:sz w:val="24"/>
          <w:szCs w:val="24"/>
        </w:rPr>
        <w:t>ươ</w:t>
      </w:r>
      <w:r w:rsidRPr="00563558">
        <w:rPr>
          <w:rFonts w:ascii="Times New Roman" w:hAnsi="Times New Roman"/>
          <w:iCs/>
          <w:sz w:val="24"/>
          <w:szCs w:val="24"/>
        </w:rPr>
        <w:t>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quan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giữa</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các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đặc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w:t>
      </w:r>
      <w:r w:rsidRPr="00563558">
        <w:rPr>
          <w:rFonts w:ascii="Times New Roman" w:hAnsi="Times New Roman" w:hint="eastAsia"/>
          <w:iCs/>
          <w:sz w:val="24"/>
          <w:szCs w:val="24"/>
        </w:rPr>
        <w:t>ư</w:t>
      </w:r>
      <w:r w:rsidRPr="00563558">
        <w:rPr>
          <w:rFonts w:ascii="Times New Roman" w:hAnsi="Times New Roman"/>
          <w:iCs/>
          <w:sz w:val="24"/>
          <w:szCs w:val="24"/>
        </w:rPr>
        <w:t>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w:t>
      </w:r>
      <w:r w:rsidRPr="00563558">
        <w:rPr>
          <w:rFonts w:ascii="Times New Roman" w:hAnsi="Times New Roman" w:hint="eastAsia"/>
          <w:iCs/>
          <w:sz w:val="24"/>
          <w:szCs w:val="24"/>
        </w:rPr>
        <w:t>ư</w:t>
      </w:r>
      <w:r w:rsidRPr="00563558">
        <w:rPr>
          <w:rFonts w:ascii="Times New Roman" w:hAnsi="Times New Roman"/>
          <w:iCs/>
          <w:sz w:val="24"/>
          <w:szCs w:val="24"/>
        </w:rPr>
        <w:t>ợc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chọn</w:t>
      </w:r>
      <w:proofErr w:type="spellEnd"/>
      <w:r w:rsidRPr="00563558">
        <w:rPr>
          <w:rFonts w:ascii="Times New Roman" w:hAnsi="Times New Roman"/>
          <w:iCs/>
          <w:sz w:val="24"/>
          <w:szCs w:val="24"/>
        </w:rPr>
        <w:t>.</w:t>
      </w:r>
    </w:p>
    <w:p w14:paraId="21702BE7" w14:textId="77777777" w:rsidR="009528B3" w:rsidRDefault="009528B3" w:rsidP="00194FDD">
      <w:pPr>
        <w:pStyle w:val="ListParagraph"/>
        <w:spacing w:after="0" w:line="360" w:lineRule="auto"/>
        <w:ind w:left="1440"/>
        <w:rPr>
          <w:rFonts w:ascii="Times New Roman" w:hAnsi="Times New Roman"/>
          <w:iCs/>
          <w:sz w:val="24"/>
          <w:szCs w:val="24"/>
        </w:rPr>
      </w:pPr>
    </w:p>
    <w:p w14:paraId="675108D6" w14:textId="77777777" w:rsidR="009528B3" w:rsidRDefault="00C12414" w:rsidP="00194FDD">
      <w:pPr>
        <w:pStyle w:val="ListParagraph"/>
        <w:spacing w:after="0" w:line="360" w:lineRule="auto"/>
        <w:ind w:left="1440"/>
        <w:jc w:val="center"/>
        <w:rPr>
          <w:rFonts w:ascii="Times New Roman" w:hAnsi="Times New Roman"/>
          <w:iCs/>
          <w:sz w:val="24"/>
          <w:szCs w:val="24"/>
        </w:rPr>
      </w:pPr>
      <m:oMath>
        <m:sSubSup>
          <m:sSubSupPr>
            <m:ctrlPr>
              <w:rPr>
                <w:rFonts w:ascii="Cambria Math" w:hAnsi="Cambria Math"/>
                <w:i/>
                <w:iCs/>
                <w:sz w:val="24"/>
                <w:szCs w:val="24"/>
              </w:rPr>
            </m:ctrlPr>
          </m:sSubSupPr>
          <m:e>
            <m:r>
              <w:rPr>
                <w:rFonts w:ascii="Cambria Math" w:hAnsi="Cambria Math"/>
                <w:sz w:val="24"/>
                <w:szCs w:val="24"/>
              </w:rPr>
              <m:t>Corr</m:t>
            </m:r>
          </m:e>
          <m:sub>
            <m:r>
              <w:rPr>
                <w:rFonts w:ascii="Cambria Math" w:hAnsi="Cambria Math"/>
                <w:sz w:val="24"/>
                <w:szCs w:val="24"/>
              </w:rPr>
              <m:t>avg</m:t>
            </m:r>
          </m:sub>
          <m:sup>
            <m:r>
              <w:rPr>
                <w:rFonts w:ascii="Cambria Math" w:hAnsi="Cambria Math"/>
                <w:sz w:val="24"/>
                <w:szCs w:val="24"/>
              </w:rPr>
              <m:t>t</m:t>
            </m:r>
          </m:sup>
        </m:sSubSup>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m:t>
            </m:r>
            <m:sSub>
              <m:sSubPr>
                <m:ctrlPr>
                  <w:rPr>
                    <w:rFonts w:ascii="Cambria Math" w:hAnsi="Cambria Math"/>
                    <w:i/>
                    <w:iCs/>
                    <w:sz w:val="24"/>
                    <w:szCs w:val="24"/>
                  </w:rPr>
                </m:ctrlPr>
              </m:sSubPr>
              <m:e>
                <m:r>
                  <w:rPr>
                    <w:rFonts w:ascii="Cambria Math" w:hAnsi="Cambria Math"/>
                    <w:sz w:val="24"/>
                    <w:szCs w:val="24"/>
                  </w:rPr>
                  <m:t>Corr</m:t>
                </m:r>
              </m:e>
              <m:sub>
                <m:r>
                  <w:rPr>
                    <w:rFonts w:ascii="Cambria Math" w:hAnsi="Cambria Math"/>
                    <w:sz w:val="24"/>
                    <w:szCs w:val="24"/>
                  </w:rPr>
                  <m:t>avg</m:t>
                </m:r>
              </m:sub>
            </m:sSub>
          </m:e>
        </m:d>
      </m:oMath>
      <w:r w:rsidR="009528B3">
        <w:rPr>
          <w:rFonts w:ascii="Times New Roman" w:hAnsi="Times New Roman"/>
          <w:iCs/>
          <w:sz w:val="24"/>
          <w:szCs w:val="24"/>
        </w:rPr>
        <w:t xml:space="preserve">   (4)</w:t>
      </w:r>
    </w:p>
    <w:p w14:paraId="2ACCF227" w14:textId="77777777" w:rsidR="009528B3" w:rsidRDefault="009528B3" w:rsidP="00194FDD">
      <w:pPr>
        <w:pStyle w:val="ListParagraph"/>
        <w:spacing w:after="0" w:line="360" w:lineRule="auto"/>
        <w:ind w:left="1440"/>
        <w:rPr>
          <w:rFonts w:ascii="Times New Roman" w:hAnsi="Times New Roman"/>
          <w:iCs/>
          <w:sz w:val="24"/>
          <w:szCs w:val="24"/>
        </w:rPr>
      </w:pPr>
    </w:p>
    <w:p w14:paraId="1372980A" w14:textId="77777777" w:rsidR="009528B3" w:rsidRPr="00563558" w:rsidRDefault="009528B3" w:rsidP="00194FDD">
      <w:pPr>
        <w:pStyle w:val="ListParagraph"/>
        <w:spacing w:after="0" w:line="360" w:lineRule="auto"/>
        <w:ind w:left="1440"/>
        <w:rPr>
          <w:rFonts w:ascii="Times New Roman" w:hAnsi="Times New Roman"/>
          <w:iCs/>
          <w:sz w:val="24"/>
          <w:szCs w:val="24"/>
        </w:rPr>
      </w:pPr>
      <w:proofErr w:type="spellStart"/>
      <w:r w:rsidRPr="007A5CFA">
        <w:rPr>
          <w:rFonts w:ascii="Times New Roman" w:hAnsi="Times New Roman"/>
          <w:iCs/>
          <w:sz w:val="24"/>
          <w:szCs w:val="24"/>
        </w:rPr>
        <w:t>Giá</w:t>
      </w:r>
      <w:proofErr w:type="spellEnd"/>
      <w:r w:rsidRPr="007A5CFA">
        <w:rPr>
          <w:rFonts w:ascii="Times New Roman" w:hAnsi="Times New Roman"/>
          <w:iCs/>
          <w:sz w:val="24"/>
          <w:szCs w:val="24"/>
        </w:rPr>
        <w:t xml:space="preserve"> </w:t>
      </w:r>
      <w:proofErr w:type="spellStart"/>
      <w:r w:rsidRPr="007A5CFA">
        <w:rPr>
          <w:rFonts w:ascii="Times New Roman" w:hAnsi="Times New Roman"/>
          <w:iCs/>
          <w:sz w:val="24"/>
          <w:szCs w:val="24"/>
        </w:rPr>
        <w:t>trị</w:t>
      </w:r>
      <w:proofErr w:type="spellEnd"/>
      <w:r w:rsidRPr="007A5CFA">
        <w:rPr>
          <w:rFonts w:ascii="Times New Roman" w:hAnsi="Times New Roman"/>
          <w:iCs/>
          <w:sz w:val="24"/>
          <w:szCs w:val="24"/>
        </w:rPr>
        <w:t xml:space="preserve"> Un-correlation Trung Bình </w:t>
      </w:r>
      <w:proofErr w:type="spellStart"/>
      <w:r w:rsidRPr="007A5CFA">
        <w:rPr>
          <w:rFonts w:ascii="Times New Roman" w:hAnsi="Times New Roman"/>
          <w:iCs/>
          <w:sz w:val="24"/>
          <w:szCs w:val="24"/>
        </w:rPr>
        <w:t>Đã</w:t>
      </w:r>
      <w:proofErr w:type="spellEnd"/>
      <w:r w:rsidRPr="007A5CFA">
        <w:rPr>
          <w:rFonts w:ascii="Times New Roman" w:hAnsi="Times New Roman"/>
          <w:iCs/>
          <w:sz w:val="24"/>
          <w:szCs w:val="24"/>
        </w:rPr>
        <w:t xml:space="preserve"> </w:t>
      </w:r>
      <w:proofErr w:type="spellStart"/>
      <w:r w:rsidRPr="007A5CFA">
        <w:rPr>
          <w:rFonts w:ascii="Times New Roman" w:hAnsi="Times New Roman"/>
          <w:iCs/>
          <w:sz w:val="24"/>
          <w:szCs w:val="24"/>
        </w:rPr>
        <w:t>Chuyển</w:t>
      </w:r>
      <w:proofErr w:type="spellEnd"/>
      <w:r w:rsidRPr="007A5CFA">
        <w:rPr>
          <w:rFonts w:ascii="Times New Roman" w:hAnsi="Times New Roman"/>
          <w:iCs/>
          <w:sz w:val="24"/>
          <w:szCs w:val="24"/>
        </w:rPr>
        <w:t xml:space="preserve"> </w:t>
      </w:r>
      <w:proofErr w:type="spellStart"/>
      <w:r w:rsidRPr="007A5CFA">
        <w:rPr>
          <w:rFonts w:ascii="Times New Roman" w:hAnsi="Times New Roman"/>
          <w:iCs/>
          <w:sz w:val="24"/>
          <w:szCs w:val="24"/>
        </w:rPr>
        <w:t>Đổi</w:t>
      </w:r>
      <w:proofErr w:type="spellEnd"/>
      <w:r w:rsidRPr="007A5CFA">
        <w:rPr>
          <w:rFonts w:ascii="Times New Roman" w:hAnsi="Times New Roman"/>
          <w:iCs/>
          <w:sz w:val="24"/>
          <w:szCs w:val="24"/>
        </w:rPr>
        <w:t xml:space="preserve"> (</w:t>
      </w:r>
      <m:oMath>
        <m:sSubSup>
          <m:sSubSupPr>
            <m:ctrlPr>
              <w:rPr>
                <w:rFonts w:ascii="Cambria Math" w:hAnsi="Cambria Math"/>
                <w:i/>
                <w:iCs/>
                <w:sz w:val="24"/>
                <w:szCs w:val="24"/>
              </w:rPr>
            </m:ctrlPr>
          </m:sSubSupPr>
          <m:e>
            <m:r>
              <w:rPr>
                <w:rFonts w:ascii="Cambria Math" w:hAnsi="Cambria Math"/>
                <w:sz w:val="24"/>
                <w:szCs w:val="24"/>
              </w:rPr>
              <m:t>Corr</m:t>
            </m:r>
          </m:e>
          <m:sub>
            <m:r>
              <w:rPr>
                <w:rFonts w:ascii="Cambria Math" w:hAnsi="Cambria Math"/>
                <w:sz w:val="24"/>
                <w:szCs w:val="24"/>
              </w:rPr>
              <m:t>avg</m:t>
            </m:r>
          </m:sub>
          <m:sup>
            <m:r>
              <w:rPr>
                <w:rFonts w:ascii="Cambria Math" w:hAnsi="Cambria Math"/>
                <w:sz w:val="24"/>
                <w:szCs w:val="24"/>
              </w:rPr>
              <m:t>t</m:t>
            </m:r>
          </m:sup>
        </m:sSubSup>
      </m:oMath>
      <w:r w:rsidRPr="00563558">
        <w:rPr>
          <w:rFonts w:ascii="Times New Roman" w:hAnsi="Times New Roman"/>
          <w:iCs/>
          <w:sz w:val="24"/>
          <w:szCs w:val="24"/>
        </w:rPr>
        <w:t xml:space="preserve">): Đây </w:t>
      </w:r>
      <w:proofErr w:type="spellStart"/>
      <w:r w:rsidRPr="00563558">
        <w:rPr>
          <w:rFonts w:ascii="Times New Roman" w:hAnsi="Times New Roman"/>
          <w:iCs/>
          <w:sz w:val="24"/>
          <w:szCs w:val="24"/>
        </w:rPr>
        <w:t>là</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giá</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trị</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trung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bình</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của</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các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hệ</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số</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không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w:t>
      </w:r>
      <w:r w:rsidRPr="00563558">
        <w:rPr>
          <w:rFonts w:ascii="Times New Roman" w:hAnsi="Times New Roman" w:hint="eastAsia"/>
          <w:iCs/>
          <w:sz w:val="24"/>
          <w:szCs w:val="24"/>
        </w:rPr>
        <w:t>ươ</w:t>
      </w:r>
      <w:r w:rsidRPr="00563558">
        <w:rPr>
          <w:rFonts w:ascii="Times New Roman" w:hAnsi="Times New Roman"/>
          <w:iCs/>
          <w:sz w:val="24"/>
          <w:szCs w:val="24"/>
        </w:rPr>
        <w:t>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quan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w:t>
      </w:r>
      <w:r w:rsidRPr="00563558">
        <w:rPr>
          <w:rFonts w:ascii="Times New Roman" w:hAnsi="Times New Roman" w:hint="eastAsia"/>
          <w:iCs/>
          <w:sz w:val="24"/>
          <w:szCs w:val="24"/>
        </w:rPr>
        <w:t>ư</w:t>
      </w:r>
      <w:r w:rsidRPr="00563558">
        <w:rPr>
          <w:rFonts w:ascii="Times New Roman" w:hAnsi="Times New Roman"/>
          <w:iCs/>
          <w:sz w:val="24"/>
          <w:szCs w:val="24"/>
        </w:rPr>
        <w:t>ợc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chuyển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đổi</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từ</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giá</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trị</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w:t>
      </w:r>
      <w:r w:rsidRPr="00563558">
        <w:rPr>
          <w:rFonts w:ascii="Times New Roman" w:hAnsi="Times New Roman" w:hint="eastAsia"/>
          <w:iCs/>
          <w:sz w:val="24"/>
          <w:szCs w:val="24"/>
        </w:rPr>
        <w:t>ươ</w:t>
      </w:r>
      <w:r w:rsidRPr="00563558">
        <w:rPr>
          <w:rFonts w:ascii="Times New Roman" w:hAnsi="Times New Roman"/>
          <w:iCs/>
          <w:sz w:val="24"/>
          <w:szCs w:val="24"/>
        </w:rPr>
        <w:t>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quan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trung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bình</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Nó</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w:t>
      </w:r>
      <w:r w:rsidRPr="00563558">
        <w:rPr>
          <w:rFonts w:ascii="Times New Roman" w:hAnsi="Times New Roman" w:hint="eastAsia"/>
          <w:iCs/>
          <w:sz w:val="24"/>
          <w:szCs w:val="24"/>
        </w:rPr>
        <w:t>ư</w:t>
      </w:r>
      <w:r w:rsidRPr="00563558">
        <w:rPr>
          <w:rFonts w:ascii="Times New Roman" w:hAnsi="Times New Roman"/>
          <w:iCs/>
          <w:sz w:val="24"/>
          <w:szCs w:val="24"/>
        </w:rPr>
        <w:t>ợc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tính</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bằng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cách</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lấy</w:t>
      </w:r>
      <w:proofErr w:type="spellEnd"/>
      <w:r w:rsidRPr="00563558">
        <w:rPr>
          <w:rFonts w:ascii="Times New Roman" w:hAnsi="Times New Roman"/>
          <w:iCs/>
          <w:sz w:val="24"/>
          <w:szCs w:val="24"/>
        </w:rPr>
        <w:t xml:space="preserve"> 1 </w:t>
      </w:r>
      <w:proofErr w:type="spellStart"/>
      <w:r w:rsidRPr="00563558">
        <w:rPr>
          <w:rFonts w:ascii="Times New Roman" w:hAnsi="Times New Roman"/>
          <w:iCs/>
          <w:sz w:val="24"/>
          <w:szCs w:val="24"/>
        </w:rPr>
        <w:t>trừ</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đi</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giá</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trị</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w:t>
      </w:r>
      <w:r w:rsidRPr="00563558">
        <w:rPr>
          <w:rFonts w:ascii="Times New Roman" w:hAnsi="Times New Roman" w:hint="eastAsia"/>
          <w:iCs/>
          <w:sz w:val="24"/>
          <w:szCs w:val="24"/>
        </w:rPr>
        <w:t>ươ</w:t>
      </w:r>
      <w:r w:rsidRPr="00563558">
        <w:rPr>
          <w:rFonts w:ascii="Times New Roman" w:hAnsi="Times New Roman"/>
          <w:iCs/>
          <w:sz w:val="24"/>
          <w:szCs w:val="24"/>
        </w:rPr>
        <w:t>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quan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trung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bình</w:t>
      </w:r>
      <w:proofErr w:type="spellEnd"/>
      <w:r w:rsidRPr="00563558">
        <w:rPr>
          <w:rFonts w:ascii="Times New Roman" w:hAnsi="Times New Roman"/>
          <w:iCs/>
          <w:sz w:val="24"/>
          <w:szCs w:val="24"/>
        </w:rPr>
        <w:t xml:space="preserve"> </w:t>
      </w:r>
      <m:oMath>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Corr</m:t>
                </m:r>
              </m:e>
              <m:sub>
                <m:r>
                  <w:rPr>
                    <w:rFonts w:ascii="Cambria Math" w:hAnsi="Cambria Math"/>
                    <w:sz w:val="24"/>
                    <w:szCs w:val="24"/>
                  </w:rPr>
                  <m:t>avg</m:t>
                </m:r>
              </m:sub>
            </m:sSub>
          </m:e>
        </m:d>
      </m:oMath>
      <w:r w:rsidRPr="00563558">
        <w:rPr>
          <w:rFonts w:ascii="Times New Roman" w:hAnsi="Times New Roman"/>
          <w:iCs/>
          <w:sz w:val="24"/>
          <w:szCs w:val="24"/>
        </w:rPr>
        <w:t xml:space="preserve"> </w:t>
      </w:r>
      <w:r>
        <w:rPr>
          <w:rFonts w:ascii="Times New Roman" w:hAnsi="Times New Roman"/>
          <w:iCs/>
          <w:sz w:val="24"/>
          <w:szCs w:val="24"/>
        </w:rPr>
        <w:t xml:space="preserve">, </w:t>
      </w:r>
      <w:proofErr w:type="spellStart"/>
      <w:r w:rsidRPr="00563558">
        <w:rPr>
          <w:rFonts w:ascii="Times New Roman" w:hAnsi="Times New Roman"/>
          <w:iCs/>
          <w:sz w:val="24"/>
          <w:szCs w:val="24"/>
        </w:rPr>
        <w:t>nhằm</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mục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đích</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đảo</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ng</w:t>
      </w:r>
      <w:r w:rsidRPr="00563558">
        <w:rPr>
          <w:rFonts w:ascii="Times New Roman" w:hAnsi="Times New Roman" w:hint="eastAsia"/>
          <w:iCs/>
          <w:sz w:val="24"/>
          <w:szCs w:val="24"/>
        </w:rPr>
        <w:t>ư</w:t>
      </w:r>
      <w:r w:rsidRPr="00563558">
        <w:rPr>
          <w:rFonts w:ascii="Times New Roman" w:hAnsi="Times New Roman"/>
          <w:iCs/>
          <w:sz w:val="24"/>
          <w:szCs w:val="24"/>
        </w:rPr>
        <w:t>ợc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giá</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trị</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để</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phản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ánh</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mức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độ</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không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w:t>
      </w:r>
      <w:r w:rsidRPr="00563558">
        <w:rPr>
          <w:rFonts w:ascii="Times New Roman" w:hAnsi="Times New Roman" w:hint="eastAsia"/>
          <w:iCs/>
          <w:sz w:val="24"/>
          <w:szCs w:val="24"/>
        </w:rPr>
        <w:t>ươ</w:t>
      </w:r>
      <w:r w:rsidRPr="00563558">
        <w:rPr>
          <w:rFonts w:ascii="Times New Roman" w:hAnsi="Times New Roman"/>
          <w:iCs/>
          <w:sz w:val="24"/>
          <w:szCs w:val="24"/>
        </w:rPr>
        <w:t>ng</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quan</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giữa</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các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đặc</w:t>
      </w:r>
      <w:proofErr w:type="spellEnd"/>
      <w:r w:rsidRPr="00563558">
        <w:rPr>
          <w:rFonts w:ascii="Times New Roman" w:hAnsi="Times New Roman"/>
          <w:iCs/>
          <w:sz w:val="24"/>
          <w:szCs w:val="24"/>
        </w:rPr>
        <w:t xml:space="preserve"> </w:t>
      </w:r>
      <w:proofErr w:type="spellStart"/>
      <w:r w:rsidRPr="00563558">
        <w:rPr>
          <w:rFonts w:ascii="Times New Roman" w:hAnsi="Times New Roman"/>
          <w:iCs/>
          <w:sz w:val="24"/>
          <w:szCs w:val="24"/>
        </w:rPr>
        <w:t>tr</w:t>
      </w:r>
      <w:r w:rsidRPr="00563558">
        <w:rPr>
          <w:rFonts w:ascii="Times New Roman" w:hAnsi="Times New Roman" w:hint="eastAsia"/>
          <w:iCs/>
          <w:sz w:val="24"/>
          <w:szCs w:val="24"/>
        </w:rPr>
        <w:t>ư</w:t>
      </w:r>
      <w:r w:rsidRPr="00563558">
        <w:rPr>
          <w:rFonts w:ascii="Times New Roman" w:hAnsi="Times New Roman"/>
          <w:iCs/>
          <w:sz w:val="24"/>
          <w:szCs w:val="24"/>
        </w:rPr>
        <w:t>ng</w:t>
      </w:r>
      <w:proofErr w:type="spellEnd"/>
      <w:r w:rsidRPr="00563558">
        <w:rPr>
          <w:rFonts w:ascii="Times New Roman" w:hAnsi="Times New Roman"/>
          <w:iCs/>
          <w:sz w:val="24"/>
          <w:szCs w:val="24"/>
        </w:rPr>
        <w:t>.</w:t>
      </w:r>
    </w:p>
    <w:p w14:paraId="2E3F7141" w14:textId="77777777" w:rsidR="009528B3" w:rsidRPr="00FF0CE7" w:rsidRDefault="00C12414" w:rsidP="00194FDD">
      <w:pPr>
        <w:pStyle w:val="ListParagraph"/>
        <w:spacing w:after="0" w:line="360" w:lineRule="auto"/>
        <w:ind w:left="1440"/>
        <w:jc w:val="center"/>
        <w:rPr>
          <w:rFonts w:ascii="Times New Roman" w:hAnsi="Times New Roman"/>
          <w:iCs/>
          <w:sz w:val="24"/>
          <w:szCs w:val="24"/>
        </w:rPr>
      </w:pPr>
      <m:oMathPara>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m:t>
                  </m:r>
                  <m:sSub>
                    <m:sSubPr>
                      <m:ctrlPr>
                        <w:rPr>
                          <w:rFonts w:ascii="Cambria Math" w:hAnsi="Cambria Math"/>
                          <w:i/>
                          <w:iCs/>
                          <w:sz w:val="24"/>
                          <w:szCs w:val="24"/>
                        </w:rPr>
                      </m:ctrlPr>
                    </m:sSubPr>
                    <m:e>
                      <m:r>
                        <w:rPr>
                          <w:rFonts w:ascii="Cambria Math" w:hAnsi="Cambria Math"/>
                          <w:sz w:val="24"/>
                          <w:szCs w:val="24"/>
                        </w:rPr>
                        <m:t>M</m:t>
                      </m:r>
                    </m:e>
                    <m:sub>
                      <m:r>
                        <w:rPr>
                          <w:rFonts w:ascii="Cambria Math" w:hAnsi="Cambria Math"/>
                          <w:sz w:val="24"/>
                          <w:szCs w:val="24"/>
                        </w:rPr>
                        <m:t>i</m:t>
                      </m:r>
                    </m:sub>
                  </m:sSub>
                </m:e>
              </m:d>
            </m:num>
            <m:den>
              <m:r>
                <w:rPr>
                  <w:rFonts w:ascii="Cambria Math" w:hAnsi="Cambria Math"/>
                  <w:sz w:val="24"/>
                  <w:szCs w:val="24"/>
                </w:rPr>
                <m:t>2</m:t>
              </m:r>
            </m:den>
          </m:f>
          <m:r>
            <w:rPr>
              <w:rFonts w:ascii="Cambria Math" w:hAnsi="Cambria Math"/>
              <w:sz w:val="24"/>
              <w:szCs w:val="24"/>
            </w:rPr>
            <m:t xml:space="preserve">   (5)</m:t>
          </m:r>
        </m:oMath>
      </m:oMathPara>
    </w:p>
    <w:p w14:paraId="52E8983D" w14:textId="77777777" w:rsidR="009528B3" w:rsidRPr="00FF0CE7" w:rsidRDefault="009528B3" w:rsidP="00194FDD">
      <w:pPr>
        <w:pStyle w:val="ListParagraph"/>
        <w:spacing w:after="0" w:line="360" w:lineRule="auto"/>
        <w:ind w:left="1440"/>
        <w:rPr>
          <w:rFonts w:ascii="Times New Roman" w:hAnsi="Times New Roman"/>
          <w:sz w:val="24"/>
          <w:szCs w:val="24"/>
        </w:rPr>
      </w:pPr>
      <w:r w:rsidRPr="00FF0CE7">
        <w:rPr>
          <w:rFonts w:ascii="Times New Roman" w:hAnsi="Times New Roman"/>
          <w:sz w:val="24"/>
          <w:szCs w:val="24"/>
        </w:rPr>
        <w:t xml:space="preserve">Trong </w:t>
      </w:r>
      <w:proofErr w:type="spellStart"/>
      <w:r w:rsidRPr="00FF0CE7">
        <w:rPr>
          <w:rFonts w:ascii="Times New Roman" w:hAnsi="Times New Roman"/>
          <w:sz w:val="24"/>
          <w:szCs w:val="24"/>
        </w:rPr>
        <w:t>đó</w:t>
      </w:r>
      <w:proofErr w:type="spellEnd"/>
      <w:r w:rsidRPr="00FF0CE7">
        <w:rPr>
          <w:rFonts w:ascii="Times New Roman" w:hAnsi="Times New Roman"/>
          <w:sz w:val="24"/>
          <w:szCs w:val="24"/>
        </w:rPr>
        <w:t>:</w:t>
      </w:r>
    </w:p>
    <w:p w14:paraId="40253CE5" w14:textId="77777777" w:rsidR="009528B3" w:rsidRPr="00FF0CE7" w:rsidRDefault="009528B3" w:rsidP="00194FDD">
      <w:pPr>
        <w:pStyle w:val="ListParagraph"/>
        <w:spacing w:after="0" w:line="360" w:lineRule="auto"/>
        <w:ind w:left="2160"/>
        <w:rPr>
          <w:rFonts w:ascii="Times New Roman" w:hAnsi="Times New Roman"/>
          <w:sz w:val="24"/>
          <w:szCs w:val="24"/>
        </w:rPr>
      </w:pPr>
      <w:r w:rsidRPr="00FF0CE7">
        <w:rPr>
          <w:rFonts w:ascii="Times New Roman" w:hAnsi="Times New Roman"/>
          <w:sz w:val="24"/>
          <w:szCs w:val="24"/>
        </w:rPr>
        <w:t>F</w:t>
      </w:r>
      <w:r>
        <w:rPr>
          <w:rFonts w:ascii="Times New Roman" w:hAnsi="Times New Roman"/>
          <w:sz w:val="24"/>
          <w:szCs w:val="24"/>
          <w:vertAlign w:val="subscript"/>
        </w:rPr>
        <w:t>i</w:t>
      </w:r>
      <w:r w:rsidRPr="00FF0CE7">
        <w:rPr>
          <w:rFonts w:ascii="Times New Roman" w:hAnsi="Times New Roman"/>
          <w:sz w:val="24"/>
          <w:szCs w:val="24"/>
        </w:rPr>
        <w:t xml:space="preserve">: </w:t>
      </w:r>
      <w:proofErr w:type="spellStart"/>
      <w:r w:rsidRPr="00FF0CE7">
        <w:rPr>
          <w:rFonts w:ascii="Times New Roman" w:hAnsi="Times New Roman"/>
          <w:sz w:val="24"/>
          <w:szCs w:val="24"/>
        </w:rPr>
        <w:t>Giá</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trị</w:t>
      </w:r>
      <w:proofErr w:type="spellEnd"/>
      <w:r w:rsidRPr="00FF0CE7">
        <w:rPr>
          <w:rFonts w:ascii="Times New Roman" w:hAnsi="Times New Roman"/>
          <w:sz w:val="24"/>
          <w:szCs w:val="24"/>
        </w:rPr>
        <w:t xml:space="preserve"> fitness </w:t>
      </w:r>
      <w:proofErr w:type="spellStart"/>
      <w:r w:rsidRPr="00FF0CE7">
        <w:rPr>
          <w:rFonts w:ascii="Times New Roman" w:hAnsi="Times New Roman"/>
          <w:sz w:val="24"/>
          <w:szCs w:val="24"/>
        </w:rPr>
        <w:t>của</w:t>
      </w:r>
      <w:proofErr w:type="spellEnd"/>
      <w:r w:rsidRPr="00FF0CE7">
        <w:rPr>
          <w:rFonts w:ascii="Times New Roman" w:hAnsi="Times New Roman"/>
          <w:sz w:val="24"/>
          <w:szCs w:val="24"/>
        </w:rPr>
        <w:t xml:space="preserve"> chromosome </w:t>
      </w:r>
      <w:proofErr w:type="spellStart"/>
      <w:r w:rsidRPr="00FF0CE7">
        <w:rPr>
          <w:rFonts w:ascii="Times New Roman" w:hAnsi="Times New Roman"/>
          <w:sz w:val="24"/>
          <w:szCs w:val="24"/>
        </w:rPr>
        <w:t>thứ</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i</w:t>
      </w:r>
      <w:proofErr w:type="spellEnd"/>
      <w:r w:rsidRPr="00FF0CE7">
        <w:rPr>
          <w:rFonts w:ascii="Times New Roman" w:hAnsi="Times New Roman"/>
          <w:sz w:val="24"/>
          <w:szCs w:val="24"/>
        </w:rPr>
        <w:t>.</w:t>
      </w:r>
    </w:p>
    <w:p w14:paraId="6F9DE3C5" w14:textId="77777777" w:rsidR="009528B3" w:rsidRPr="00FF0CE7" w:rsidRDefault="009528B3" w:rsidP="00194FDD">
      <w:pPr>
        <w:pStyle w:val="ListParagraph"/>
        <w:spacing w:after="0" w:line="360" w:lineRule="auto"/>
        <w:ind w:left="2160"/>
        <w:rPr>
          <w:rFonts w:ascii="Times New Roman" w:hAnsi="Times New Roman"/>
          <w:sz w:val="24"/>
          <w:szCs w:val="24"/>
        </w:rPr>
      </w:pPr>
      <w:r w:rsidRPr="00FF0CE7">
        <w:rPr>
          <w:rFonts w:ascii="Times New Roman" w:hAnsi="Times New Roman"/>
          <w:sz w:val="24"/>
          <w:szCs w:val="24"/>
        </w:rPr>
        <w:t>A</w:t>
      </w:r>
      <w:r>
        <w:rPr>
          <w:rFonts w:ascii="Times New Roman" w:hAnsi="Times New Roman"/>
          <w:sz w:val="24"/>
          <w:szCs w:val="24"/>
          <w:vertAlign w:val="subscript"/>
        </w:rPr>
        <w:t>1</w:t>
      </w:r>
      <w:r w:rsidRPr="00FF0CE7">
        <w:rPr>
          <w:rFonts w:ascii="Times New Roman" w:hAnsi="Times New Roman"/>
          <w:sz w:val="24"/>
          <w:szCs w:val="24"/>
        </w:rPr>
        <w:t xml:space="preserve">: </w:t>
      </w:r>
      <w:proofErr w:type="spellStart"/>
      <w:r w:rsidRPr="00FF0CE7">
        <w:rPr>
          <w:rFonts w:ascii="Times New Roman" w:hAnsi="Times New Roman"/>
          <w:sz w:val="24"/>
          <w:szCs w:val="24"/>
        </w:rPr>
        <w:t>Độ</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chính</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xác</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đạt</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đ</w:t>
      </w:r>
      <w:r w:rsidRPr="00FF0CE7">
        <w:rPr>
          <w:rFonts w:ascii="Times New Roman" w:hAnsi="Times New Roman" w:hint="eastAsia"/>
          <w:sz w:val="24"/>
          <w:szCs w:val="24"/>
        </w:rPr>
        <w:t>ư</w:t>
      </w:r>
      <w:r w:rsidRPr="00FF0CE7">
        <w:rPr>
          <w:rFonts w:ascii="Times New Roman" w:hAnsi="Times New Roman"/>
          <w:sz w:val="24"/>
          <w:szCs w:val="24"/>
        </w:rPr>
        <w:t>ợc</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từ</w:t>
      </w:r>
      <w:proofErr w:type="spellEnd"/>
      <w:r w:rsidRPr="00FF0CE7">
        <w:rPr>
          <w:rFonts w:ascii="Times New Roman" w:hAnsi="Times New Roman"/>
          <w:sz w:val="24"/>
          <w:szCs w:val="24"/>
        </w:rPr>
        <w:t xml:space="preserve"> chromosome </w:t>
      </w:r>
      <w:proofErr w:type="spellStart"/>
      <w:r w:rsidRPr="00FF0CE7">
        <w:rPr>
          <w:rFonts w:ascii="Times New Roman" w:hAnsi="Times New Roman"/>
          <w:sz w:val="24"/>
          <w:szCs w:val="24"/>
        </w:rPr>
        <w:t>thứ</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i</w:t>
      </w:r>
      <w:proofErr w:type="spellEnd"/>
      <w:r w:rsidRPr="00FF0CE7">
        <w:rPr>
          <w:rFonts w:ascii="Times New Roman" w:hAnsi="Times New Roman"/>
          <w:sz w:val="24"/>
          <w:szCs w:val="24"/>
        </w:rPr>
        <w:t>.</w:t>
      </w:r>
    </w:p>
    <w:p w14:paraId="173800D1" w14:textId="77777777" w:rsidR="009528B3" w:rsidRDefault="009528B3" w:rsidP="00194FDD">
      <w:pPr>
        <w:pStyle w:val="ListParagraph"/>
        <w:spacing w:after="0" w:line="360" w:lineRule="auto"/>
        <w:ind w:left="2160"/>
        <w:rPr>
          <w:rFonts w:ascii="Times New Roman" w:hAnsi="Times New Roman"/>
          <w:sz w:val="24"/>
          <w:szCs w:val="24"/>
        </w:rPr>
      </w:pPr>
      <w:r w:rsidRPr="00FF0CE7">
        <w:rPr>
          <w:rFonts w:ascii="Times New Roman" w:hAnsi="Times New Roman"/>
          <w:sz w:val="24"/>
          <w:szCs w:val="24"/>
        </w:rPr>
        <w:t>M</w:t>
      </w:r>
      <w:r>
        <w:rPr>
          <w:rFonts w:ascii="Times New Roman" w:hAnsi="Times New Roman"/>
          <w:sz w:val="24"/>
          <w:szCs w:val="24"/>
          <w:vertAlign w:val="subscript"/>
        </w:rPr>
        <w:t>i</w:t>
      </w:r>
      <w:r w:rsidRPr="00FF0CE7">
        <w:rPr>
          <w:rFonts w:ascii="Times New Roman" w:hAnsi="Times New Roman"/>
          <w:sz w:val="24"/>
          <w:szCs w:val="24"/>
        </w:rPr>
        <w:t xml:space="preserve">: Ma </w:t>
      </w:r>
      <w:proofErr w:type="spellStart"/>
      <w:r w:rsidRPr="00FF0CE7">
        <w:rPr>
          <w:rFonts w:ascii="Times New Roman" w:hAnsi="Times New Roman"/>
          <w:sz w:val="24"/>
          <w:szCs w:val="24"/>
        </w:rPr>
        <w:t>trận</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độ</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t</w:t>
      </w:r>
      <w:r w:rsidRPr="00FF0CE7">
        <w:rPr>
          <w:rFonts w:ascii="Times New Roman" w:hAnsi="Times New Roman" w:hint="eastAsia"/>
          <w:sz w:val="24"/>
          <w:szCs w:val="24"/>
        </w:rPr>
        <w:t>ươ</w:t>
      </w:r>
      <w:r w:rsidRPr="00FF0CE7">
        <w:rPr>
          <w:rFonts w:ascii="Times New Roman" w:hAnsi="Times New Roman"/>
          <w:sz w:val="24"/>
          <w:szCs w:val="24"/>
        </w:rPr>
        <w:t>ng</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quan</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đã</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tính</w:t>
      </w:r>
      <w:proofErr w:type="spellEnd"/>
      <w:r w:rsidRPr="00FF0CE7">
        <w:rPr>
          <w:rFonts w:ascii="Times New Roman" w:hAnsi="Times New Roman"/>
          <w:sz w:val="24"/>
          <w:szCs w:val="24"/>
        </w:rPr>
        <w:t xml:space="preserve"> </w:t>
      </w:r>
      <w:proofErr w:type="spellStart"/>
      <w:r w:rsidRPr="00FF0CE7">
        <w:rPr>
          <w:rFonts w:ascii="Times New Roman" w:hAnsi="Times New Roman"/>
          <w:sz w:val="24"/>
          <w:szCs w:val="24"/>
        </w:rPr>
        <w:t>toán</w:t>
      </w:r>
      <w:proofErr w:type="spellEnd"/>
      <w:r w:rsidRPr="00FF0CE7">
        <w:rPr>
          <w:rFonts w:ascii="Times New Roman" w:hAnsi="Times New Roman"/>
          <w:sz w:val="24"/>
          <w:szCs w:val="24"/>
        </w:rPr>
        <w:t>.</w:t>
      </w:r>
    </w:p>
    <w:p w14:paraId="5A841C54" w14:textId="77777777" w:rsidR="009528B3" w:rsidRPr="00A03867" w:rsidRDefault="009528B3" w:rsidP="00194FDD">
      <w:pPr>
        <w:pStyle w:val="ListParagraph"/>
        <w:spacing w:after="0" w:line="360" w:lineRule="auto"/>
        <w:ind w:left="2160"/>
        <w:rPr>
          <w:rFonts w:ascii="Times New Roman" w:hAnsi="Times New Roman"/>
          <w:sz w:val="24"/>
          <w:szCs w:val="24"/>
        </w:rPr>
      </w:pPr>
    </w:p>
    <w:p w14:paraId="193FAA85" w14:textId="77777777" w:rsidR="009528B3" w:rsidRPr="0000376E" w:rsidRDefault="009528B3" w:rsidP="005807A8">
      <w:pPr>
        <w:pStyle w:val="ListParagraph"/>
        <w:numPr>
          <w:ilvl w:val="0"/>
          <w:numId w:val="46"/>
        </w:numPr>
        <w:spacing w:after="0" w:line="360" w:lineRule="auto"/>
        <w:rPr>
          <w:rFonts w:ascii="Times New Roman" w:hAnsi="Times New Roman"/>
          <w:sz w:val="24"/>
          <w:szCs w:val="24"/>
        </w:rPr>
      </w:pPr>
      <w:proofErr w:type="spellStart"/>
      <w:r w:rsidRPr="0000376E">
        <w:rPr>
          <w:rFonts w:ascii="Times New Roman" w:hAnsi="Times New Roman"/>
          <w:sz w:val="24"/>
          <w:szCs w:val="24"/>
        </w:rPr>
        <w:t>Hàm</w:t>
      </w:r>
      <w:proofErr w:type="spellEnd"/>
      <w:r w:rsidRPr="0000376E">
        <w:rPr>
          <w:rFonts w:ascii="Times New Roman" w:hAnsi="Times New Roman"/>
          <w:sz w:val="24"/>
          <w:szCs w:val="24"/>
        </w:rPr>
        <w:t xml:space="preserve"> fitness </w:t>
      </w:r>
      <w:proofErr w:type="spellStart"/>
      <w:r w:rsidRPr="0000376E">
        <w:rPr>
          <w:rFonts w:ascii="Times New Roman" w:hAnsi="Times New Roman"/>
          <w:sz w:val="24"/>
          <w:szCs w:val="24"/>
        </w:rPr>
        <w:t>này</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sử</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dụng</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hai</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quy</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trình</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hàm</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mục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tiêu</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và</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hàm</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tỷ</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lệ</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Độ</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chính</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xác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đạt</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w:t>
      </w:r>
      <w:r w:rsidRPr="0000376E">
        <w:rPr>
          <w:rFonts w:ascii="Times New Roman" w:hAnsi="Times New Roman" w:hint="eastAsia"/>
          <w:sz w:val="24"/>
          <w:szCs w:val="24"/>
        </w:rPr>
        <w:t>ư</w:t>
      </w:r>
      <w:r w:rsidRPr="0000376E">
        <w:rPr>
          <w:rFonts w:ascii="Times New Roman" w:hAnsi="Times New Roman"/>
          <w:sz w:val="24"/>
          <w:szCs w:val="24"/>
        </w:rPr>
        <w:t>ợc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là</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hàm</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mục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tiêu</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mà</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công</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trình</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này</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tối</w:t>
      </w:r>
      <w:proofErr w:type="spellEnd"/>
      <w:r w:rsidRPr="0000376E">
        <w:rPr>
          <w:rFonts w:ascii="Times New Roman" w:hAnsi="Times New Roman"/>
          <w:sz w:val="24"/>
          <w:szCs w:val="24"/>
        </w:rPr>
        <w:t xml:space="preserve"> </w:t>
      </w:r>
      <w:proofErr w:type="spellStart"/>
      <w:r w:rsidRPr="0000376E">
        <w:rPr>
          <w:rFonts w:ascii="Times New Roman" w:hAnsi="Times New Roman" w:hint="eastAsia"/>
          <w:sz w:val="24"/>
          <w:szCs w:val="24"/>
        </w:rPr>
        <w:t>ư</w:t>
      </w:r>
      <w:r w:rsidRPr="0000376E">
        <w:rPr>
          <w:rFonts w:ascii="Times New Roman" w:hAnsi="Times New Roman"/>
          <w:sz w:val="24"/>
          <w:szCs w:val="24"/>
        </w:rPr>
        <w:t>u</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hóa</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Điều</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này</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w:t>
      </w:r>
      <w:r w:rsidRPr="0000376E">
        <w:rPr>
          <w:rFonts w:ascii="Times New Roman" w:hAnsi="Times New Roman" w:hint="eastAsia"/>
          <w:sz w:val="24"/>
          <w:szCs w:val="24"/>
        </w:rPr>
        <w:t>ư</w:t>
      </w:r>
      <w:r w:rsidRPr="0000376E">
        <w:rPr>
          <w:rFonts w:ascii="Times New Roman" w:hAnsi="Times New Roman"/>
          <w:sz w:val="24"/>
          <w:szCs w:val="24"/>
        </w:rPr>
        <w:t>ợc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thực</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hiện</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thông</w:t>
      </w:r>
      <w:proofErr w:type="spellEnd"/>
      <w:r w:rsidRPr="0000376E">
        <w:rPr>
          <w:rFonts w:ascii="Times New Roman" w:hAnsi="Times New Roman"/>
          <w:sz w:val="24"/>
          <w:szCs w:val="24"/>
        </w:rPr>
        <w:t xml:space="preserve"> qua </w:t>
      </w:r>
      <w:proofErr w:type="spellStart"/>
      <w:r w:rsidRPr="0000376E">
        <w:rPr>
          <w:rFonts w:ascii="Times New Roman" w:hAnsi="Times New Roman"/>
          <w:sz w:val="24"/>
          <w:szCs w:val="24"/>
        </w:rPr>
        <w:t>hàm</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tỷ</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lệ</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đó</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là</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hàm</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không</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w:t>
      </w:r>
      <w:r w:rsidRPr="0000376E">
        <w:rPr>
          <w:rFonts w:ascii="Times New Roman" w:hAnsi="Times New Roman" w:hint="eastAsia"/>
          <w:sz w:val="24"/>
          <w:szCs w:val="24"/>
        </w:rPr>
        <w:t>ươ</w:t>
      </w:r>
      <w:r w:rsidRPr="0000376E">
        <w:rPr>
          <w:rFonts w:ascii="Times New Roman" w:hAnsi="Times New Roman"/>
          <w:sz w:val="24"/>
          <w:szCs w:val="24"/>
        </w:rPr>
        <w:t>ng</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quan</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nó</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tỷ</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lệ</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hiệu</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suất</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của</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độ</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chính</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xác</w:t>
      </w:r>
      <w:proofErr w:type="spellEnd"/>
      <w:r w:rsidRPr="0000376E">
        <w:rPr>
          <w:rFonts w:ascii="Times New Roman" w:hAnsi="Times New Roman"/>
          <w:sz w:val="24"/>
          <w:szCs w:val="24"/>
        </w:rPr>
        <w:t>.</w:t>
      </w:r>
    </w:p>
    <w:p w14:paraId="33E05AC3" w14:textId="77777777" w:rsidR="00C50669" w:rsidRDefault="00C50669" w:rsidP="00194FDD">
      <w:pPr>
        <w:spacing w:after="0" w:line="360" w:lineRule="auto"/>
        <w:rPr>
          <w:rFonts w:ascii="Times New Roman" w:hAnsi="Times New Roman"/>
          <w:sz w:val="24"/>
          <w:szCs w:val="24"/>
        </w:rPr>
      </w:pPr>
    </w:p>
    <w:p w14:paraId="6D2AEDAA" w14:textId="44C40682" w:rsidR="00533A2F" w:rsidRPr="00293C40" w:rsidRDefault="00533A2F" w:rsidP="005807A8">
      <w:pPr>
        <w:pStyle w:val="ListParagraph"/>
        <w:numPr>
          <w:ilvl w:val="0"/>
          <w:numId w:val="29"/>
        </w:numPr>
        <w:spacing w:after="0" w:line="360" w:lineRule="auto"/>
        <w:outlineLvl w:val="2"/>
        <w:rPr>
          <w:rFonts w:ascii="Times New Roman" w:hAnsi="Times New Roman"/>
          <w:b/>
          <w:sz w:val="32"/>
          <w:szCs w:val="32"/>
        </w:rPr>
      </w:pPr>
      <w:bookmarkStart w:id="17" w:name="_Toc169381101"/>
      <w:r w:rsidRPr="00293C40">
        <w:rPr>
          <w:rFonts w:ascii="Times New Roman" w:hAnsi="Times New Roman"/>
          <w:b/>
          <w:sz w:val="32"/>
          <w:szCs w:val="32"/>
        </w:rPr>
        <w:t xml:space="preserve">Các </w:t>
      </w:r>
      <w:proofErr w:type="spellStart"/>
      <w:r w:rsidRPr="00293C40">
        <w:rPr>
          <w:rFonts w:ascii="Times New Roman" w:hAnsi="Times New Roman"/>
          <w:b/>
          <w:sz w:val="32"/>
          <w:szCs w:val="32"/>
        </w:rPr>
        <w:t>bộ</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phân</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loại</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đ</w:t>
      </w:r>
      <w:r w:rsidRPr="00293C40">
        <w:rPr>
          <w:rFonts w:ascii="Times New Roman" w:hAnsi="Times New Roman" w:hint="eastAsia"/>
          <w:b/>
          <w:sz w:val="32"/>
          <w:szCs w:val="32"/>
        </w:rPr>
        <w:t>ư</w:t>
      </w:r>
      <w:r w:rsidRPr="00293C40">
        <w:rPr>
          <w:rFonts w:ascii="Times New Roman" w:hAnsi="Times New Roman"/>
          <w:b/>
          <w:sz w:val="32"/>
          <w:szCs w:val="32"/>
        </w:rPr>
        <w:t>ợc</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sử</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dụng</w:t>
      </w:r>
      <w:bookmarkEnd w:id="17"/>
      <w:proofErr w:type="spellEnd"/>
    </w:p>
    <w:p w14:paraId="6999D2C2" w14:textId="271963DD" w:rsidR="00F10542" w:rsidRPr="00004E0E" w:rsidRDefault="00F10542" w:rsidP="005807A8">
      <w:pPr>
        <w:pStyle w:val="ListParagraph"/>
        <w:numPr>
          <w:ilvl w:val="1"/>
          <w:numId w:val="49"/>
        </w:numPr>
        <w:spacing w:after="0" w:line="360" w:lineRule="auto"/>
        <w:rPr>
          <w:rFonts w:ascii="Times New Roman" w:hAnsi="Times New Roman"/>
          <w:b/>
          <w:bCs/>
          <w:sz w:val="28"/>
          <w:szCs w:val="28"/>
        </w:rPr>
      </w:pPr>
      <w:r w:rsidRPr="00004E0E">
        <w:rPr>
          <w:rFonts w:ascii="Times New Roman" w:hAnsi="Times New Roman"/>
          <w:b/>
          <w:bCs/>
          <w:sz w:val="28"/>
          <w:szCs w:val="28"/>
        </w:rPr>
        <w:t>Support Vector Machines (SVMs)</w:t>
      </w:r>
    </w:p>
    <w:p w14:paraId="2429399F" w14:textId="3F41506F" w:rsidR="00F10542" w:rsidRPr="00486BA9" w:rsidRDefault="00A0195E" w:rsidP="00194FDD">
      <w:pPr>
        <w:spacing w:after="0" w:line="360" w:lineRule="auto"/>
        <w:rPr>
          <w:rFonts w:ascii="Times New Roman" w:hAnsi="Times New Roman"/>
          <w:sz w:val="24"/>
          <w:szCs w:val="24"/>
        </w:rPr>
      </w:pPr>
      <w:r w:rsidRPr="00486BA9">
        <w:rPr>
          <w:rFonts w:ascii="Times New Roman" w:hAnsi="Times New Roman"/>
          <w:sz w:val="24"/>
          <w:szCs w:val="24"/>
        </w:rPr>
        <w:t xml:space="preserve">Support Vector Machines (SVMs) </w:t>
      </w:r>
      <w:proofErr w:type="spellStart"/>
      <w:r w:rsidRPr="00486BA9">
        <w:rPr>
          <w:rFonts w:ascii="Times New Roman" w:hAnsi="Times New Roman"/>
          <w:sz w:val="24"/>
          <w:szCs w:val="24"/>
        </w:rPr>
        <w:t>là</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một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mô</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hình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học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giám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sát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w:t>
      </w:r>
      <w:r w:rsidRPr="00486BA9">
        <w:rPr>
          <w:rFonts w:ascii="Times New Roman" w:hAnsi="Times New Roman" w:hint="eastAsia"/>
          <w:sz w:val="24"/>
          <w:szCs w:val="24"/>
        </w:rPr>
        <w:t>ư</w:t>
      </w:r>
      <w:r w:rsidRPr="00486BA9">
        <w:rPr>
          <w:rFonts w:ascii="Times New Roman" w:hAnsi="Times New Roman"/>
          <w:sz w:val="24"/>
          <w:szCs w:val="24"/>
        </w:rPr>
        <w:t>ờng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w:t>
      </w:r>
      <w:r w:rsidRPr="00486BA9">
        <w:rPr>
          <w:rFonts w:ascii="Times New Roman" w:hAnsi="Times New Roman" w:hint="eastAsia"/>
          <w:sz w:val="24"/>
          <w:szCs w:val="24"/>
        </w:rPr>
        <w:t>ư</w:t>
      </w:r>
      <w:r w:rsidRPr="00486BA9">
        <w:rPr>
          <w:rFonts w:ascii="Times New Roman" w:hAnsi="Times New Roman"/>
          <w:sz w:val="24"/>
          <w:szCs w:val="24"/>
        </w:rPr>
        <w:t>ợc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dụng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phân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loại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Dù</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w:t>
      </w:r>
      <w:r w:rsidRPr="00486BA9">
        <w:rPr>
          <w:rFonts w:ascii="Times New Roman" w:hAnsi="Times New Roman" w:hint="eastAsia"/>
          <w:sz w:val="24"/>
          <w:szCs w:val="24"/>
        </w:rPr>
        <w:t>ư</w:t>
      </w:r>
      <w:r w:rsidRPr="00486BA9">
        <w:rPr>
          <w:rFonts w:ascii="Times New Roman" w:hAnsi="Times New Roman"/>
          <w:sz w:val="24"/>
          <w:szCs w:val="24"/>
        </w:rPr>
        <w:t>ợc</w:t>
      </w:r>
      <w:proofErr w:type="spellEnd"/>
      <w:r w:rsidRPr="00486BA9">
        <w:rPr>
          <w:rFonts w:ascii="Times New Roman" w:hAnsi="Times New Roman"/>
          <w:sz w:val="24"/>
          <w:szCs w:val="24"/>
        </w:rPr>
        <w:t xml:space="preserve"> </w:t>
      </w:r>
      <w:proofErr w:type="spellStart"/>
      <w:r w:rsidRPr="00486BA9">
        <w:rPr>
          <w:rFonts w:ascii="Times New Roman" w:hAnsi="Times New Roman" w:hint="eastAsia"/>
          <w:sz w:val="24"/>
          <w:szCs w:val="24"/>
        </w:rPr>
        <w:t>ư</w:t>
      </w:r>
      <w:r w:rsidRPr="00486BA9">
        <w:rPr>
          <w:rFonts w:ascii="Times New Roman" w:hAnsi="Times New Roman"/>
          <w:sz w:val="24"/>
          <w:szCs w:val="24"/>
        </w:rPr>
        <w:t>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chuộng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trong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việc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phân</w:t>
      </w:r>
      <w:proofErr w:type="spellEnd"/>
      <w:r w:rsidRPr="00486BA9">
        <w:rPr>
          <w:rFonts w:ascii="Times New Roman" w:hAnsi="Times New Roman"/>
          <w:sz w:val="24"/>
          <w:szCs w:val="24"/>
        </w:rPr>
        <w:t xml:space="preserve"> chia </w:t>
      </w:r>
      <w:proofErr w:type="spellStart"/>
      <w:r w:rsidRPr="00486BA9">
        <w:rPr>
          <w:rFonts w:ascii="Times New Roman" w:hAnsi="Times New Roman"/>
          <w:sz w:val="24"/>
          <w:szCs w:val="24"/>
        </w:rPr>
        <w:t>dữ</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tuyến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tính</w:t>
      </w:r>
      <w:proofErr w:type="spellEnd"/>
      <w:r w:rsidRPr="00486BA9">
        <w:rPr>
          <w:rFonts w:ascii="Times New Roman" w:hAnsi="Times New Roman"/>
          <w:sz w:val="24"/>
          <w:szCs w:val="24"/>
        </w:rPr>
        <w:t xml:space="preserve">, SVM </w:t>
      </w:r>
      <w:proofErr w:type="spellStart"/>
      <w:r w:rsidRPr="00486BA9">
        <w:rPr>
          <w:rFonts w:ascii="Times New Roman" w:hAnsi="Times New Roman"/>
          <w:sz w:val="24"/>
          <w:szCs w:val="24"/>
        </w:rPr>
        <w:t>cũng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khả</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năng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xử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lý</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phân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loại</w:t>
      </w:r>
      <w:proofErr w:type="spellEnd"/>
      <w:r w:rsidRPr="00486BA9">
        <w:rPr>
          <w:rFonts w:ascii="Times New Roman" w:hAnsi="Times New Roman"/>
          <w:sz w:val="24"/>
          <w:szCs w:val="24"/>
        </w:rPr>
        <w:t xml:space="preserve"> phi </w:t>
      </w:r>
      <w:proofErr w:type="spellStart"/>
      <w:r w:rsidRPr="00486BA9">
        <w:rPr>
          <w:rFonts w:ascii="Times New Roman" w:hAnsi="Times New Roman"/>
          <w:sz w:val="24"/>
          <w:szCs w:val="24"/>
        </w:rPr>
        <w:t>tuyến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trong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không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gian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đặc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w:t>
      </w:r>
      <w:r w:rsidRPr="00486BA9">
        <w:rPr>
          <w:rFonts w:ascii="Times New Roman" w:hAnsi="Times New Roman" w:hint="eastAsia"/>
          <w:sz w:val="24"/>
          <w:szCs w:val="24"/>
        </w:rPr>
        <w:t>ư</w:t>
      </w:r>
      <w:r w:rsidRPr="00486BA9">
        <w:rPr>
          <w:rFonts w:ascii="Times New Roman" w:hAnsi="Times New Roman"/>
          <w:sz w:val="24"/>
          <w:szCs w:val="24"/>
        </w:rPr>
        <w:t>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số</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chiều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cao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Mô</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hình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w:t>
      </w:r>
      <w:r w:rsidRPr="00486BA9">
        <w:rPr>
          <w:rFonts w:ascii="Times New Roman" w:hAnsi="Times New Roman" w:hint="eastAsia"/>
          <w:sz w:val="24"/>
          <w:szCs w:val="24"/>
        </w:rPr>
        <w:t>à</w:t>
      </w:r>
      <w:r w:rsidRPr="00486BA9">
        <w:rPr>
          <w:rFonts w:ascii="Times New Roman" w:hAnsi="Times New Roman"/>
          <w:sz w:val="24"/>
          <w:szCs w:val="24"/>
        </w:rPr>
        <w:t>y</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tạo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ra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siêu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mặt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phẳng</w:t>
      </w:r>
      <w:proofErr w:type="spellEnd"/>
      <w:r w:rsidRPr="00486BA9">
        <w:rPr>
          <w:rFonts w:ascii="Times New Roman" w:hAnsi="Times New Roman"/>
          <w:sz w:val="24"/>
          <w:szCs w:val="24"/>
        </w:rPr>
        <w:t xml:space="preserve"> (hay </w:t>
      </w:r>
      <w:proofErr w:type="spellStart"/>
      <w:r w:rsidRPr="00486BA9">
        <w:rPr>
          <w:rFonts w:ascii="Times New Roman" w:hAnsi="Times New Roman"/>
          <w:sz w:val="24"/>
          <w:szCs w:val="24"/>
        </w:rPr>
        <w:t>mặt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quyết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định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trong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không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gian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để</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phân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loại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dữ</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Một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số</w:t>
      </w:r>
      <w:proofErr w:type="spellEnd"/>
      <w:r w:rsidRPr="00486BA9">
        <w:rPr>
          <w:rFonts w:ascii="Times New Roman" w:hAnsi="Times New Roman"/>
          <w:sz w:val="24"/>
          <w:szCs w:val="24"/>
        </w:rPr>
        <w:t xml:space="preserve"> </w:t>
      </w:r>
      <w:proofErr w:type="spellStart"/>
      <w:r w:rsidRPr="00486BA9">
        <w:rPr>
          <w:rFonts w:ascii="Times New Roman" w:hAnsi="Times New Roman" w:hint="eastAsia"/>
          <w:sz w:val="24"/>
          <w:szCs w:val="24"/>
        </w:rPr>
        <w:t>ư</w:t>
      </w:r>
      <w:r w:rsidRPr="00486BA9">
        <w:rPr>
          <w:rFonts w:ascii="Times New Roman" w:hAnsi="Times New Roman"/>
          <w:sz w:val="24"/>
          <w:szCs w:val="24"/>
        </w:rPr>
        <w:t>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điểm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của</w:t>
      </w:r>
      <w:proofErr w:type="spellEnd"/>
      <w:r w:rsidRPr="00486BA9">
        <w:rPr>
          <w:rFonts w:ascii="Times New Roman" w:hAnsi="Times New Roman"/>
          <w:sz w:val="24"/>
          <w:szCs w:val="24"/>
        </w:rPr>
        <w:t xml:space="preserve"> SVM bao </w:t>
      </w:r>
      <w:proofErr w:type="spellStart"/>
      <w:r w:rsidRPr="00486BA9">
        <w:rPr>
          <w:rFonts w:ascii="Times New Roman" w:hAnsi="Times New Roman"/>
          <w:sz w:val="24"/>
          <w:szCs w:val="24"/>
        </w:rPr>
        <w:t>gồm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quả</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trong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không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gian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chiều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hoạt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với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khả</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năng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dụng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nhiều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loại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hàm</w:t>
      </w:r>
      <w:proofErr w:type="spellEnd"/>
      <w:r w:rsidRPr="00486BA9">
        <w:rPr>
          <w:rFonts w:ascii="Times New Roman" w:hAnsi="Times New Roman"/>
          <w:sz w:val="24"/>
          <w:szCs w:val="24"/>
        </w:rPr>
        <w:t xml:space="preserve"> kernel </w:t>
      </w:r>
      <w:proofErr w:type="spellStart"/>
      <w:r w:rsidRPr="00486BA9">
        <w:rPr>
          <w:rFonts w:ascii="Times New Roman" w:hAnsi="Times New Roman"/>
          <w:sz w:val="24"/>
          <w:szCs w:val="24"/>
        </w:rPr>
        <w:t>khác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nhau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và</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quả</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về</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bộ</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nhớ</w:t>
      </w:r>
      <w:proofErr w:type="spellEnd"/>
      <w:r w:rsidRPr="00486BA9">
        <w:rPr>
          <w:rFonts w:ascii="Times New Roman" w:hAnsi="Times New Roman"/>
          <w:sz w:val="24"/>
          <w:szCs w:val="24"/>
        </w:rPr>
        <w:t xml:space="preserve">. Tuy </w:t>
      </w:r>
      <w:proofErr w:type="spellStart"/>
      <w:r w:rsidRPr="00486BA9">
        <w:rPr>
          <w:rFonts w:ascii="Times New Roman" w:hAnsi="Times New Roman"/>
          <w:sz w:val="24"/>
          <w:szCs w:val="24"/>
        </w:rPr>
        <w:t>nhiên</w:t>
      </w:r>
      <w:proofErr w:type="spellEnd"/>
      <w:r w:rsidRPr="00486BA9">
        <w:rPr>
          <w:rFonts w:ascii="Times New Roman" w:hAnsi="Times New Roman"/>
          <w:sz w:val="24"/>
          <w:szCs w:val="24"/>
        </w:rPr>
        <w:t xml:space="preserve">, SVM </w:t>
      </w:r>
      <w:proofErr w:type="spellStart"/>
      <w:r w:rsidRPr="00486BA9">
        <w:rPr>
          <w:rFonts w:ascii="Times New Roman" w:hAnsi="Times New Roman"/>
          <w:sz w:val="24"/>
          <w:szCs w:val="24"/>
        </w:rPr>
        <w:t>có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thể</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gặp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vấn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đề</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nếu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số</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w:t>
      </w:r>
      <w:r w:rsidRPr="00486BA9">
        <w:rPr>
          <w:rFonts w:ascii="Times New Roman" w:hAnsi="Times New Roman" w:hint="eastAsia"/>
          <w:sz w:val="24"/>
          <w:szCs w:val="24"/>
        </w:rPr>
        <w:t>ư</w:t>
      </w:r>
      <w:r w:rsidRPr="00486BA9">
        <w:rPr>
          <w:rFonts w:ascii="Times New Roman" w:hAnsi="Times New Roman"/>
          <w:sz w:val="24"/>
          <w:szCs w:val="24"/>
        </w:rPr>
        <w:t>ợng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đặc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điểm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lớn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w:t>
      </w:r>
      <w:r w:rsidRPr="00486BA9">
        <w:rPr>
          <w:rFonts w:ascii="Times New Roman" w:hAnsi="Times New Roman" w:hint="eastAsia"/>
          <w:sz w:val="24"/>
          <w:szCs w:val="24"/>
        </w:rPr>
        <w:t>ơ</w:t>
      </w:r>
      <w:r w:rsidRPr="00486BA9">
        <w:rPr>
          <w:rFonts w:ascii="Times New Roman" w:hAnsi="Times New Roman"/>
          <w:sz w:val="24"/>
          <w:szCs w:val="24"/>
        </w:rPr>
        <w:t>n</w:t>
      </w:r>
      <w:proofErr w:type="spellEnd"/>
      <w:r w:rsidRPr="00486BA9">
        <w:rPr>
          <w:rFonts w:ascii="Times New Roman" w:hAnsi="Times New Roman"/>
          <w:sz w:val="24"/>
          <w:szCs w:val="24"/>
        </w:rPr>
        <w:t xml:space="preserve"> so </w:t>
      </w:r>
      <w:proofErr w:type="spellStart"/>
      <w:r w:rsidRPr="00486BA9">
        <w:rPr>
          <w:rFonts w:ascii="Times New Roman" w:hAnsi="Times New Roman"/>
          <w:sz w:val="24"/>
          <w:szCs w:val="24"/>
        </w:rPr>
        <w:t>với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số</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w:t>
      </w:r>
      <w:r w:rsidRPr="00486BA9">
        <w:rPr>
          <w:rFonts w:ascii="Times New Roman" w:hAnsi="Times New Roman" w:hint="eastAsia"/>
          <w:sz w:val="24"/>
          <w:szCs w:val="24"/>
        </w:rPr>
        <w:t>ư</w:t>
      </w:r>
      <w:r w:rsidRPr="00486BA9">
        <w:rPr>
          <w:rFonts w:ascii="Times New Roman" w:hAnsi="Times New Roman"/>
          <w:sz w:val="24"/>
          <w:szCs w:val="24"/>
        </w:rPr>
        <w:t>ợng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mẫu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dẫn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đến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hiện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w:t>
      </w:r>
      <w:r w:rsidRPr="00486BA9">
        <w:rPr>
          <w:rFonts w:ascii="Times New Roman" w:hAnsi="Times New Roman" w:hint="eastAsia"/>
          <w:sz w:val="24"/>
          <w:szCs w:val="24"/>
        </w:rPr>
        <w:t>ư</w:t>
      </w:r>
      <w:r w:rsidRPr="00486BA9">
        <w:rPr>
          <w:rFonts w:ascii="Times New Roman" w:hAnsi="Times New Roman"/>
          <w:sz w:val="24"/>
          <w:szCs w:val="24"/>
        </w:rPr>
        <w:t>ợng</w:t>
      </w:r>
      <w:proofErr w:type="spellEnd"/>
      <w:r w:rsidRPr="00486BA9">
        <w:rPr>
          <w:rFonts w:ascii="Times New Roman" w:hAnsi="Times New Roman"/>
          <w:sz w:val="24"/>
          <w:szCs w:val="24"/>
        </w:rPr>
        <w:t xml:space="preserve"> </w:t>
      </w:r>
      <w:r w:rsidR="008D5AED" w:rsidRPr="00486BA9">
        <w:rPr>
          <w:rFonts w:ascii="Times New Roman" w:hAnsi="Times New Roman"/>
          <w:sz w:val="24"/>
          <w:szCs w:val="24"/>
        </w:rPr>
        <w:t>overfitting</w:t>
      </w:r>
      <w:r w:rsidR="000242DB" w:rsidRPr="00486BA9">
        <w:rPr>
          <w:rFonts w:ascii="Times New Roman" w:hAnsi="Times New Roman"/>
          <w:sz w:val="24"/>
          <w:szCs w:val="24"/>
        </w:rPr>
        <w:t>.</w:t>
      </w:r>
    </w:p>
    <w:p w14:paraId="796F9562" w14:textId="77777777" w:rsidR="000D7926" w:rsidRPr="000242DB" w:rsidRDefault="000D7926" w:rsidP="00194FDD">
      <w:pPr>
        <w:pStyle w:val="ListParagraph"/>
        <w:spacing w:after="0" w:line="360" w:lineRule="auto"/>
        <w:rPr>
          <w:rFonts w:ascii="Times New Roman" w:hAnsi="Times New Roman"/>
          <w:sz w:val="24"/>
          <w:szCs w:val="24"/>
        </w:rPr>
      </w:pPr>
    </w:p>
    <w:p w14:paraId="0B8B2F1C" w14:textId="27A17B13" w:rsidR="00F10542" w:rsidRPr="00004E0E" w:rsidRDefault="009F1C68" w:rsidP="005807A8">
      <w:pPr>
        <w:pStyle w:val="ListParagraph"/>
        <w:numPr>
          <w:ilvl w:val="1"/>
          <w:numId w:val="49"/>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w:t>
      </w:r>
      <w:r w:rsidR="00F10542" w:rsidRPr="00004E0E">
        <w:rPr>
          <w:rFonts w:ascii="Times New Roman" w:hAnsi="Times New Roman"/>
          <w:b/>
          <w:bCs/>
          <w:sz w:val="28"/>
          <w:szCs w:val="28"/>
        </w:rPr>
        <w:t>K-Nearest Neighbor (k-NN)</w:t>
      </w:r>
    </w:p>
    <w:p w14:paraId="513C3423" w14:textId="1D68FFC6" w:rsidR="003B07CB" w:rsidRPr="00486BA9" w:rsidRDefault="002100B7" w:rsidP="00194FDD">
      <w:pPr>
        <w:spacing w:after="0" w:line="360" w:lineRule="auto"/>
        <w:rPr>
          <w:rFonts w:ascii="Times New Roman" w:hAnsi="Times New Roman"/>
          <w:sz w:val="24"/>
          <w:szCs w:val="24"/>
        </w:rPr>
      </w:pPr>
      <w:r w:rsidRPr="00486BA9">
        <w:rPr>
          <w:rFonts w:ascii="Times New Roman" w:hAnsi="Times New Roman"/>
          <w:sz w:val="24"/>
          <w:szCs w:val="24"/>
        </w:rPr>
        <w:t xml:space="preserve">K-Nearest Neighbor (k-NN) </w:t>
      </w:r>
      <w:proofErr w:type="spellStart"/>
      <w:r w:rsidRPr="00486BA9">
        <w:rPr>
          <w:rFonts w:ascii="Times New Roman" w:hAnsi="Times New Roman"/>
          <w:sz w:val="24"/>
          <w:szCs w:val="24"/>
        </w:rPr>
        <w:t>là</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một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w:t>
      </w:r>
      <w:r w:rsidRPr="00486BA9">
        <w:rPr>
          <w:rFonts w:ascii="Times New Roman" w:hAnsi="Times New Roman" w:hint="eastAsia"/>
          <w:sz w:val="24"/>
          <w:szCs w:val="24"/>
        </w:rPr>
        <w:t>ươ</w:t>
      </w:r>
      <w:r w:rsidRPr="00486BA9">
        <w:rPr>
          <w:rFonts w:ascii="Times New Roman" w:hAnsi="Times New Roman"/>
          <w:sz w:val="24"/>
          <w:szCs w:val="24"/>
        </w:rPr>
        <w:t>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pháp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w:t>
      </w:r>
      <w:r w:rsidRPr="00486BA9">
        <w:rPr>
          <w:rFonts w:ascii="Times New Roman" w:hAnsi="Times New Roman" w:hint="eastAsia"/>
          <w:sz w:val="24"/>
          <w:szCs w:val="24"/>
        </w:rPr>
        <w:t>ư</w:t>
      </w:r>
      <w:r w:rsidRPr="00486BA9">
        <w:rPr>
          <w:rFonts w:ascii="Times New Roman" w:hAnsi="Times New Roman"/>
          <w:sz w:val="24"/>
          <w:szCs w:val="24"/>
        </w:rPr>
        <w:t>ợc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dụng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cả</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phân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loại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và</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hồi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quy</w:t>
      </w:r>
      <w:proofErr w:type="spellEnd"/>
      <w:r w:rsidRPr="00486BA9">
        <w:rPr>
          <w:rFonts w:ascii="Times New Roman" w:hAnsi="Times New Roman"/>
          <w:sz w:val="24"/>
          <w:szCs w:val="24"/>
        </w:rPr>
        <w:t>. Ph</w:t>
      </w:r>
      <w:r w:rsidRPr="00486BA9">
        <w:rPr>
          <w:rFonts w:ascii="Times New Roman" w:hAnsi="Times New Roman" w:hint="eastAsia"/>
          <w:sz w:val="24"/>
          <w:szCs w:val="24"/>
        </w:rPr>
        <w:t>ươ</w:t>
      </w:r>
      <w:r w:rsidRPr="00486BA9">
        <w:rPr>
          <w:rFonts w:ascii="Times New Roman" w:hAnsi="Times New Roman"/>
          <w:sz w:val="24"/>
          <w:szCs w:val="24"/>
        </w:rPr>
        <w:t xml:space="preserve">ng </w:t>
      </w:r>
      <w:proofErr w:type="spellStart"/>
      <w:r w:rsidRPr="00486BA9">
        <w:rPr>
          <w:rFonts w:ascii="Times New Roman" w:hAnsi="Times New Roman"/>
          <w:sz w:val="24"/>
          <w:szCs w:val="24"/>
        </w:rPr>
        <w:t>pháp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này</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phân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loại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dữ</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dựa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trên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phiếu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bầu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số</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của</w:t>
      </w:r>
      <w:proofErr w:type="spellEnd"/>
      <w:r w:rsidRPr="00486BA9">
        <w:rPr>
          <w:rFonts w:ascii="Times New Roman" w:hAnsi="Times New Roman"/>
          <w:sz w:val="24"/>
          <w:szCs w:val="24"/>
        </w:rPr>
        <w:t xml:space="preserve"> k-</w:t>
      </w:r>
      <w:proofErr w:type="spellStart"/>
      <w:r w:rsidRPr="00486BA9">
        <w:rPr>
          <w:rFonts w:ascii="Times New Roman" w:hAnsi="Times New Roman"/>
          <w:sz w:val="24"/>
          <w:szCs w:val="24"/>
        </w:rPr>
        <w:t>lân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cận</w:t>
      </w:r>
      <w:proofErr w:type="spellEnd"/>
      <w:r w:rsidRPr="00486BA9">
        <w:rPr>
          <w:rFonts w:ascii="Times New Roman" w:hAnsi="Times New Roman"/>
          <w:sz w:val="24"/>
          <w:szCs w:val="24"/>
        </w:rPr>
        <w:t>.</w:t>
      </w:r>
      <w:r w:rsidR="00486BA9">
        <w:rPr>
          <w:rFonts w:ascii="Times New Roman" w:hAnsi="Times New Roman"/>
          <w:sz w:val="24"/>
          <w:szCs w:val="24"/>
        </w:rPr>
        <w:t xml:space="preserve"> </w:t>
      </w:r>
      <w:r w:rsidRPr="00486BA9">
        <w:rPr>
          <w:rFonts w:ascii="Times New Roman" w:hAnsi="Times New Roman"/>
          <w:sz w:val="24"/>
          <w:szCs w:val="24"/>
        </w:rPr>
        <w:t xml:space="preserve">Trong </w:t>
      </w:r>
      <w:proofErr w:type="spellStart"/>
      <w:r w:rsidRPr="00486BA9">
        <w:rPr>
          <w:rFonts w:ascii="Times New Roman" w:hAnsi="Times New Roman"/>
          <w:sz w:val="24"/>
          <w:szCs w:val="24"/>
        </w:rPr>
        <w:t>tr</w:t>
      </w:r>
      <w:r w:rsidRPr="00486BA9">
        <w:rPr>
          <w:rFonts w:ascii="Times New Roman" w:hAnsi="Times New Roman" w:hint="eastAsia"/>
          <w:sz w:val="24"/>
          <w:szCs w:val="24"/>
        </w:rPr>
        <w:t>ư</w:t>
      </w:r>
      <w:r w:rsidRPr="00486BA9">
        <w:rPr>
          <w:rFonts w:ascii="Times New Roman" w:hAnsi="Times New Roman"/>
          <w:sz w:val="24"/>
          <w:szCs w:val="24"/>
        </w:rPr>
        <w:t>ờng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hợp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w:t>
      </w:r>
      <w:r w:rsidRPr="00486BA9">
        <w:rPr>
          <w:rFonts w:ascii="Times New Roman" w:hAnsi="Times New Roman" w:hint="eastAsia"/>
          <w:sz w:val="24"/>
          <w:szCs w:val="24"/>
        </w:rPr>
        <w:t>ơ</w:t>
      </w:r>
      <w:r w:rsidRPr="00486BA9">
        <w:rPr>
          <w:rFonts w:ascii="Times New Roman" w:hAnsi="Times New Roman"/>
          <w:sz w:val="24"/>
          <w:szCs w:val="24"/>
        </w:rPr>
        <w:t>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giản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khi</w:t>
      </w:r>
      <w:proofErr w:type="spellEnd"/>
      <w:r w:rsidRPr="00486BA9">
        <w:rPr>
          <w:rFonts w:ascii="Times New Roman" w:hAnsi="Times New Roman"/>
          <w:sz w:val="24"/>
          <w:szCs w:val="24"/>
        </w:rPr>
        <w:t xml:space="preserve"> k = 1, </w:t>
      </w:r>
      <w:proofErr w:type="spellStart"/>
      <w:r w:rsidRPr="00486BA9">
        <w:rPr>
          <w:rFonts w:ascii="Times New Roman" w:hAnsi="Times New Roman"/>
          <w:sz w:val="24"/>
          <w:szCs w:val="24"/>
        </w:rPr>
        <w:t>chỉ</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một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lớp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dữ</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w:t>
      </w:r>
      <w:r w:rsidRPr="00486BA9">
        <w:rPr>
          <w:rFonts w:ascii="Times New Roman" w:hAnsi="Times New Roman" w:hint="eastAsia"/>
          <w:sz w:val="24"/>
          <w:szCs w:val="24"/>
        </w:rPr>
        <w:t>ư</w:t>
      </w:r>
      <w:r w:rsidRPr="00486BA9">
        <w:rPr>
          <w:rFonts w:ascii="Times New Roman" w:hAnsi="Times New Roman"/>
          <w:sz w:val="24"/>
          <w:szCs w:val="24"/>
        </w:rPr>
        <w:t>ợc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xác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định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Giá</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trị</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tối</w:t>
      </w:r>
      <w:proofErr w:type="spellEnd"/>
      <w:r w:rsidRPr="00486BA9">
        <w:rPr>
          <w:rFonts w:ascii="Times New Roman" w:hAnsi="Times New Roman"/>
          <w:sz w:val="24"/>
          <w:szCs w:val="24"/>
        </w:rPr>
        <w:t xml:space="preserve"> </w:t>
      </w:r>
      <w:proofErr w:type="spellStart"/>
      <w:r w:rsidRPr="00486BA9">
        <w:rPr>
          <w:rFonts w:ascii="Times New Roman" w:hAnsi="Times New Roman" w:hint="eastAsia"/>
          <w:sz w:val="24"/>
          <w:szCs w:val="24"/>
        </w:rPr>
        <w:t>ư</w:t>
      </w:r>
      <w:r w:rsidRPr="00486BA9">
        <w:rPr>
          <w:rFonts w:ascii="Times New Roman" w:hAnsi="Times New Roman"/>
          <w:sz w:val="24"/>
          <w:szCs w:val="24"/>
        </w:rPr>
        <w:t>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của</w:t>
      </w:r>
      <w:proofErr w:type="spellEnd"/>
      <w:r w:rsidRPr="00486BA9">
        <w:rPr>
          <w:rFonts w:ascii="Times New Roman" w:hAnsi="Times New Roman"/>
          <w:sz w:val="24"/>
          <w:szCs w:val="24"/>
        </w:rPr>
        <w:t xml:space="preserve"> k </w:t>
      </w:r>
      <w:proofErr w:type="spellStart"/>
      <w:r w:rsidRPr="00486BA9">
        <w:rPr>
          <w:rFonts w:ascii="Times New Roman" w:hAnsi="Times New Roman"/>
          <w:sz w:val="24"/>
          <w:szCs w:val="24"/>
        </w:rPr>
        <w:t>có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thể</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w:t>
      </w:r>
      <w:r w:rsidRPr="00486BA9">
        <w:rPr>
          <w:rFonts w:ascii="Times New Roman" w:hAnsi="Times New Roman" w:hint="eastAsia"/>
          <w:sz w:val="24"/>
          <w:szCs w:val="24"/>
        </w:rPr>
        <w:t>ư</w:t>
      </w:r>
      <w:r w:rsidRPr="00486BA9">
        <w:rPr>
          <w:rFonts w:ascii="Times New Roman" w:hAnsi="Times New Roman"/>
          <w:sz w:val="24"/>
          <w:szCs w:val="24"/>
        </w:rPr>
        <w:t>ợc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xác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định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thông</w:t>
      </w:r>
      <w:proofErr w:type="spellEnd"/>
      <w:r w:rsidRPr="00486BA9">
        <w:rPr>
          <w:rFonts w:ascii="Times New Roman" w:hAnsi="Times New Roman"/>
          <w:sz w:val="24"/>
          <w:szCs w:val="24"/>
        </w:rPr>
        <w:t xml:space="preserve"> qua </w:t>
      </w:r>
      <w:proofErr w:type="spellStart"/>
      <w:r w:rsidRPr="00486BA9">
        <w:rPr>
          <w:rFonts w:ascii="Times New Roman" w:hAnsi="Times New Roman"/>
          <w:sz w:val="24"/>
          <w:szCs w:val="24"/>
        </w:rPr>
        <w:t>việc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kiểm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dữ</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hoặc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thực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hiện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nghiệm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Một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giá</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trị</w:t>
      </w:r>
      <w:proofErr w:type="spellEnd"/>
      <w:r w:rsidRPr="00486BA9">
        <w:rPr>
          <w:rFonts w:ascii="Times New Roman" w:hAnsi="Times New Roman"/>
          <w:sz w:val="24"/>
          <w:szCs w:val="24"/>
        </w:rPr>
        <w:t xml:space="preserve"> k </w:t>
      </w:r>
      <w:proofErr w:type="spellStart"/>
      <w:r w:rsidRPr="00486BA9">
        <w:rPr>
          <w:rFonts w:ascii="Times New Roman" w:hAnsi="Times New Roman"/>
          <w:sz w:val="24"/>
          <w:szCs w:val="24"/>
        </w:rPr>
        <w:t>lớn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w:t>
      </w:r>
      <w:r w:rsidRPr="00486BA9">
        <w:rPr>
          <w:rFonts w:ascii="Times New Roman" w:hAnsi="Times New Roman" w:hint="eastAsia"/>
          <w:sz w:val="24"/>
          <w:szCs w:val="24"/>
        </w:rPr>
        <w:t>ơ</w:t>
      </w:r>
      <w:r w:rsidRPr="00486BA9">
        <w:rPr>
          <w:rFonts w:ascii="Times New Roman" w:hAnsi="Times New Roman"/>
          <w:sz w:val="24"/>
          <w:szCs w:val="24"/>
        </w:rPr>
        <w:t>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thể</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tốt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w:t>
      </w:r>
      <w:r w:rsidRPr="00486BA9">
        <w:rPr>
          <w:rFonts w:ascii="Times New Roman" w:hAnsi="Times New Roman" w:hint="eastAsia"/>
          <w:sz w:val="24"/>
          <w:szCs w:val="24"/>
        </w:rPr>
        <w:t>ơ</w:t>
      </w:r>
      <w:r w:rsidRPr="00486BA9">
        <w:rPr>
          <w:rFonts w:ascii="Times New Roman" w:hAnsi="Times New Roman"/>
          <w:sz w:val="24"/>
          <w:szCs w:val="24"/>
        </w:rPr>
        <w:t>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vì</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giảm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nhiễu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và</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sự</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bất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thường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Phiếu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bầu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w:t>
      </w:r>
      <w:r w:rsidRPr="00486BA9">
        <w:rPr>
          <w:rFonts w:ascii="Times New Roman" w:hAnsi="Times New Roman" w:hint="eastAsia"/>
          <w:sz w:val="24"/>
          <w:szCs w:val="24"/>
        </w:rPr>
        <w:t>ư</w:t>
      </w:r>
      <w:r w:rsidRPr="00486BA9">
        <w:rPr>
          <w:rFonts w:ascii="Times New Roman" w:hAnsi="Times New Roman"/>
          <w:sz w:val="24"/>
          <w:szCs w:val="24"/>
        </w:rPr>
        <w:t>ợc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quyết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định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dựa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trên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khoảng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giữa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hai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điểm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có</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thể</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dụng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w:t>
      </w:r>
      <w:r w:rsidRPr="00486BA9">
        <w:rPr>
          <w:rFonts w:ascii="Times New Roman" w:hAnsi="Times New Roman" w:hint="eastAsia"/>
          <w:sz w:val="24"/>
          <w:szCs w:val="24"/>
        </w:rPr>
        <w:t>ươ</w:t>
      </w:r>
      <w:r w:rsidRPr="00486BA9">
        <w:rPr>
          <w:rFonts w:ascii="Times New Roman" w:hAnsi="Times New Roman"/>
          <w:sz w:val="24"/>
          <w:szCs w:val="24"/>
        </w:rPr>
        <w:t>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pháp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khoảng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w:t>
      </w:r>
      <w:r w:rsidRPr="00486BA9">
        <w:rPr>
          <w:rFonts w:ascii="Times New Roman" w:hAnsi="Times New Roman" w:hint="eastAsia"/>
          <w:sz w:val="24"/>
          <w:szCs w:val="24"/>
        </w:rPr>
        <w:t>ư</w:t>
      </w:r>
      <w:proofErr w:type="spellEnd"/>
      <w:r w:rsidRPr="00486BA9">
        <w:rPr>
          <w:rFonts w:ascii="Times New Roman" w:hAnsi="Times New Roman"/>
          <w:sz w:val="24"/>
          <w:szCs w:val="24"/>
        </w:rPr>
        <w:t xml:space="preserve"> Euclidean, Manhattan, Minkowski, </w:t>
      </w:r>
      <w:proofErr w:type="spellStart"/>
      <w:r w:rsidRPr="00486BA9">
        <w:rPr>
          <w:rFonts w:ascii="Times New Roman" w:hAnsi="Times New Roman"/>
          <w:sz w:val="24"/>
          <w:szCs w:val="24"/>
        </w:rPr>
        <w:t>hoặc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hàm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khoảng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tùy</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thuộc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vào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loại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dữ</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w:t>
      </w:r>
      <w:r w:rsidRPr="00486BA9">
        <w:rPr>
          <w:rFonts w:ascii="Times New Roman" w:hAnsi="Times New Roman" w:hint="eastAsia"/>
          <w:sz w:val="24"/>
          <w:szCs w:val="24"/>
        </w:rPr>
        <w:t>ư</w:t>
      </w:r>
      <w:r w:rsidRPr="00486BA9">
        <w:rPr>
          <w:rFonts w:ascii="Times New Roman" w:hAnsi="Times New Roman"/>
          <w:sz w:val="24"/>
          <w:szCs w:val="24"/>
        </w:rPr>
        <w:t>ợc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dụng</w:t>
      </w:r>
      <w:proofErr w:type="spellEnd"/>
      <w:r w:rsidRPr="00486BA9">
        <w:rPr>
          <w:rFonts w:ascii="Times New Roman" w:hAnsi="Times New Roman"/>
          <w:sz w:val="24"/>
          <w:szCs w:val="24"/>
        </w:rPr>
        <w:t>.</w:t>
      </w:r>
    </w:p>
    <w:p w14:paraId="72A94B7E" w14:textId="77777777" w:rsidR="002100B7" w:rsidRPr="002100B7" w:rsidRDefault="002100B7" w:rsidP="00194FDD">
      <w:pPr>
        <w:pStyle w:val="ListParagraph"/>
        <w:spacing w:after="0" w:line="360" w:lineRule="auto"/>
        <w:rPr>
          <w:rFonts w:ascii="Times New Roman" w:hAnsi="Times New Roman"/>
          <w:sz w:val="24"/>
          <w:szCs w:val="24"/>
        </w:rPr>
      </w:pPr>
    </w:p>
    <w:p w14:paraId="7AA44050" w14:textId="111CCBAC" w:rsidR="00F10542" w:rsidRPr="00004E0E" w:rsidRDefault="009F1C68" w:rsidP="005807A8">
      <w:pPr>
        <w:pStyle w:val="ListParagraph"/>
        <w:numPr>
          <w:ilvl w:val="1"/>
          <w:numId w:val="49"/>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w:t>
      </w:r>
      <w:proofErr w:type="spellStart"/>
      <w:r w:rsidR="00F10542" w:rsidRPr="00004E0E">
        <w:rPr>
          <w:rFonts w:ascii="Times New Roman" w:hAnsi="Times New Roman"/>
          <w:b/>
          <w:bCs/>
          <w:sz w:val="28"/>
          <w:szCs w:val="28"/>
        </w:rPr>
        <w:t>XgBoost</w:t>
      </w:r>
      <w:proofErr w:type="spellEnd"/>
      <w:r w:rsidR="00F10542" w:rsidRPr="00004E0E">
        <w:rPr>
          <w:rFonts w:ascii="Times New Roman" w:hAnsi="Times New Roman"/>
          <w:b/>
          <w:bCs/>
          <w:sz w:val="28"/>
          <w:szCs w:val="28"/>
        </w:rPr>
        <w:t xml:space="preserve"> (</w:t>
      </w:r>
      <w:proofErr w:type="spellStart"/>
      <w:r w:rsidR="00F10542" w:rsidRPr="00004E0E">
        <w:rPr>
          <w:rFonts w:ascii="Times New Roman" w:hAnsi="Times New Roman"/>
          <w:b/>
          <w:bCs/>
          <w:sz w:val="28"/>
          <w:szCs w:val="28"/>
        </w:rPr>
        <w:t>eXtreme</w:t>
      </w:r>
      <w:proofErr w:type="spellEnd"/>
      <w:r w:rsidR="00F10542" w:rsidRPr="00004E0E">
        <w:rPr>
          <w:rFonts w:ascii="Times New Roman" w:hAnsi="Times New Roman"/>
          <w:b/>
          <w:bCs/>
          <w:sz w:val="28"/>
          <w:szCs w:val="28"/>
        </w:rPr>
        <w:t xml:space="preserve"> Gradient Boosting)</w:t>
      </w:r>
    </w:p>
    <w:p w14:paraId="1F1E24F1" w14:textId="7E74A3A7" w:rsidR="00276D3D" w:rsidRDefault="006B293E" w:rsidP="00194FDD">
      <w:pPr>
        <w:spacing w:after="0" w:line="360" w:lineRule="auto"/>
        <w:rPr>
          <w:rFonts w:ascii="Times New Roman" w:hAnsi="Times New Roman"/>
          <w:sz w:val="24"/>
          <w:szCs w:val="24"/>
        </w:rPr>
      </w:pPr>
      <w:proofErr w:type="spellStart"/>
      <w:r w:rsidRPr="00486BA9">
        <w:rPr>
          <w:rFonts w:ascii="Times New Roman" w:hAnsi="Times New Roman"/>
          <w:sz w:val="24"/>
          <w:szCs w:val="24"/>
        </w:rPr>
        <w:t>XGBoost</w:t>
      </w:r>
      <w:proofErr w:type="spellEnd"/>
      <w:r w:rsidRPr="00486BA9">
        <w:rPr>
          <w:rFonts w:ascii="Times New Roman" w:hAnsi="Times New Roman"/>
          <w:sz w:val="24"/>
          <w:szCs w:val="24"/>
        </w:rPr>
        <w:t xml:space="preserve">, hay </w:t>
      </w:r>
      <w:proofErr w:type="spellStart"/>
      <w:r w:rsidRPr="00486BA9">
        <w:rPr>
          <w:rFonts w:ascii="Times New Roman" w:hAnsi="Times New Roman"/>
          <w:sz w:val="24"/>
          <w:szCs w:val="24"/>
        </w:rPr>
        <w:t>eXtreme</w:t>
      </w:r>
      <w:proofErr w:type="spellEnd"/>
      <w:r w:rsidRPr="00486BA9">
        <w:rPr>
          <w:rFonts w:ascii="Times New Roman" w:hAnsi="Times New Roman"/>
          <w:sz w:val="24"/>
          <w:szCs w:val="24"/>
        </w:rPr>
        <w:t xml:space="preserve"> Gradient Boosting, </w:t>
      </w:r>
      <w:proofErr w:type="spellStart"/>
      <w:r w:rsidRPr="00486BA9">
        <w:rPr>
          <w:rFonts w:ascii="Times New Roman" w:hAnsi="Times New Roman"/>
          <w:sz w:val="24"/>
          <w:szCs w:val="24"/>
        </w:rPr>
        <w:t>là</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một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thuật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toán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tinh</w:t>
      </w:r>
      <w:proofErr w:type="spellEnd"/>
      <w:r w:rsidRPr="00486BA9">
        <w:rPr>
          <w:rFonts w:ascii="Times New Roman" w:hAnsi="Times New Roman"/>
          <w:sz w:val="24"/>
          <w:szCs w:val="24"/>
        </w:rPr>
        <w:t xml:space="preserve"> vi </w:t>
      </w:r>
      <w:proofErr w:type="spellStart"/>
      <w:r w:rsidRPr="00486BA9">
        <w:rPr>
          <w:rFonts w:ascii="Times New Roman" w:hAnsi="Times New Roman"/>
          <w:sz w:val="24"/>
          <w:szCs w:val="24"/>
        </w:rPr>
        <w:t>đ</w:t>
      </w:r>
      <w:r w:rsidRPr="00486BA9">
        <w:rPr>
          <w:rFonts w:ascii="Times New Roman" w:hAnsi="Times New Roman" w:hint="eastAsia"/>
          <w:sz w:val="24"/>
          <w:szCs w:val="24"/>
        </w:rPr>
        <w:t>ư</w:t>
      </w:r>
      <w:r w:rsidRPr="00486BA9">
        <w:rPr>
          <w:rFonts w:ascii="Times New Roman" w:hAnsi="Times New Roman"/>
          <w:sz w:val="24"/>
          <w:szCs w:val="24"/>
        </w:rPr>
        <w:t>ợc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thiết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kế</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để</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xử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lý</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không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đều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hiện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diện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trong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tập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dữ</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liệu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Chức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năng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chính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của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XGBoost</w:t>
      </w:r>
      <w:proofErr w:type="spellEnd"/>
      <w:r w:rsidRPr="00486BA9">
        <w:rPr>
          <w:rFonts w:ascii="Times New Roman" w:hAnsi="Times New Roman"/>
          <w:sz w:val="24"/>
          <w:szCs w:val="24"/>
        </w:rPr>
        <w:t xml:space="preserve"> bao </w:t>
      </w:r>
      <w:proofErr w:type="spellStart"/>
      <w:r w:rsidRPr="00486BA9">
        <w:rPr>
          <w:rFonts w:ascii="Times New Roman" w:hAnsi="Times New Roman"/>
          <w:sz w:val="24"/>
          <w:szCs w:val="24"/>
        </w:rPr>
        <w:t>gồm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cung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cấp</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chức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năng</w:t>
      </w:r>
      <w:proofErr w:type="spellEnd"/>
      <w:r w:rsidRPr="00486BA9">
        <w:rPr>
          <w:rFonts w:ascii="Times New Roman" w:hAnsi="Times New Roman"/>
          <w:sz w:val="24"/>
          <w:szCs w:val="24"/>
        </w:rPr>
        <w:t xml:space="preserve"> regularization, </w:t>
      </w:r>
      <w:proofErr w:type="spellStart"/>
      <w:r w:rsidRPr="00486BA9">
        <w:rPr>
          <w:rFonts w:ascii="Times New Roman" w:hAnsi="Times New Roman"/>
          <w:sz w:val="24"/>
          <w:szCs w:val="24"/>
        </w:rPr>
        <w:t>xử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lý</w:t>
      </w:r>
      <w:proofErr w:type="spellEnd"/>
      <w:r w:rsidRPr="00486BA9">
        <w:rPr>
          <w:rFonts w:ascii="Times New Roman" w:hAnsi="Times New Roman"/>
          <w:sz w:val="24"/>
          <w:szCs w:val="24"/>
        </w:rPr>
        <w:t xml:space="preserve"> song </w:t>
      </w:r>
      <w:proofErr w:type="spellStart"/>
      <w:r w:rsidRPr="00486BA9">
        <w:rPr>
          <w:rFonts w:ascii="Times New Roman" w:hAnsi="Times New Roman"/>
          <w:sz w:val="24"/>
          <w:szCs w:val="24"/>
        </w:rPr>
        <w:t>song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tính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linh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hoạt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cao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trong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việc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đánh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giá</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tiêu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chuẩn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theo</w:t>
      </w:r>
      <w:proofErr w:type="spellEnd"/>
      <w:r w:rsidRPr="00486BA9">
        <w:rPr>
          <w:rFonts w:ascii="Times New Roman" w:hAnsi="Times New Roman"/>
          <w:sz w:val="24"/>
          <w:szCs w:val="24"/>
        </w:rPr>
        <w:t xml:space="preserve"> ý </w:t>
      </w:r>
      <w:proofErr w:type="spellStart"/>
      <w:r w:rsidRPr="00486BA9">
        <w:rPr>
          <w:rFonts w:ascii="Times New Roman" w:hAnsi="Times New Roman"/>
          <w:sz w:val="24"/>
          <w:szCs w:val="24"/>
        </w:rPr>
        <w:t>của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ng</w:t>
      </w:r>
      <w:r w:rsidRPr="00486BA9">
        <w:rPr>
          <w:rFonts w:ascii="Times New Roman" w:hAnsi="Times New Roman" w:hint="eastAsia"/>
          <w:sz w:val="24"/>
          <w:szCs w:val="24"/>
        </w:rPr>
        <w:t>ư</w:t>
      </w:r>
      <w:r w:rsidRPr="00486BA9">
        <w:rPr>
          <w:rFonts w:ascii="Times New Roman" w:hAnsi="Times New Roman"/>
          <w:sz w:val="24"/>
          <w:szCs w:val="24"/>
        </w:rPr>
        <w:t>ời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dùng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hỗ</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trợ</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thuật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toán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tối</w:t>
      </w:r>
      <w:proofErr w:type="spellEnd"/>
      <w:r w:rsidRPr="00486BA9">
        <w:rPr>
          <w:rFonts w:ascii="Times New Roman" w:hAnsi="Times New Roman"/>
          <w:sz w:val="24"/>
          <w:szCs w:val="24"/>
        </w:rPr>
        <w:t xml:space="preserve"> </w:t>
      </w:r>
      <w:proofErr w:type="spellStart"/>
      <w:r w:rsidRPr="00486BA9">
        <w:rPr>
          <w:rFonts w:ascii="Times New Roman" w:hAnsi="Times New Roman" w:hint="eastAsia"/>
          <w:sz w:val="24"/>
          <w:szCs w:val="24"/>
        </w:rPr>
        <w:t>ư</w:t>
      </w:r>
      <w:r w:rsidRPr="00486BA9">
        <w:rPr>
          <w:rFonts w:ascii="Times New Roman" w:hAnsi="Times New Roman"/>
          <w:sz w:val="24"/>
          <w:szCs w:val="24"/>
        </w:rPr>
        <w:t>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hóa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và</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quản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lý</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giá</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trị</w:t>
      </w:r>
      <w:proofErr w:type="spellEnd"/>
      <w:r w:rsidRPr="00486BA9">
        <w:rPr>
          <w:rFonts w:ascii="Times New Roman" w:hAnsi="Times New Roman"/>
          <w:sz w:val="24"/>
          <w:szCs w:val="24"/>
        </w:rPr>
        <w:t xml:space="preserve"> </w:t>
      </w:r>
      <w:proofErr w:type="spellStart"/>
      <w:proofErr w:type="gramStart"/>
      <w:r w:rsidRPr="00486BA9">
        <w:rPr>
          <w:rFonts w:ascii="Times New Roman" w:hAnsi="Times New Roman"/>
          <w:sz w:val="24"/>
          <w:szCs w:val="24"/>
        </w:rPr>
        <w:t>thiếu.</w:t>
      </w:r>
      <w:r w:rsidRPr="00486BA9">
        <w:rPr>
          <w:rFonts w:ascii="Times New Roman" w:hAnsi="Times New Roman" w:hint="eastAsia"/>
          <w:sz w:val="24"/>
          <w:szCs w:val="24"/>
        </w:rPr>
        <w:t>Ư</w:t>
      </w:r>
      <w:r w:rsidRPr="00486BA9">
        <w:rPr>
          <w:rFonts w:ascii="Times New Roman" w:hAnsi="Times New Roman"/>
          <w:sz w:val="24"/>
          <w:szCs w:val="24"/>
        </w:rPr>
        <w:t>u</w:t>
      </w:r>
      <w:proofErr w:type="spellEnd"/>
      <w:proofErr w:type="gramEnd"/>
      <w:r w:rsidRPr="00486BA9">
        <w:rPr>
          <w:rFonts w:ascii="Times New Roman" w:hAnsi="Times New Roman"/>
          <w:sz w:val="24"/>
          <w:szCs w:val="24"/>
        </w:rPr>
        <w:t xml:space="preserve"> </w:t>
      </w:r>
      <w:proofErr w:type="spellStart"/>
      <w:r w:rsidRPr="00486BA9">
        <w:rPr>
          <w:rFonts w:ascii="Times New Roman" w:hAnsi="Times New Roman"/>
          <w:sz w:val="24"/>
          <w:szCs w:val="24"/>
        </w:rPr>
        <w:t>điểm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của</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XGBoost</w:t>
      </w:r>
      <w:proofErr w:type="spellEnd"/>
      <w:r w:rsidRPr="00486BA9">
        <w:rPr>
          <w:rFonts w:ascii="Times New Roman" w:hAnsi="Times New Roman"/>
          <w:sz w:val="24"/>
          <w:szCs w:val="24"/>
        </w:rPr>
        <w:t xml:space="preserve"> bao </w:t>
      </w:r>
      <w:proofErr w:type="spellStart"/>
      <w:r w:rsidRPr="00486BA9">
        <w:rPr>
          <w:rFonts w:ascii="Times New Roman" w:hAnsi="Times New Roman"/>
          <w:sz w:val="24"/>
          <w:szCs w:val="24"/>
        </w:rPr>
        <w:t>gồm</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việc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sử</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dụng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w:t>
      </w:r>
      <w:r w:rsidRPr="00486BA9">
        <w:rPr>
          <w:rFonts w:ascii="Times New Roman" w:hAnsi="Times New Roman" w:hint="eastAsia"/>
          <w:sz w:val="24"/>
          <w:szCs w:val="24"/>
        </w:rPr>
        <w:t>ơ</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sở</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hỗ</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trợ</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cây</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tăng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w:t>
      </w:r>
      <w:r w:rsidRPr="00486BA9">
        <w:rPr>
          <w:rFonts w:ascii="Times New Roman" w:hAnsi="Times New Roman" w:hint="eastAsia"/>
          <w:sz w:val="24"/>
          <w:szCs w:val="24"/>
        </w:rPr>
        <w:t>ư</w:t>
      </w:r>
      <w:r w:rsidRPr="00486BA9">
        <w:rPr>
          <w:rFonts w:ascii="Times New Roman" w:hAnsi="Times New Roman"/>
          <w:sz w:val="24"/>
          <w:szCs w:val="24"/>
        </w:rPr>
        <w:t>ờng</w:t>
      </w:r>
      <w:proofErr w:type="spellEnd"/>
      <w:r w:rsidRPr="00486BA9">
        <w:rPr>
          <w:rFonts w:ascii="Times New Roman" w:hAnsi="Times New Roman"/>
          <w:sz w:val="24"/>
          <w:szCs w:val="24"/>
        </w:rPr>
        <w:t xml:space="preserve"> song </w:t>
      </w:r>
      <w:proofErr w:type="spellStart"/>
      <w:r w:rsidRPr="00486BA9">
        <w:rPr>
          <w:rFonts w:ascii="Times New Roman" w:hAnsi="Times New Roman"/>
          <w:sz w:val="24"/>
          <w:szCs w:val="24"/>
        </w:rPr>
        <w:t>song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và</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giải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quyết</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nhanh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chóng</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nhiều</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vấn</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đề</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học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máy</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với</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độ</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chính</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xác</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cao</w:t>
      </w:r>
      <w:proofErr w:type="spellEnd"/>
      <w:r w:rsidRPr="00486BA9">
        <w:rPr>
          <w:rFonts w:ascii="Times New Roman" w:hAnsi="Times New Roman"/>
          <w:sz w:val="24"/>
          <w:szCs w:val="24"/>
        </w:rPr>
        <w:t xml:space="preserve"> </w:t>
      </w:r>
      <w:proofErr w:type="spellStart"/>
      <w:r w:rsidRPr="00486BA9">
        <w:rPr>
          <w:rFonts w:ascii="Times New Roman" w:hAnsi="Times New Roman"/>
          <w:sz w:val="24"/>
          <w:szCs w:val="24"/>
        </w:rPr>
        <w:t>h</w:t>
      </w:r>
      <w:r w:rsidRPr="00486BA9">
        <w:rPr>
          <w:rFonts w:ascii="Times New Roman" w:hAnsi="Times New Roman" w:hint="eastAsia"/>
          <w:sz w:val="24"/>
          <w:szCs w:val="24"/>
        </w:rPr>
        <w:t>ơ</w:t>
      </w:r>
      <w:r w:rsidRPr="00486BA9">
        <w:rPr>
          <w:rFonts w:ascii="Times New Roman" w:hAnsi="Times New Roman"/>
          <w:sz w:val="24"/>
          <w:szCs w:val="24"/>
        </w:rPr>
        <w:t>n</w:t>
      </w:r>
      <w:proofErr w:type="spellEnd"/>
      <w:r w:rsidRPr="00486BA9">
        <w:rPr>
          <w:rFonts w:ascii="Times New Roman" w:hAnsi="Times New Roman"/>
          <w:sz w:val="24"/>
          <w:szCs w:val="24"/>
        </w:rPr>
        <w:t>.</w:t>
      </w:r>
    </w:p>
    <w:p w14:paraId="350FBED6" w14:textId="77777777" w:rsidR="003C2FB2" w:rsidRDefault="003C2FB2" w:rsidP="00194FDD">
      <w:pPr>
        <w:spacing w:after="0" w:line="360" w:lineRule="auto"/>
        <w:rPr>
          <w:rFonts w:ascii="Times New Roman" w:hAnsi="Times New Roman"/>
          <w:sz w:val="24"/>
          <w:szCs w:val="24"/>
        </w:rPr>
      </w:pPr>
    </w:p>
    <w:p w14:paraId="1E9413EF" w14:textId="71810354" w:rsidR="00486BA9" w:rsidRPr="00293C40" w:rsidRDefault="003C2FB2" w:rsidP="005807A8">
      <w:pPr>
        <w:pStyle w:val="ListParagraph"/>
        <w:numPr>
          <w:ilvl w:val="0"/>
          <w:numId w:val="29"/>
        </w:numPr>
        <w:spacing w:line="360" w:lineRule="auto"/>
        <w:outlineLvl w:val="2"/>
        <w:rPr>
          <w:rFonts w:ascii="Times New Roman" w:hAnsi="Times New Roman"/>
          <w:b/>
          <w:sz w:val="32"/>
          <w:szCs w:val="32"/>
        </w:rPr>
      </w:pPr>
      <w:bookmarkStart w:id="18" w:name="_Toc169381102"/>
      <w:r w:rsidRPr="00293C40">
        <w:rPr>
          <w:rFonts w:ascii="Times New Roman" w:hAnsi="Times New Roman"/>
          <w:b/>
          <w:sz w:val="32"/>
          <w:szCs w:val="32"/>
        </w:rPr>
        <w:t xml:space="preserve">Các </w:t>
      </w:r>
      <w:proofErr w:type="spellStart"/>
      <w:r w:rsidRPr="00293C40">
        <w:rPr>
          <w:rFonts w:ascii="Times New Roman" w:hAnsi="Times New Roman"/>
          <w:b/>
          <w:sz w:val="32"/>
          <w:szCs w:val="32"/>
        </w:rPr>
        <w:t>tập</w:t>
      </w:r>
      <w:proofErr w:type="spellEnd"/>
      <w:r w:rsidRPr="00293C40">
        <w:rPr>
          <w:rFonts w:ascii="Times New Roman" w:hAnsi="Times New Roman"/>
          <w:b/>
          <w:sz w:val="32"/>
          <w:szCs w:val="32"/>
        </w:rPr>
        <w:t xml:space="preserve"> dataset </w:t>
      </w:r>
      <w:proofErr w:type="spellStart"/>
      <w:r w:rsidRPr="00293C40">
        <w:rPr>
          <w:rFonts w:ascii="Times New Roman" w:hAnsi="Times New Roman"/>
          <w:b/>
          <w:sz w:val="32"/>
          <w:szCs w:val="32"/>
        </w:rPr>
        <w:t>đ</w:t>
      </w:r>
      <w:r w:rsidRPr="00293C40">
        <w:rPr>
          <w:rFonts w:ascii="Times New Roman" w:hAnsi="Times New Roman" w:hint="eastAsia"/>
          <w:b/>
          <w:sz w:val="32"/>
          <w:szCs w:val="32"/>
        </w:rPr>
        <w:t>ư</w:t>
      </w:r>
      <w:r w:rsidRPr="00293C40">
        <w:rPr>
          <w:rFonts w:ascii="Times New Roman" w:hAnsi="Times New Roman"/>
          <w:b/>
          <w:sz w:val="32"/>
          <w:szCs w:val="32"/>
        </w:rPr>
        <w:t>ợc</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sử</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dụng</w:t>
      </w:r>
      <w:bookmarkEnd w:id="18"/>
      <w:proofErr w:type="spellEnd"/>
    </w:p>
    <w:p w14:paraId="68DFBC5B" w14:textId="62642D37" w:rsidR="00DE1616" w:rsidRPr="00004E0E" w:rsidRDefault="003C2FB2" w:rsidP="005807A8">
      <w:pPr>
        <w:pStyle w:val="ListParagraph"/>
        <w:numPr>
          <w:ilvl w:val="1"/>
          <w:numId w:val="67"/>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w:t>
      </w:r>
      <w:r w:rsidR="00276D3D" w:rsidRPr="00004E0E">
        <w:rPr>
          <w:rFonts w:ascii="Times New Roman" w:hAnsi="Times New Roman"/>
          <w:b/>
          <w:bCs/>
          <w:sz w:val="28"/>
          <w:szCs w:val="28"/>
        </w:rPr>
        <w:t>CIRA-CIC-DOHBrw-2020</w:t>
      </w:r>
    </w:p>
    <w:p w14:paraId="437D2149" w14:textId="58E052B3" w:rsidR="0057400F" w:rsidRDefault="0057400F" w:rsidP="00194FDD">
      <w:pPr>
        <w:spacing w:after="0" w:line="360" w:lineRule="auto"/>
        <w:rPr>
          <w:rFonts w:ascii="Times New Roman" w:hAnsi="Times New Roman"/>
          <w:sz w:val="24"/>
          <w:szCs w:val="24"/>
        </w:rPr>
      </w:pPr>
      <w:proofErr w:type="spellStart"/>
      <w:r w:rsidRPr="0057400F">
        <w:rPr>
          <w:rFonts w:ascii="Times New Roman" w:hAnsi="Times New Roman"/>
          <w:sz w:val="24"/>
          <w:szCs w:val="24"/>
        </w:rPr>
        <w:t>Bộ</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dữ</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liệu</w:t>
      </w:r>
      <w:proofErr w:type="spellEnd"/>
      <w:r w:rsidRPr="0057400F">
        <w:rPr>
          <w:rFonts w:ascii="Times New Roman" w:hAnsi="Times New Roman"/>
          <w:sz w:val="24"/>
          <w:szCs w:val="24"/>
        </w:rPr>
        <w:t xml:space="preserve"> CIRA-CIC-DoHBrw-2020 </w:t>
      </w:r>
      <w:proofErr w:type="spellStart"/>
      <w:r w:rsidRPr="0057400F">
        <w:rPr>
          <w:rFonts w:ascii="Times New Roman" w:hAnsi="Times New Roman"/>
          <w:sz w:val="24"/>
          <w:szCs w:val="24"/>
        </w:rPr>
        <w:t>ghi</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lại</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w:t>
      </w:r>
      <w:r w:rsidRPr="0057400F">
        <w:rPr>
          <w:rFonts w:ascii="Times New Roman" w:hAnsi="Times New Roman" w:hint="eastAsia"/>
          <w:sz w:val="24"/>
          <w:szCs w:val="24"/>
        </w:rPr>
        <w:t>ư</w:t>
      </w:r>
      <w:r w:rsidRPr="0057400F">
        <w:rPr>
          <w:rFonts w:ascii="Times New Roman" w:hAnsi="Times New Roman"/>
          <w:sz w:val="24"/>
          <w:szCs w:val="24"/>
        </w:rPr>
        <w:t>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w:t>
      </w:r>
      <w:r w:rsidRPr="0057400F">
        <w:rPr>
          <w:rFonts w:ascii="Times New Roman" w:hAnsi="Times New Roman" w:hint="eastAsia"/>
          <w:sz w:val="24"/>
          <w:szCs w:val="24"/>
        </w:rPr>
        <w:t>ư</w:t>
      </w:r>
      <w:r w:rsidRPr="0057400F">
        <w:rPr>
          <w:rFonts w:ascii="Times New Roman" w:hAnsi="Times New Roman"/>
          <w:sz w:val="24"/>
          <w:szCs w:val="24"/>
        </w:rPr>
        <w:t>ợng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mạng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có</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chứa</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giao</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thức</w:t>
      </w:r>
      <w:proofErr w:type="spellEnd"/>
      <w:r w:rsidRPr="0057400F">
        <w:rPr>
          <w:rFonts w:ascii="Times New Roman" w:hAnsi="Times New Roman"/>
          <w:sz w:val="24"/>
          <w:szCs w:val="24"/>
        </w:rPr>
        <w:t xml:space="preserve"> DNS over HTTPS (</w:t>
      </w:r>
      <w:proofErr w:type="spellStart"/>
      <w:r w:rsidRPr="0057400F">
        <w:rPr>
          <w:rFonts w:ascii="Times New Roman" w:hAnsi="Times New Roman"/>
          <w:sz w:val="24"/>
          <w:szCs w:val="24"/>
        </w:rPr>
        <w:t>DoH</w:t>
      </w:r>
      <w:proofErr w:type="spellEnd"/>
      <w:r w:rsidRPr="0057400F">
        <w:rPr>
          <w:rFonts w:ascii="Times New Roman" w:hAnsi="Times New Roman"/>
          <w:sz w:val="24"/>
          <w:szCs w:val="24"/>
        </w:rPr>
        <w:t xml:space="preserve">), bao </w:t>
      </w:r>
      <w:proofErr w:type="spellStart"/>
      <w:r w:rsidRPr="0057400F">
        <w:rPr>
          <w:rFonts w:ascii="Times New Roman" w:hAnsi="Times New Roman"/>
          <w:sz w:val="24"/>
          <w:szCs w:val="24"/>
        </w:rPr>
        <w:t>gồm</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cả</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w:t>
      </w:r>
      <w:r w:rsidRPr="0057400F">
        <w:rPr>
          <w:rFonts w:ascii="Times New Roman" w:hAnsi="Times New Roman" w:hint="eastAsia"/>
          <w:sz w:val="24"/>
          <w:szCs w:val="24"/>
        </w:rPr>
        <w:t>ư</w:t>
      </w:r>
      <w:r w:rsidRPr="0057400F">
        <w:rPr>
          <w:rFonts w:ascii="Times New Roman" w:hAnsi="Times New Roman"/>
          <w:sz w:val="24"/>
          <w:szCs w:val="24"/>
        </w:rPr>
        <w:t>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w:t>
      </w:r>
      <w:r w:rsidRPr="0057400F">
        <w:rPr>
          <w:rFonts w:ascii="Times New Roman" w:hAnsi="Times New Roman" w:hint="eastAsia"/>
          <w:sz w:val="24"/>
          <w:szCs w:val="24"/>
        </w:rPr>
        <w:t>ư</w:t>
      </w:r>
      <w:r w:rsidRPr="0057400F">
        <w:rPr>
          <w:rFonts w:ascii="Times New Roman" w:hAnsi="Times New Roman"/>
          <w:sz w:val="24"/>
          <w:szCs w:val="24"/>
        </w:rPr>
        <w:t>ợng</w:t>
      </w:r>
      <w:proofErr w:type="spellEnd"/>
      <w:r w:rsidRPr="0057400F">
        <w:rPr>
          <w:rFonts w:ascii="Times New Roman" w:hAnsi="Times New Roman"/>
          <w:sz w:val="24"/>
          <w:szCs w:val="24"/>
        </w:rPr>
        <w:t xml:space="preserve"> benign (</w:t>
      </w:r>
      <w:proofErr w:type="spellStart"/>
      <w:r w:rsidRPr="0057400F">
        <w:rPr>
          <w:rFonts w:ascii="Times New Roman" w:hAnsi="Times New Roman"/>
          <w:sz w:val="24"/>
          <w:szCs w:val="24"/>
        </w:rPr>
        <w:t>không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có</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hại</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và</w:t>
      </w:r>
      <w:proofErr w:type="spellEnd"/>
      <w:r w:rsidRPr="0057400F">
        <w:rPr>
          <w:rFonts w:ascii="Times New Roman" w:hAnsi="Times New Roman"/>
          <w:sz w:val="24"/>
          <w:szCs w:val="24"/>
        </w:rPr>
        <w:t xml:space="preserve"> malicious (</w:t>
      </w:r>
      <w:proofErr w:type="spellStart"/>
      <w:r w:rsidRPr="0057400F">
        <w:rPr>
          <w:rFonts w:ascii="Times New Roman" w:hAnsi="Times New Roman"/>
          <w:sz w:val="24"/>
          <w:szCs w:val="24"/>
        </w:rPr>
        <w:t>có</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hại</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cũng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nh</w:t>
      </w:r>
      <w:r w:rsidRPr="0057400F">
        <w:rPr>
          <w:rFonts w:ascii="Times New Roman" w:hAnsi="Times New Roman" w:hint="eastAsia"/>
          <w:sz w:val="24"/>
          <w:szCs w:val="24"/>
        </w:rPr>
        <w:t>ư</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w:t>
      </w:r>
      <w:r w:rsidRPr="0057400F">
        <w:rPr>
          <w:rFonts w:ascii="Times New Roman" w:hAnsi="Times New Roman" w:hint="eastAsia"/>
          <w:sz w:val="24"/>
          <w:szCs w:val="24"/>
        </w:rPr>
        <w:t>ư</w:t>
      </w:r>
      <w:r w:rsidRPr="0057400F">
        <w:rPr>
          <w:rFonts w:ascii="Times New Roman" w:hAnsi="Times New Roman"/>
          <w:sz w:val="24"/>
          <w:szCs w:val="24"/>
        </w:rPr>
        <w:t>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w:t>
      </w:r>
      <w:r w:rsidRPr="0057400F">
        <w:rPr>
          <w:rFonts w:ascii="Times New Roman" w:hAnsi="Times New Roman" w:hint="eastAsia"/>
          <w:sz w:val="24"/>
          <w:szCs w:val="24"/>
        </w:rPr>
        <w:t>ư</w:t>
      </w:r>
      <w:r w:rsidRPr="0057400F">
        <w:rPr>
          <w:rFonts w:ascii="Times New Roman" w:hAnsi="Times New Roman"/>
          <w:sz w:val="24"/>
          <w:szCs w:val="24"/>
        </w:rPr>
        <w:t>ợng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không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phải</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DoH</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Dữ</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liệu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đ</w:t>
      </w:r>
      <w:r w:rsidRPr="0057400F">
        <w:rPr>
          <w:rFonts w:ascii="Times New Roman" w:hAnsi="Times New Roman" w:hint="eastAsia"/>
          <w:sz w:val="24"/>
          <w:szCs w:val="24"/>
        </w:rPr>
        <w:t>ư</w:t>
      </w:r>
      <w:r w:rsidRPr="0057400F">
        <w:rPr>
          <w:rFonts w:ascii="Times New Roman" w:hAnsi="Times New Roman"/>
          <w:sz w:val="24"/>
          <w:szCs w:val="24"/>
        </w:rPr>
        <w:t>ợc</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tạo</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ra</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bằng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cách</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truy</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cập</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vào</w:t>
      </w:r>
      <w:proofErr w:type="spellEnd"/>
      <w:r w:rsidRPr="0057400F">
        <w:rPr>
          <w:rFonts w:ascii="Times New Roman" w:hAnsi="Times New Roman"/>
          <w:sz w:val="24"/>
          <w:szCs w:val="24"/>
        </w:rPr>
        <w:t xml:space="preserve"> 10.000 </w:t>
      </w:r>
      <w:proofErr w:type="spellStart"/>
      <w:r w:rsidRPr="0057400F">
        <w:rPr>
          <w:rFonts w:ascii="Times New Roman" w:hAnsi="Times New Roman"/>
          <w:sz w:val="24"/>
          <w:szCs w:val="24"/>
        </w:rPr>
        <w:t>trang</w:t>
      </w:r>
      <w:proofErr w:type="spellEnd"/>
      <w:r w:rsidRPr="0057400F">
        <w:rPr>
          <w:rFonts w:ascii="Times New Roman" w:hAnsi="Times New Roman"/>
          <w:sz w:val="24"/>
          <w:szCs w:val="24"/>
        </w:rPr>
        <w:t xml:space="preserve"> web </w:t>
      </w:r>
      <w:proofErr w:type="spellStart"/>
      <w:r w:rsidRPr="0057400F">
        <w:rPr>
          <w:rFonts w:ascii="Times New Roman" w:hAnsi="Times New Roman"/>
          <w:sz w:val="24"/>
          <w:szCs w:val="24"/>
        </w:rPr>
        <w:t>hàng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đầu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theo</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thứ</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hạng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của</w:t>
      </w:r>
      <w:proofErr w:type="spellEnd"/>
      <w:r w:rsidRPr="0057400F">
        <w:rPr>
          <w:rFonts w:ascii="Times New Roman" w:hAnsi="Times New Roman"/>
          <w:sz w:val="24"/>
          <w:szCs w:val="24"/>
        </w:rPr>
        <w:t xml:space="preserve"> Alexa </w:t>
      </w:r>
      <w:proofErr w:type="spellStart"/>
      <w:r w:rsidRPr="0057400F">
        <w:rPr>
          <w:rFonts w:ascii="Times New Roman" w:hAnsi="Times New Roman"/>
          <w:sz w:val="24"/>
          <w:szCs w:val="24"/>
        </w:rPr>
        <w:t>và</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sử</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dụng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trình</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duyệt</w:t>
      </w:r>
      <w:proofErr w:type="spellEnd"/>
      <w:r w:rsidRPr="0057400F">
        <w:rPr>
          <w:rFonts w:ascii="Times New Roman" w:hAnsi="Times New Roman"/>
          <w:sz w:val="24"/>
          <w:szCs w:val="24"/>
        </w:rPr>
        <w:t xml:space="preserve"> web, </w:t>
      </w:r>
      <w:proofErr w:type="spellStart"/>
      <w:r w:rsidRPr="0057400F">
        <w:rPr>
          <w:rFonts w:ascii="Times New Roman" w:hAnsi="Times New Roman"/>
          <w:sz w:val="24"/>
          <w:szCs w:val="24"/>
        </w:rPr>
        <w:t>cùng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với</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việc</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sử</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dụng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các</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ứng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dụng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đào</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đ</w:t>
      </w:r>
      <w:r w:rsidRPr="0057400F">
        <w:rPr>
          <w:rFonts w:ascii="Times New Roman" w:hAnsi="Times New Roman" w:hint="eastAsia"/>
          <w:sz w:val="24"/>
          <w:szCs w:val="24"/>
        </w:rPr>
        <w:t>ư</w:t>
      </w:r>
      <w:r w:rsidRPr="0057400F">
        <w:rPr>
          <w:rFonts w:ascii="Times New Roman" w:hAnsi="Times New Roman"/>
          <w:sz w:val="24"/>
          <w:szCs w:val="24"/>
        </w:rPr>
        <w:t>ờng</w:t>
      </w:r>
      <w:proofErr w:type="spellEnd"/>
      <w:r w:rsidRPr="0057400F">
        <w:rPr>
          <w:rFonts w:ascii="Times New Roman" w:hAnsi="Times New Roman"/>
          <w:sz w:val="24"/>
          <w:szCs w:val="24"/>
        </w:rPr>
        <w:t xml:space="preserve"> DNS </w:t>
      </w:r>
      <w:proofErr w:type="spellStart"/>
      <w:r w:rsidRPr="0057400F">
        <w:rPr>
          <w:rFonts w:ascii="Times New Roman" w:hAnsi="Times New Roman"/>
          <w:sz w:val="24"/>
          <w:szCs w:val="24"/>
        </w:rPr>
        <w:t>hỗ</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trợ</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giao</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thức</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DoH</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Bộ</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dữ</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liệu</w:t>
      </w:r>
      <w:proofErr w:type="spellEnd"/>
      <w:r w:rsidRPr="0057400F">
        <w:rPr>
          <w:rFonts w:ascii="Times New Roman" w:hAnsi="Times New Roman"/>
          <w:sz w:val="24"/>
          <w:szCs w:val="24"/>
        </w:rPr>
        <w:t xml:space="preserve"> bao </w:t>
      </w:r>
      <w:proofErr w:type="spellStart"/>
      <w:r w:rsidRPr="0057400F">
        <w:rPr>
          <w:rFonts w:ascii="Times New Roman" w:hAnsi="Times New Roman"/>
          <w:sz w:val="24"/>
          <w:szCs w:val="24"/>
        </w:rPr>
        <w:t>gồm</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tổng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cộng</w:t>
      </w:r>
      <w:proofErr w:type="spellEnd"/>
      <w:r w:rsidRPr="0057400F">
        <w:rPr>
          <w:rFonts w:ascii="Times New Roman" w:hAnsi="Times New Roman"/>
          <w:sz w:val="24"/>
          <w:szCs w:val="24"/>
        </w:rPr>
        <w:t xml:space="preserve"> 34 </w:t>
      </w:r>
      <w:proofErr w:type="spellStart"/>
      <w:r w:rsidRPr="0057400F">
        <w:rPr>
          <w:rFonts w:ascii="Times New Roman" w:hAnsi="Times New Roman"/>
          <w:sz w:val="24"/>
          <w:szCs w:val="24"/>
        </w:rPr>
        <w:t>đặc</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điểm</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và</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đ</w:t>
      </w:r>
      <w:r w:rsidRPr="0057400F">
        <w:rPr>
          <w:rFonts w:ascii="Times New Roman" w:hAnsi="Times New Roman" w:hint="eastAsia"/>
          <w:sz w:val="24"/>
          <w:szCs w:val="24"/>
        </w:rPr>
        <w:t>ư</w:t>
      </w:r>
      <w:r w:rsidRPr="0057400F">
        <w:rPr>
          <w:rFonts w:ascii="Times New Roman" w:hAnsi="Times New Roman"/>
          <w:sz w:val="24"/>
          <w:szCs w:val="24"/>
        </w:rPr>
        <w:t>ợc</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phân</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thành</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bốn</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lớp</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Số</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w:t>
      </w:r>
      <w:r w:rsidRPr="0057400F">
        <w:rPr>
          <w:rFonts w:ascii="Times New Roman" w:hAnsi="Times New Roman" w:hint="eastAsia"/>
          <w:sz w:val="24"/>
          <w:szCs w:val="24"/>
        </w:rPr>
        <w:t>ư</w:t>
      </w:r>
      <w:r w:rsidRPr="0057400F">
        <w:rPr>
          <w:rFonts w:ascii="Times New Roman" w:hAnsi="Times New Roman"/>
          <w:sz w:val="24"/>
          <w:szCs w:val="24"/>
        </w:rPr>
        <w:t>ợng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mẫu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trong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bộ</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dữ</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liệu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này</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là</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khoảng</w:t>
      </w:r>
      <w:proofErr w:type="spellEnd"/>
      <w:r w:rsidRPr="0057400F">
        <w:rPr>
          <w:rFonts w:ascii="Times New Roman" w:hAnsi="Times New Roman"/>
          <w:sz w:val="24"/>
          <w:szCs w:val="24"/>
        </w:rPr>
        <w:t xml:space="preserve"> 1,4 </w:t>
      </w:r>
      <w:proofErr w:type="spellStart"/>
      <w:r w:rsidRPr="0057400F">
        <w:rPr>
          <w:rFonts w:ascii="Times New Roman" w:hAnsi="Times New Roman"/>
          <w:sz w:val="24"/>
          <w:szCs w:val="24"/>
        </w:rPr>
        <w:t>triệu</w:t>
      </w:r>
      <w:proofErr w:type="spellEnd"/>
      <w:r w:rsidRPr="0057400F">
        <w:rPr>
          <w:rFonts w:ascii="Times New Roman" w:hAnsi="Times New Roman"/>
          <w:sz w:val="24"/>
          <w:szCs w:val="24"/>
        </w:rPr>
        <w:t xml:space="preserve">. Trong </w:t>
      </w:r>
      <w:proofErr w:type="spellStart"/>
      <w:r w:rsidRPr="0057400F">
        <w:rPr>
          <w:rFonts w:ascii="Times New Roman" w:hAnsi="Times New Roman"/>
          <w:sz w:val="24"/>
          <w:szCs w:val="24"/>
        </w:rPr>
        <w:t>quá</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trình</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thu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thập</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dữ</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liệu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các</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gói</w:t>
      </w:r>
      <w:proofErr w:type="spellEnd"/>
      <w:r w:rsidRPr="0057400F">
        <w:rPr>
          <w:rFonts w:ascii="Times New Roman" w:hAnsi="Times New Roman"/>
          <w:sz w:val="24"/>
          <w:szCs w:val="24"/>
        </w:rPr>
        <w:t xml:space="preserve"> tin </w:t>
      </w:r>
      <w:proofErr w:type="spellStart"/>
      <w:r w:rsidRPr="0057400F">
        <w:rPr>
          <w:rFonts w:ascii="Times New Roman" w:hAnsi="Times New Roman"/>
          <w:sz w:val="24"/>
          <w:szCs w:val="24"/>
        </w:rPr>
        <w:t>nhỏ</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không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mang</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dữ</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liệu</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đã</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bị</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loại</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bỏ</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để</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giảm</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kích</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th</w:t>
      </w:r>
      <w:r w:rsidRPr="0057400F">
        <w:rPr>
          <w:rFonts w:ascii="Times New Roman" w:hAnsi="Times New Roman" w:hint="eastAsia"/>
          <w:sz w:val="24"/>
          <w:szCs w:val="24"/>
        </w:rPr>
        <w:t>ư</w:t>
      </w:r>
      <w:r w:rsidRPr="0057400F">
        <w:rPr>
          <w:rFonts w:ascii="Times New Roman" w:hAnsi="Times New Roman"/>
          <w:sz w:val="24"/>
          <w:szCs w:val="24"/>
        </w:rPr>
        <w:t>ớc</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của</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dữ</w:t>
      </w:r>
      <w:proofErr w:type="spellEnd"/>
      <w:r w:rsidRPr="0057400F">
        <w:rPr>
          <w:rFonts w:ascii="Times New Roman" w:hAnsi="Times New Roman"/>
          <w:sz w:val="24"/>
          <w:szCs w:val="24"/>
        </w:rPr>
        <w:t xml:space="preserve"> </w:t>
      </w:r>
      <w:proofErr w:type="spellStart"/>
      <w:r w:rsidRPr="0057400F">
        <w:rPr>
          <w:rFonts w:ascii="Times New Roman" w:hAnsi="Times New Roman"/>
          <w:sz w:val="24"/>
          <w:szCs w:val="24"/>
        </w:rPr>
        <w:t>liệu</w:t>
      </w:r>
      <w:proofErr w:type="spellEnd"/>
      <w:r w:rsidRPr="0057400F">
        <w:rPr>
          <w:rFonts w:ascii="Times New Roman" w:hAnsi="Times New Roman"/>
          <w:sz w:val="24"/>
          <w:szCs w:val="24"/>
        </w:rPr>
        <w:t>.</w:t>
      </w:r>
    </w:p>
    <w:p w14:paraId="72450C3A" w14:textId="77777777" w:rsidR="003C2FB2" w:rsidRDefault="003C2FB2" w:rsidP="00194FDD">
      <w:pPr>
        <w:spacing w:after="0" w:line="360" w:lineRule="auto"/>
        <w:rPr>
          <w:rFonts w:ascii="Times New Roman" w:hAnsi="Times New Roman"/>
          <w:sz w:val="24"/>
          <w:szCs w:val="24"/>
        </w:rPr>
      </w:pPr>
    </w:p>
    <w:p w14:paraId="379E8C98" w14:textId="594DBA98" w:rsidR="0048085D" w:rsidRPr="00004E0E" w:rsidRDefault="0048085D" w:rsidP="005807A8">
      <w:pPr>
        <w:pStyle w:val="ListParagraph"/>
        <w:numPr>
          <w:ilvl w:val="1"/>
          <w:numId w:val="67"/>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UNSW-NB15</w:t>
      </w:r>
    </w:p>
    <w:p w14:paraId="43622819" w14:textId="0014601A" w:rsidR="006F46AF" w:rsidRDefault="006F46AF" w:rsidP="00194FDD">
      <w:pPr>
        <w:spacing w:line="360" w:lineRule="auto"/>
        <w:rPr>
          <w:rFonts w:ascii="Times New Roman" w:hAnsi="Times New Roman"/>
          <w:sz w:val="24"/>
          <w:szCs w:val="24"/>
        </w:rPr>
      </w:pPr>
      <w:proofErr w:type="spellStart"/>
      <w:r w:rsidRPr="006F46AF">
        <w:rPr>
          <w:rFonts w:ascii="Times New Roman" w:hAnsi="Times New Roman"/>
          <w:sz w:val="24"/>
          <w:szCs w:val="24"/>
        </w:rPr>
        <w:t>Bộ</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dữ</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liệu</w:t>
      </w:r>
      <w:proofErr w:type="spellEnd"/>
      <w:r w:rsidRPr="006F46AF">
        <w:rPr>
          <w:rFonts w:ascii="Times New Roman" w:hAnsi="Times New Roman"/>
          <w:sz w:val="24"/>
          <w:szCs w:val="24"/>
        </w:rPr>
        <w:t xml:space="preserve"> UNSW NB-15 </w:t>
      </w:r>
      <w:proofErr w:type="spellStart"/>
      <w:r w:rsidRPr="006F46AF">
        <w:rPr>
          <w:rFonts w:ascii="Times New Roman" w:hAnsi="Times New Roman"/>
          <w:sz w:val="24"/>
          <w:szCs w:val="24"/>
        </w:rPr>
        <w:t>chứa</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các</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gói</w:t>
      </w:r>
      <w:proofErr w:type="spellEnd"/>
      <w:r w:rsidRPr="006F46AF">
        <w:rPr>
          <w:rFonts w:ascii="Times New Roman" w:hAnsi="Times New Roman"/>
          <w:sz w:val="24"/>
          <w:szCs w:val="24"/>
        </w:rPr>
        <w:t xml:space="preserve"> tin </w:t>
      </w:r>
      <w:proofErr w:type="spellStart"/>
      <w:r w:rsidRPr="006F46AF">
        <w:rPr>
          <w:rFonts w:ascii="Times New Roman" w:hAnsi="Times New Roman"/>
          <w:sz w:val="24"/>
          <w:szCs w:val="24"/>
        </w:rPr>
        <w:t>mạng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gốc</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đ</w:t>
      </w:r>
      <w:r w:rsidRPr="006F46AF">
        <w:rPr>
          <w:rFonts w:ascii="Times New Roman" w:hAnsi="Times New Roman" w:hint="eastAsia"/>
          <w:sz w:val="24"/>
          <w:szCs w:val="24"/>
        </w:rPr>
        <w:t>ư</w:t>
      </w:r>
      <w:r w:rsidRPr="006F46AF">
        <w:rPr>
          <w:rFonts w:ascii="Times New Roman" w:hAnsi="Times New Roman"/>
          <w:sz w:val="24"/>
          <w:szCs w:val="24"/>
        </w:rPr>
        <w:t>ợc</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tạo</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ra</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thông</w:t>
      </w:r>
      <w:proofErr w:type="spellEnd"/>
      <w:r w:rsidRPr="006F46AF">
        <w:rPr>
          <w:rFonts w:ascii="Times New Roman" w:hAnsi="Times New Roman"/>
          <w:sz w:val="24"/>
          <w:szCs w:val="24"/>
        </w:rPr>
        <w:t xml:space="preserve"> qua </w:t>
      </w:r>
      <w:proofErr w:type="spellStart"/>
      <w:r w:rsidRPr="006F46AF">
        <w:rPr>
          <w:rFonts w:ascii="Times New Roman" w:hAnsi="Times New Roman"/>
          <w:sz w:val="24"/>
          <w:szCs w:val="24"/>
        </w:rPr>
        <w:t>công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cụ</w:t>
      </w:r>
      <w:proofErr w:type="spellEnd"/>
      <w:r w:rsidRPr="006F46AF">
        <w:rPr>
          <w:rFonts w:ascii="Times New Roman" w:hAnsi="Times New Roman"/>
          <w:sz w:val="24"/>
          <w:szCs w:val="24"/>
        </w:rPr>
        <w:t xml:space="preserve"> IXIA Perfect-Storm </w:t>
      </w:r>
      <w:proofErr w:type="spellStart"/>
      <w:r w:rsidRPr="006F46AF">
        <w:rPr>
          <w:rFonts w:ascii="Times New Roman" w:hAnsi="Times New Roman"/>
          <w:sz w:val="24"/>
          <w:szCs w:val="24"/>
        </w:rPr>
        <w:t>tại</w:t>
      </w:r>
      <w:proofErr w:type="spellEnd"/>
      <w:r w:rsidRPr="006F46AF">
        <w:rPr>
          <w:rFonts w:ascii="Times New Roman" w:hAnsi="Times New Roman"/>
          <w:sz w:val="24"/>
          <w:szCs w:val="24"/>
        </w:rPr>
        <w:t xml:space="preserve"> Trung </w:t>
      </w:r>
      <w:proofErr w:type="spellStart"/>
      <w:r w:rsidRPr="006F46AF">
        <w:rPr>
          <w:rFonts w:ascii="Times New Roman" w:hAnsi="Times New Roman"/>
          <w:sz w:val="24"/>
          <w:szCs w:val="24"/>
        </w:rPr>
        <w:t>tâm</w:t>
      </w:r>
      <w:proofErr w:type="spellEnd"/>
      <w:r w:rsidRPr="006F46AF">
        <w:rPr>
          <w:rFonts w:ascii="Times New Roman" w:hAnsi="Times New Roman"/>
          <w:sz w:val="24"/>
          <w:szCs w:val="24"/>
        </w:rPr>
        <w:t xml:space="preserve"> </w:t>
      </w:r>
      <w:proofErr w:type="gramStart"/>
      <w:r w:rsidRPr="006F46AF">
        <w:rPr>
          <w:rFonts w:ascii="Times New Roman" w:hAnsi="Times New Roman"/>
          <w:sz w:val="24"/>
          <w:szCs w:val="24"/>
        </w:rPr>
        <w:t>An</w:t>
      </w:r>
      <w:proofErr w:type="gramEnd"/>
      <w:r w:rsidRPr="006F46AF">
        <w:rPr>
          <w:rFonts w:ascii="Times New Roman" w:hAnsi="Times New Roman"/>
          <w:sz w:val="24"/>
          <w:szCs w:val="24"/>
        </w:rPr>
        <w:t xml:space="preserve"> </w:t>
      </w:r>
      <w:proofErr w:type="spellStart"/>
      <w:r w:rsidRPr="006F46AF">
        <w:rPr>
          <w:rFonts w:ascii="Times New Roman" w:hAnsi="Times New Roman"/>
          <w:sz w:val="24"/>
          <w:szCs w:val="24"/>
        </w:rPr>
        <w:t>ninh</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Mạng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của</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Úc</w:t>
      </w:r>
      <w:proofErr w:type="spellEnd"/>
      <w:r w:rsidRPr="006F46AF">
        <w:rPr>
          <w:rFonts w:ascii="Times New Roman" w:hAnsi="Times New Roman"/>
          <w:sz w:val="24"/>
          <w:szCs w:val="24"/>
        </w:rPr>
        <w:t xml:space="preserve"> (ACCS). </w:t>
      </w:r>
      <w:proofErr w:type="spellStart"/>
      <w:r w:rsidRPr="006F46AF">
        <w:rPr>
          <w:rFonts w:ascii="Times New Roman" w:hAnsi="Times New Roman"/>
          <w:sz w:val="24"/>
          <w:szCs w:val="24"/>
        </w:rPr>
        <w:t>Bộ</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dữ</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liệu</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dựa</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trên</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các</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hoạt</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động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bình</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th</w:t>
      </w:r>
      <w:r w:rsidRPr="006F46AF">
        <w:rPr>
          <w:rFonts w:ascii="Times New Roman" w:hAnsi="Times New Roman" w:hint="eastAsia"/>
          <w:sz w:val="24"/>
          <w:szCs w:val="24"/>
        </w:rPr>
        <w:t>ư</w:t>
      </w:r>
      <w:r w:rsidRPr="006F46AF">
        <w:rPr>
          <w:rFonts w:ascii="Times New Roman" w:hAnsi="Times New Roman"/>
          <w:sz w:val="24"/>
          <w:szCs w:val="24"/>
        </w:rPr>
        <w:t>ờng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thực</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tế</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và</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các</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hành</w:t>
      </w:r>
      <w:proofErr w:type="spellEnd"/>
      <w:r w:rsidRPr="006F46AF">
        <w:rPr>
          <w:rFonts w:ascii="Times New Roman" w:hAnsi="Times New Roman"/>
          <w:sz w:val="24"/>
          <w:szCs w:val="24"/>
        </w:rPr>
        <w:t xml:space="preserve"> vi </w:t>
      </w:r>
      <w:proofErr w:type="spellStart"/>
      <w:r w:rsidRPr="006F46AF">
        <w:rPr>
          <w:rFonts w:ascii="Times New Roman" w:hAnsi="Times New Roman"/>
          <w:sz w:val="24"/>
          <w:szCs w:val="24"/>
        </w:rPr>
        <w:t>tấn</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công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tổng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hợp</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Có</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chín</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gia</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đình</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tấn</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công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đ</w:t>
      </w:r>
      <w:r w:rsidRPr="006F46AF">
        <w:rPr>
          <w:rFonts w:ascii="Times New Roman" w:hAnsi="Times New Roman" w:hint="eastAsia"/>
          <w:sz w:val="24"/>
          <w:szCs w:val="24"/>
        </w:rPr>
        <w:t>ư</w:t>
      </w:r>
      <w:r w:rsidRPr="006F46AF">
        <w:rPr>
          <w:rFonts w:ascii="Times New Roman" w:hAnsi="Times New Roman"/>
          <w:sz w:val="24"/>
          <w:szCs w:val="24"/>
        </w:rPr>
        <w:t>ợc</w:t>
      </w:r>
      <w:proofErr w:type="spellEnd"/>
      <w:r w:rsidRPr="006F46AF">
        <w:rPr>
          <w:rFonts w:ascii="Times New Roman" w:hAnsi="Times New Roman"/>
          <w:sz w:val="24"/>
          <w:szCs w:val="24"/>
        </w:rPr>
        <w:t xml:space="preserve"> bao </w:t>
      </w:r>
      <w:proofErr w:type="spellStart"/>
      <w:r w:rsidRPr="006F46AF">
        <w:rPr>
          <w:rFonts w:ascii="Times New Roman" w:hAnsi="Times New Roman"/>
          <w:sz w:val="24"/>
          <w:szCs w:val="24"/>
        </w:rPr>
        <w:t>gồm</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trong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bộ</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dữ</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liệu</w:t>
      </w:r>
      <w:proofErr w:type="spellEnd"/>
      <w:r w:rsidRPr="006F46AF">
        <w:rPr>
          <w:rFonts w:ascii="Times New Roman" w:hAnsi="Times New Roman"/>
          <w:sz w:val="24"/>
          <w:szCs w:val="24"/>
        </w:rPr>
        <w:t xml:space="preserve"> UNSW NB-15, bao </w:t>
      </w:r>
      <w:proofErr w:type="spellStart"/>
      <w:r w:rsidRPr="006F46AF">
        <w:rPr>
          <w:rFonts w:ascii="Times New Roman" w:hAnsi="Times New Roman"/>
          <w:sz w:val="24"/>
          <w:szCs w:val="24"/>
        </w:rPr>
        <w:t>gồm</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fuzzers</w:t>
      </w:r>
      <w:proofErr w:type="spellEnd"/>
      <w:r w:rsidRPr="006F46AF">
        <w:rPr>
          <w:rFonts w:ascii="Times New Roman" w:hAnsi="Times New Roman"/>
          <w:sz w:val="24"/>
          <w:szCs w:val="24"/>
        </w:rPr>
        <w:t xml:space="preserve">, </w:t>
      </w:r>
      <w:r w:rsidR="008B643A">
        <w:rPr>
          <w:rFonts w:ascii="Times New Roman" w:hAnsi="Times New Roman"/>
          <w:sz w:val="24"/>
          <w:szCs w:val="24"/>
        </w:rPr>
        <w:t>analysis</w:t>
      </w:r>
      <w:r w:rsidRPr="006F46AF">
        <w:rPr>
          <w:rFonts w:ascii="Times New Roman" w:hAnsi="Times New Roman"/>
          <w:sz w:val="24"/>
          <w:szCs w:val="24"/>
        </w:rPr>
        <w:t xml:space="preserve">, backdoors, DoS, exploits, generic, reconnaissance, shellcode </w:t>
      </w:r>
      <w:proofErr w:type="spellStart"/>
      <w:r w:rsidRPr="006F46AF">
        <w:rPr>
          <w:rFonts w:ascii="Times New Roman" w:hAnsi="Times New Roman"/>
          <w:sz w:val="24"/>
          <w:szCs w:val="24"/>
        </w:rPr>
        <w:t>và</w:t>
      </w:r>
      <w:proofErr w:type="spellEnd"/>
      <w:r w:rsidRPr="006F46AF">
        <w:rPr>
          <w:rFonts w:ascii="Times New Roman" w:hAnsi="Times New Roman"/>
          <w:sz w:val="24"/>
          <w:szCs w:val="24"/>
        </w:rPr>
        <w:t xml:space="preserve"> worms (Moustafa </w:t>
      </w:r>
      <w:proofErr w:type="spellStart"/>
      <w:r w:rsidRPr="006F46AF">
        <w:rPr>
          <w:rFonts w:ascii="Times New Roman" w:hAnsi="Times New Roman"/>
          <w:sz w:val="24"/>
          <w:szCs w:val="24"/>
        </w:rPr>
        <w:t>và</w:t>
      </w:r>
      <w:proofErr w:type="spellEnd"/>
      <w:r w:rsidRPr="006F46AF">
        <w:rPr>
          <w:rFonts w:ascii="Times New Roman" w:hAnsi="Times New Roman"/>
          <w:sz w:val="24"/>
          <w:szCs w:val="24"/>
        </w:rPr>
        <w:t xml:space="preserve"> Slay, 2015). </w:t>
      </w:r>
      <w:proofErr w:type="spellStart"/>
      <w:r w:rsidRPr="006F46AF">
        <w:rPr>
          <w:rFonts w:ascii="Times New Roman" w:hAnsi="Times New Roman"/>
          <w:sz w:val="24"/>
          <w:szCs w:val="24"/>
        </w:rPr>
        <w:t>Bộ</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dữ</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liệu</w:t>
      </w:r>
      <w:proofErr w:type="spellEnd"/>
      <w:r w:rsidRPr="006F46AF">
        <w:rPr>
          <w:rFonts w:ascii="Times New Roman" w:hAnsi="Times New Roman"/>
          <w:sz w:val="24"/>
          <w:szCs w:val="24"/>
        </w:rPr>
        <w:t xml:space="preserve"> bao </w:t>
      </w:r>
      <w:proofErr w:type="spellStart"/>
      <w:r w:rsidRPr="006F46AF">
        <w:rPr>
          <w:rFonts w:ascii="Times New Roman" w:hAnsi="Times New Roman"/>
          <w:sz w:val="24"/>
          <w:szCs w:val="24"/>
        </w:rPr>
        <w:t>gồm</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tổng</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cộng</w:t>
      </w:r>
      <w:proofErr w:type="spellEnd"/>
      <w:r w:rsidRPr="006F46AF">
        <w:rPr>
          <w:rFonts w:ascii="Times New Roman" w:hAnsi="Times New Roman"/>
          <w:sz w:val="24"/>
          <w:szCs w:val="24"/>
        </w:rPr>
        <w:t xml:space="preserve"> 49 </w:t>
      </w:r>
      <w:proofErr w:type="spellStart"/>
      <w:r w:rsidRPr="006F46AF">
        <w:rPr>
          <w:rFonts w:ascii="Times New Roman" w:hAnsi="Times New Roman"/>
          <w:sz w:val="24"/>
          <w:szCs w:val="24"/>
        </w:rPr>
        <w:t>đặc</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điểm</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đại</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diện</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cho</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dữ</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liệu</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của</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các</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lớp</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khác</w:t>
      </w:r>
      <w:proofErr w:type="spellEnd"/>
      <w:r w:rsidRPr="006F46AF">
        <w:rPr>
          <w:rFonts w:ascii="Times New Roman" w:hAnsi="Times New Roman"/>
          <w:sz w:val="24"/>
          <w:szCs w:val="24"/>
        </w:rPr>
        <w:t xml:space="preserve"> </w:t>
      </w:r>
      <w:proofErr w:type="spellStart"/>
      <w:r w:rsidRPr="006F46AF">
        <w:rPr>
          <w:rFonts w:ascii="Times New Roman" w:hAnsi="Times New Roman"/>
          <w:sz w:val="24"/>
          <w:szCs w:val="24"/>
        </w:rPr>
        <w:t>nhau</w:t>
      </w:r>
      <w:proofErr w:type="spellEnd"/>
      <w:r w:rsidRPr="006F46AF">
        <w:rPr>
          <w:rFonts w:ascii="Times New Roman" w:hAnsi="Times New Roman"/>
          <w:sz w:val="24"/>
          <w:szCs w:val="24"/>
        </w:rPr>
        <w:t>.</w:t>
      </w:r>
    </w:p>
    <w:p w14:paraId="79B95D94" w14:textId="77777777" w:rsidR="00004E0E" w:rsidRPr="0048085D" w:rsidRDefault="00004E0E" w:rsidP="00194FDD">
      <w:pPr>
        <w:spacing w:line="360" w:lineRule="auto"/>
        <w:rPr>
          <w:rFonts w:ascii="Times New Roman" w:hAnsi="Times New Roman"/>
          <w:sz w:val="24"/>
          <w:szCs w:val="24"/>
        </w:rPr>
      </w:pPr>
    </w:p>
    <w:p w14:paraId="076AB62F" w14:textId="712D4327" w:rsidR="0048085D" w:rsidRPr="00004E0E" w:rsidRDefault="0048085D" w:rsidP="005807A8">
      <w:pPr>
        <w:pStyle w:val="ListParagraph"/>
        <w:numPr>
          <w:ilvl w:val="1"/>
          <w:numId w:val="67"/>
        </w:numPr>
        <w:spacing w:after="0" w:line="360" w:lineRule="auto"/>
        <w:rPr>
          <w:rFonts w:ascii="Times New Roman" w:hAnsi="Times New Roman"/>
          <w:b/>
          <w:bCs/>
          <w:sz w:val="28"/>
          <w:szCs w:val="28"/>
        </w:rPr>
      </w:pPr>
      <w:r w:rsidRPr="00004E0E">
        <w:rPr>
          <w:rFonts w:ascii="Times New Roman" w:hAnsi="Times New Roman"/>
          <w:b/>
          <w:bCs/>
          <w:sz w:val="28"/>
          <w:szCs w:val="28"/>
        </w:rPr>
        <w:t xml:space="preserve"> Bot-IoT</w:t>
      </w:r>
    </w:p>
    <w:p w14:paraId="7D122E0B" w14:textId="2C48BA79" w:rsidR="00DE1616" w:rsidRDefault="007061AB" w:rsidP="00194FDD">
      <w:pPr>
        <w:spacing w:after="0" w:line="360" w:lineRule="auto"/>
        <w:rPr>
          <w:rFonts w:ascii="Times New Roman" w:hAnsi="Times New Roman"/>
          <w:sz w:val="24"/>
          <w:szCs w:val="24"/>
        </w:rPr>
      </w:pPr>
      <w:proofErr w:type="spellStart"/>
      <w:r w:rsidRPr="007061AB">
        <w:rPr>
          <w:rFonts w:ascii="Times New Roman" w:hAnsi="Times New Roman"/>
          <w:sz w:val="24"/>
          <w:szCs w:val="24"/>
        </w:rPr>
        <w:t>Bộ</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dữ</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liệu</w:t>
      </w:r>
      <w:proofErr w:type="spellEnd"/>
      <w:r w:rsidRPr="007061AB">
        <w:rPr>
          <w:rFonts w:ascii="Times New Roman" w:hAnsi="Times New Roman"/>
          <w:sz w:val="24"/>
          <w:szCs w:val="24"/>
        </w:rPr>
        <w:t xml:space="preserve"> Bot-IoT </w:t>
      </w:r>
      <w:proofErr w:type="spellStart"/>
      <w:r w:rsidRPr="007061AB">
        <w:rPr>
          <w:rFonts w:ascii="Times New Roman" w:hAnsi="Times New Roman"/>
          <w:sz w:val="24"/>
          <w:szCs w:val="24"/>
        </w:rPr>
        <w:t>đ</w:t>
      </w:r>
      <w:r w:rsidRPr="007061AB">
        <w:rPr>
          <w:rFonts w:ascii="Times New Roman" w:hAnsi="Times New Roman" w:hint="eastAsia"/>
          <w:sz w:val="24"/>
          <w:szCs w:val="24"/>
        </w:rPr>
        <w:t>ư</w:t>
      </w:r>
      <w:r w:rsidRPr="007061AB">
        <w:rPr>
          <w:rFonts w:ascii="Times New Roman" w:hAnsi="Times New Roman"/>
          <w:sz w:val="24"/>
          <w:szCs w:val="24"/>
        </w:rPr>
        <w:t>ợc</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tạo</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ra</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tại</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trung</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tâm</w:t>
      </w:r>
      <w:proofErr w:type="spellEnd"/>
      <w:r w:rsidRPr="007061AB">
        <w:rPr>
          <w:rFonts w:ascii="Times New Roman" w:hAnsi="Times New Roman"/>
          <w:sz w:val="24"/>
          <w:szCs w:val="24"/>
        </w:rPr>
        <w:t xml:space="preserve"> Cyber UNSW Canberra, </w:t>
      </w:r>
      <w:proofErr w:type="spellStart"/>
      <w:r w:rsidRPr="007061AB">
        <w:rPr>
          <w:rFonts w:ascii="Times New Roman" w:hAnsi="Times New Roman"/>
          <w:sz w:val="24"/>
          <w:szCs w:val="24"/>
        </w:rPr>
        <w:t>thông</w:t>
      </w:r>
      <w:proofErr w:type="spellEnd"/>
      <w:r w:rsidRPr="007061AB">
        <w:rPr>
          <w:rFonts w:ascii="Times New Roman" w:hAnsi="Times New Roman"/>
          <w:sz w:val="24"/>
          <w:szCs w:val="24"/>
        </w:rPr>
        <w:t xml:space="preserve"> qua </w:t>
      </w:r>
      <w:proofErr w:type="spellStart"/>
      <w:r w:rsidRPr="007061AB">
        <w:rPr>
          <w:rFonts w:ascii="Times New Roman" w:hAnsi="Times New Roman"/>
          <w:sz w:val="24"/>
          <w:szCs w:val="24"/>
        </w:rPr>
        <w:t>một</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môi</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tr</w:t>
      </w:r>
      <w:r w:rsidRPr="007061AB">
        <w:rPr>
          <w:rFonts w:ascii="Times New Roman" w:hAnsi="Times New Roman" w:hint="eastAsia"/>
          <w:sz w:val="24"/>
          <w:szCs w:val="24"/>
        </w:rPr>
        <w:t>ư</w:t>
      </w:r>
      <w:r w:rsidRPr="007061AB">
        <w:rPr>
          <w:rFonts w:ascii="Times New Roman" w:hAnsi="Times New Roman"/>
          <w:sz w:val="24"/>
          <w:szCs w:val="24"/>
        </w:rPr>
        <w:t>ờng</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mạng</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thực</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tế</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tích</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hợp</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cả</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l</w:t>
      </w:r>
      <w:r w:rsidRPr="007061AB">
        <w:rPr>
          <w:rFonts w:ascii="Times New Roman" w:hAnsi="Times New Roman" w:hint="eastAsia"/>
          <w:sz w:val="24"/>
          <w:szCs w:val="24"/>
        </w:rPr>
        <w:t>ư</w:t>
      </w:r>
      <w:r w:rsidRPr="007061AB">
        <w:rPr>
          <w:rFonts w:ascii="Times New Roman" w:hAnsi="Times New Roman"/>
          <w:sz w:val="24"/>
          <w:szCs w:val="24"/>
        </w:rPr>
        <w:t>u</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l</w:t>
      </w:r>
      <w:r w:rsidRPr="007061AB">
        <w:rPr>
          <w:rFonts w:ascii="Times New Roman" w:hAnsi="Times New Roman" w:hint="eastAsia"/>
          <w:sz w:val="24"/>
          <w:szCs w:val="24"/>
        </w:rPr>
        <w:t>ư</w:t>
      </w:r>
      <w:r w:rsidRPr="007061AB">
        <w:rPr>
          <w:rFonts w:ascii="Times New Roman" w:hAnsi="Times New Roman"/>
          <w:sz w:val="24"/>
          <w:szCs w:val="24"/>
        </w:rPr>
        <w:t>ợng</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bình</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th</w:t>
      </w:r>
      <w:r w:rsidRPr="007061AB">
        <w:rPr>
          <w:rFonts w:ascii="Times New Roman" w:hAnsi="Times New Roman" w:hint="eastAsia"/>
          <w:sz w:val="24"/>
          <w:szCs w:val="24"/>
        </w:rPr>
        <w:t>ư</w:t>
      </w:r>
      <w:r w:rsidRPr="007061AB">
        <w:rPr>
          <w:rFonts w:ascii="Times New Roman" w:hAnsi="Times New Roman"/>
          <w:sz w:val="24"/>
          <w:szCs w:val="24"/>
        </w:rPr>
        <w:t>ờng</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cũng</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nh</w:t>
      </w:r>
      <w:r w:rsidRPr="007061AB">
        <w:rPr>
          <w:rFonts w:ascii="Times New Roman" w:hAnsi="Times New Roman" w:hint="eastAsia"/>
          <w:sz w:val="24"/>
          <w:szCs w:val="24"/>
        </w:rPr>
        <w:t>ư</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l</w:t>
      </w:r>
      <w:r w:rsidRPr="007061AB">
        <w:rPr>
          <w:rFonts w:ascii="Times New Roman" w:hAnsi="Times New Roman" w:hint="eastAsia"/>
          <w:sz w:val="24"/>
          <w:szCs w:val="24"/>
        </w:rPr>
        <w:t>ư</w:t>
      </w:r>
      <w:r w:rsidRPr="007061AB">
        <w:rPr>
          <w:rFonts w:ascii="Times New Roman" w:hAnsi="Times New Roman"/>
          <w:sz w:val="24"/>
          <w:szCs w:val="24"/>
        </w:rPr>
        <w:t>u</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l</w:t>
      </w:r>
      <w:r w:rsidRPr="007061AB">
        <w:rPr>
          <w:rFonts w:ascii="Times New Roman" w:hAnsi="Times New Roman" w:hint="eastAsia"/>
          <w:sz w:val="24"/>
          <w:szCs w:val="24"/>
        </w:rPr>
        <w:t>ư</w:t>
      </w:r>
      <w:r w:rsidRPr="007061AB">
        <w:rPr>
          <w:rFonts w:ascii="Times New Roman" w:hAnsi="Times New Roman"/>
          <w:sz w:val="24"/>
          <w:szCs w:val="24"/>
        </w:rPr>
        <w:t>ợng</w:t>
      </w:r>
      <w:proofErr w:type="spellEnd"/>
      <w:r w:rsidRPr="007061AB">
        <w:rPr>
          <w:rFonts w:ascii="Times New Roman" w:hAnsi="Times New Roman"/>
          <w:sz w:val="24"/>
          <w:szCs w:val="24"/>
        </w:rPr>
        <w:t xml:space="preserve"> botnet. </w:t>
      </w:r>
      <w:proofErr w:type="spellStart"/>
      <w:r w:rsidRPr="007061AB">
        <w:rPr>
          <w:rFonts w:ascii="Times New Roman" w:hAnsi="Times New Roman"/>
          <w:sz w:val="24"/>
          <w:szCs w:val="24"/>
        </w:rPr>
        <w:t>Bộ</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dữ</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liệu</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có</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khoảng</w:t>
      </w:r>
      <w:proofErr w:type="spellEnd"/>
      <w:r w:rsidRPr="007061AB">
        <w:rPr>
          <w:rFonts w:ascii="Times New Roman" w:hAnsi="Times New Roman"/>
          <w:sz w:val="24"/>
          <w:szCs w:val="24"/>
        </w:rPr>
        <w:t xml:space="preserve"> 72.000.000 </w:t>
      </w:r>
      <w:proofErr w:type="spellStart"/>
      <w:r w:rsidRPr="007061AB">
        <w:rPr>
          <w:rFonts w:ascii="Times New Roman" w:hAnsi="Times New Roman"/>
          <w:sz w:val="24"/>
          <w:szCs w:val="24"/>
        </w:rPr>
        <w:t>bản</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ghi</w:t>
      </w:r>
      <w:proofErr w:type="spellEnd"/>
      <w:r w:rsidRPr="007061AB">
        <w:rPr>
          <w:rFonts w:ascii="Times New Roman" w:hAnsi="Times New Roman"/>
          <w:sz w:val="24"/>
          <w:szCs w:val="24"/>
        </w:rPr>
        <w:t xml:space="preserve"> bao </w:t>
      </w:r>
      <w:proofErr w:type="spellStart"/>
      <w:r w:rsidRPr="007061AB">
        <w:rPr>
          <w:rFonts w:ascii="Times New Roman" w:hAnsi="Times New Roman"/>
          <w:sz w:val="24"/>
          <w:szCs w:val="24"/>
        </w:rPr>
        <w:t>gồm</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các</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lớp</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tấn</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công</w:t>
      </w:r>
      <w:proofErr w:type="spellEnd"/>
      <w:r w:rsidRPr="007061AB">
        <w:rPr>
          <w:rFonts w:ascii="Times New Roman" w:hAnsi="Times New Roman"/>
          <w:sz w:val="24"/>
          <w:szCs w:val="24"/>
        </w:rPr>
        <w:t xml:space="preserve"> DDoS, DoS, OS, </w:t>
      </w:r>
      <w:proofErr w:type="spellStart"/>
      <w:r w:rsidRPr="007061AB">
        <w:rPr>
          <w:rFonts w:ascii="Times New Roman" w:hAnsi="Times New Roman"/>
          <w:sz w:val="24"/>
          <w:szCs w:val="24"/>
        </w:rPr>
        <w:t>và</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quét</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dịch</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vụ</w:t>
      </w:r>
      <w:proofErr w:type="spellEnd"/>
      <w:r w:rsidRPr="007061AB">
        <w:rPr>
          <w:rFonts w:ascii="Times New Roman" w:hAnsi="Times New Roman"/>
          <w:sz w:val="24"/>
          <w:szCs w:val="24"/>
        </w:rPr>
        <w:t xml:space="preserve">, keylogging, </w:t>
      </w:r>
      <w:proofErr w:type="spellStart"/>
      <w:r w:rsidRPr="007061AB">
        <w:rPr>
          <w:rFonts w:ascii="Times New Roman" w:hAnsi="Times New Roman"/>
          <w:sz w:val="24"/>
          <w:szCs w:val="24"/>
        </w:rPr>
        <w:t>và</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lớp</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tấn</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công</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rò</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rỉ</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dữ</w:t>
      </w:r>
      <w:proofErr w:type="spellEnd"/>
      <w:r w:rsidRPr="007061AB">
        <w:rPr>
          <w:rFonts w:ascii="Times New Roman" w:hAnsi="Times New Roman"/>
          <w:sz w:val="24"/>
          <w:szCs w:val="24"/>
        </w:rPr>
        <w:t xml:space="preserve"> </w:t>
      </w:r>
      <w:proofErr w:type="spellStart"/>
      <w:r w:rsidRPr="007061AB">
        <w:rPr>
          <w:rFonts w:ascii="Times New Roman" w:hAnsi="Times New Roman"/>
          <w:sz w:val="24"/>
          <w:szCs w:val="24"/>
        </w:rPr>
        <w:t>liệu</w:t>
      </w:r>
      <w:proofErr w:type="spellEnd"/>
      <w:r>
        <w:rPr>
          <w:rFonts w:ascii="Times New Roman" w:hAnsi="Times New Roman"/>
          <w:sz w:val="24"/>
          <w:szCs w:val="24"/>
        </w:rPr>
        <w:t>.</w:t>
      </w:r>
    </w:p>
    <w:p w14:paraId="1E7D8E1E" w14:textId="77777777" w:rsidR="006F46AF" w:rsidRPr="007061AB" w:rsidRDefault="006F46AF" w:rsidP="00194FDD">
      <w:pPr>
        <w:spacing w:after="0" w:line="360" w:lineRule="auto"/>
        <w:rPr>
          <w:rFonts w:ascii="Times New Roman" w:hAnsi="Times New Roman"/>
          <w:sz w:val="24"/>
          <w:szCs w:val="24"/>
        </w:rPr>
      </w:pPr>
    </w:p>
    <w:p w14:paraId="63C7DC6A" w14:textId="6708E1B5" w:rsidR="00DD5E7E" w:rsidRPr="00293C40" w:rsidRDefault="00F72E6F" w:rsidP="009273E7">
      <w:pPr>
        <w:pStyle w:val="ListParagraph"/>
        <w:numPr>
          <w:ilvl w:val="0"/>
          <w:numId w:val="9"/>
        </w:numPr>
        <w:spacing w:after="0" w:line="360" w:lineRule="auto"/>
        <w:outlineLvl w:val="1"/>
        <w:rPr>
          <w:rFonts w:ascii="Times New Roman" w:hAnsi="Times New Roman"/>
          <w:b/>
          <w:sz w:val="36"/>
          <w:szCs w:val="36"/>
        </w:rPr>
      </w:pPr>
      <w:bookmarkStart w:id="19" w:name="_Toc169381103"/>
      <w:r w:rsidRPr="00293C40">
        <w:rPr>
          <w:rFonts w:ascii="Times New Roman" w:hAnsi="Times New Roman"/>
          <w:b/>
          <w:sz w:val="36"/>
          <w:szCs w:val="36"/>
        </w:rPr>
        <w:t xml:space="preserve">So </w:t>
      </w:r>
      <w:proofErr w:type="spellStart"/>
      <w:r w:rsidRPr="00293C40">
        <w:rPr>
          <w:rFonts w:ascii="Times New Roman" w:hAnsi="Times New Roman"/>
          <w:b/>
          <w:sz w:val="36"/>
          <w:szCs w:val="36"/>
        </w:rPr>
        <w:t>sánh</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với</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những</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công</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trình</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nghiên</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cứu</w:t>
      </w:r>
      <w:proofErr w:type="spellEnd"/>
      <w:r w:rsidRPr="00293C40">
        <w:rPr>
          <w:rFonts w:ascii="Times New Roman" w:hAnsi="Times New Roman"/>
          <w:b/>
          <w:sz w:val="36"/>
          <w:szCs w:val="36"/>
        </w:rPr>
        <w:t xml:space="preserve"> </w:t>
      </w:r>
      <w:proofErr w:type="spellStart"/>
      <w:r w:rsidRPr="00293C40">
        <w:rPr>
          <w:rFonts w:ascii="Times New Roman" w:hAnsi="Times New Roman"/>
          <w:b/>
          <w:sz w:val="36"/>
          <w:szCs w:val="36"/>
        </w:rPr>
        <w:t>khác</w:t>
      </w:r>
      <w:bookmarkEnd w:id="19"/>
      <w:proofErr w:type="spellEnd"/>
    </w:p>
    <w:p w14:paraId="38228BF9" w14:textId="00DB6A92" w:rsidR="00813237" w:rsidRDefault="00813237" w:rsidP="00194FDD">
      <w:pPr>
        <w:spacing w:after="0" w:line="360" w:lineRule="auto"/>
        <w:rPr>
          <w:rFonts w:ascii="Times New Roman" w:hAnsi="Times New Roman"/>
          <w:sz w:val="24"/>
          <w:szCs w:val="24"/>
        </w:rPr>
      </w:pPr>
      <w:r w:rsidRPr="00813237">
        <w:rPr>
          <w:rFonts w:ascii="Times New Roman" w:hAnsi="Times New Roman"/>
          <w:sz w:val="24"/>
          <w:szCs w:val="24"/>
        </w:rPr>
        <w:t xml:space="preserve">Do </w:t>
      </w:r>
      <w:proofErr w:type="spellStart"/>
      <w:r w:rsidRPr="00813237">
        <w:rPr>
          <w:rFonts w:ascii="Times New Roman" w:hAnsi="Times New Roman"/>
          <w:sz w:val="24"/>
          <w:szCs w:val="24"/>
        </w:rPr>
        <w:t>sự</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gia</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tăng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theo</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cấp</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số</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nhân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về</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l</w:t>
      </w:r>
      <w:r w:rsidRPr="00813237">
        <w:rPr>
          <w:rFonts w:ascii="Times New Roman" w:hAnsi="Times New Roman" w:hint="eastAsia"/>
          <w:sz w:val="24"/>
          <w:szCs w:val="24"/>
        </w:rPr>
        <w:t>ư</w:t>
      </w:r>
      <w:r w:rsidRPr="00813237">
        <w:rPr>
          <w:rFonts w:ascii="Times New Roman" w:hAnsi="Times New Roman"/>
          <w:sz w:val="24"/>
          <w:szCs w:val="24"/>
        </w:rPr>
        <w:t>u</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l</w:t>
      </w:r>
      <w:r w:rsidRPr="00813237">
        <w:rPr>
          <w:rFonts w:ascii="Times New Roman" w:hAnsi="Times New Roman" w:hint="eastAsia"/>
          <w:sz w:val="24"/>
          <w:szCs w:val="24"/>
        </w:rPr>
        <w:t>ư</w:t>
      </w:r>
      <w:r w:rsidRPr="00813237">
        <w:rPr>
          <w:rFonts w:ascii="Times New Roman" w:hAnsi="Times New Roman"/>
          <w:sz w:val="24"/>
          <w:szCs w:val="24"/>
        </w:rPr>
        <w:t>ợng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mạng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nhu</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cầu</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về</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một</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ph</w:t>
      </w:r>
      <w:r w:rsidRPr="00813237">
        <w:rPr>
          <w:rFonts w:ascii="Times New Roman" w:hAnsi="Times New Roman" w:hint="eastAsia"/>
          <w:sz w:val="24"/>
          <w:szCs w:val="24"/>
        </w:rPr>
        <w:t>ươ</w:t>
      </w:r>
      <w:r w:rsidRPr="00813237">
        <w:rPr>
          <w:rFonts w:ascii="Times New Roman" w:hAnsi="Times New Roman"/>
          <w:sz w:val="24"/>
          <w:szCs w:val="24"/>
        </w:rPr>
        <w:t>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pháp</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lựa</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chọn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đặc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tr</w:t>
      </w:r>
      <w:r w:rsidRPr="00813237">
        <w:rPr>
          <w:rFonts w:ascii="Times New Roman" w:hAnsi="Times New Roman" w:hint="eastAsia"/>
          <w:sz w:val="24"/>
          <w:szCs w:val="24"/>
        </w:rPr>
        <w:t>ư</w:t>
      </w:r>
      <w:r w:rsidRPr="00813237">
        <w:rPr>
          <w:rFonts w:ascii="Times New Roman" w:hAnsi="Times New Roman"/>
          <w:sz w:val="24"/>
          <w:szCs w:val="24"/>
        </w:rPr>
        <w:t>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hiệu</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quả</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đã</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tăng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lên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Điều</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này</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có</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tác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dụng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phát</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triển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một</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Hệ</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thống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Phát</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hiện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Xâm</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nhập</w:t>
      </w:r>
      <w:proofErr w:type="spellEnd"/>
      <w:r w:rsidRPr="00813237">
        <w:rPr>
          <w:rFonts w:ascii="Times New Roman" w:hAnsi="Times New Roman"/>
          <w:sz w:val="24"/>
          <w:szCs w:val="24"/>
        </w:rPr>
        <w:t xml:space="preserve"> (IDS) </w:t>
      </w:r>
      <w:proofErr w:type="spellStart"/>
      <w:r w:rsidRPr="00813237">
        <w:rPr>
          <w:rFonts w:ascii="Times New Roman" w:hAnsi="Times New Roman"/>
          <w:sz w:val="24"/>
          <w:szCs w:val="24"/>
        </w:rPr>
        <w:t>với</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mức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độ</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chính</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xác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phát</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hiện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tối</w:t>
      </w:r>
      <w:proofErr w:type="spellEnd"/>
      <w:r w:rsidRPr="00813237">
        <w:rPr>
          <w:rFonts w:ascii="Times New Roman" w:hAnsi="Times New Roman"/>
          <w:sz w:val="24"/>
          <w:szCs w:val="24"/>
        </w:rPr>
        <w:t xml:space="preserve"> </w:t>
      </w:r>
      <w:proofErr w:type="spellStart"/>
      <w:r w:rsidRPr="00813237">
        <w:rPr>
          <w:rFonts w:ascii="Times New Roman" w:hAnsi="Times New Roman" w:hint="eastAsia"/>
          <w:sz w:val="24"/>
          <w:szCs w:val="24"/>
        </w:rPr>
        <w:t>ư</w:t>
      </w:r>
      <w:r w:rsidRPr="00813237">
        <w:rPr>
          <w:rFonts w:ascii="Times New Roman" w:hAnsi="Times New Roman"/>
          <w:sz w:val="24"/>
          <w:szCs w:val="24"/>
        </w:rPr>
        <w:t>u</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và</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tỷ</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lệ</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cảnh</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báo</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sai</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thấp</w:t>
      </w:r>
      <w:proofErr w:type="spellEnd"/>
      <w:r w:rsidRPr="00813237">
        <w:rPr>
          <w:rFonts w:ascii="Times New Roman" w:hAnsi="Times New Roman"/>
          <w:sz w:val="24"/>
          <w:szCs w:val="24"/>
        </w:rPr>
        <w:t>. C</w:t>
      </w:r>
      <w:r w:rsidRPr="00813237">
        <w:rPr>
          <w:rFonts w:ascii="Times New Roman" w:hAnsi="Times New Roman" w:hint="eastAsia"/>
          <w:sz w:val="24"/>
          <w:szCs w:val="24"/>
        </w:rPr>
        <w:t>á</w:t>
      </w:r>
      <w:r w:rsidRPr="00813237">
        <w:rPr>
          <w:rFonts w:ascii="Times New Roman" w:hAnsi="Times New Roman"/>
          <w:sz w:val="24"/>
          <w:szCs w:val="24"/>
        </w:rPr>
        <w:t xml:space="preserve">c </w:t>
      </w:r>
      <w:proofErr w:type="spellStart"/>
      <w:r w:rsidR="00384ED0">
        <w:rPr>
          <w:rFonts w:ascii="Times New Roman" w:hAnsi="Times New Roman"/>
          <w:sz w:val="24"/>
          <w:szCs w:val="24"/>
        </w:rPr>
        <w:t>thuật</w:t>
      </w:r>
      <w:proofErr w:type="spellEnd"/>
      <w:r w:rsidR="00384ED0">
        <w:rPr>
          <w:rFonts w:ascii="Times New Roman" w:hAnsi="Times New Roman"/>
          <w:sz w:val="24"/>
          <w:szCs w:val="24"/>
        </w:rPr>
        <w:t xml:space="preserve"> </w:t>
      </w:r>
      <w:proofErr w:type="spellStart"/>
      <w:r w:rsidR="00384ED0">
        <w:rPr>
          <w:rFonts w:ascii="Times New Roman" w:hAnsi="Times New Roman"/>
          <w:sz w:val="24"/>
          <w:szCs w:val="24"/>
        </w:rPr>
        <w:t>toán</w:t>
      </w:r>
      <w:proofErr w:type="spellEnd"/>
      <w:r w:rsidR="00384ED0">
        <w:rPr>
          <w:rFonts w:ascii="Times New Roman" w:hAnsi="Times New Roman"/>
          <w:sz w:val="24"/>
          <w:szCs w:val="24"/>
        </w:rPr>
        <w:t xml:space="preserve"> </w:t>
      </w:r>
      <w:proofErr w:type="spellStart"/>
      <w:r>
        <w:rPr>
          <w:rFonts w:ascii="Times New Roman" w:hAnsi="Times New Roman"/>
          <w:sz w:val="24"/>
          <w:szCs w:val="24"/>
        </w:rPr>
        <w:t>Evotion</w:t>
      </w:r>
      <w:r w:rsidR="00384ED0">
        <w:rPr>
          <w:rFonts w:ascii="Times New Roman" w:hAnsi="Times New Roman"/>
          <w:sz w:val="24"/>
          <w:szCs w:val="24"/>
        </w:rPr>
        <w:t>ary</w:t>
      </w:r>
      <w:proofErr w:type="spellEnd"/>
      <w:r w:rsidR="00384ED0">
        <w:rPr>
          <w:rFonts w:ascii="Times New Roman" w:hAnsi="Times New Roman"/>
          <w:sz w:val="24"/>
          <w:szCs w:val="24"/>
        </w:rPr>
        <w:t xml:space="preserve"> Algorithm </w:t>
      </w:r>
      <w:r w:rsidRPr="00813237">
        <w:rPr>
          <w:rFonts w:ascii="Times New Roman" w:hAnsi="Times New Roman"/>
          <w:sz w:val="24"/>
          <w:szCs w:val="24"/>
        </w:rPr>
        <w:t xml:space="preserve">(EA) </w:t>
      </w:r>
      <w:proofErr w:type="spellStart"/>
      <w:r w:rsidRPr="00813237">
        <w:rPr>
          <w:rFonts w:ascii="Times New Roman" w:hAnsi="Times New Roman"/>
          <w:sz w:val="24"/>
          <w:szCs w:val="24"/>
        </w:rPr>
        <w:t>là</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các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ph</w:t>
      </w:r>
      <w:r w:rsidRPr="00813237">
        <w:rPr>
          <w:rFonts w:ascii="Times New Roman" w:hAnsi="Times New Roman" w:hint="eastAsia"/>
          <w:sz w:val="24"/>
          <w:szCs w:val="24"/>
        </w:rPr>
        <w:t>ươ</w:t>
      </w:r>
      <w:r w:rsidRPr="00813237">
        <w:rPr>
          <w:rFonts w:ascii="Times New Roman" w:hAnsi="Times New Roman"/>
          <w:sz w:val="24"/>
          <w:szCs w:val="24"/>
        </w:rPr>
        <w:t>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pháp</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lấy</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cảm</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hứng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từ</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sinh</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học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dựa</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trên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nguyên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tắc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của</w:t>
      </w:r>
      <w:proofErr w:type="spellEnd"/>
      <w:r w:rsidRPr="00813237">
        <w:rPr>
          <w:rFonts w:ascii="Times New Roman" w:hAnsi="Times New Roman"/>
          <w:sz w:val="24"/>
          <w:szCs w:val="24"/>
        </w:rPr>
        <w:t xml:space="preserve"> Darwin </w:t>
      </w:r>
      <w:sdt>
        <w:sdtPr>
          <w:rPr>
            <w:rFonts w:ascii="Times New Roman" w:hAnsi="Times New Roman"/>
            <w:sz w:val="24"/>
            <w:szCs w:val="24"/>
          </w:rPr>
          <w:id w:val="1488438364"/>
          <w:citation/>
        </w:sdtPr>
        <w:sdtEndPr/>
        <w:sdtContent>
          <w:r w:rsidR="00ED11F2">
            <w:rPr>
              <w:rFonts w:ascii="Times New Roman" w:hAnsi="Times New Roman"/>
              <w:sz w:val="24"/>
              <w:szCs w:val="24"/>
            </w:rPr>
            <w:fldChar w:fldCharType="begin"/>
          </w:r>
          <w:r w:rsidR="00ED11F2">
            <w:rPr>
              <w:rFonts w:ascii="Times New Roman" w:hAnsi="Times New Roman"/>
              <w:sz w:val="24"/>
              <w:szCs w:val="24"/>
            </w:rPr>
            <w:instrText xml:space="preserve"> CITATION Wang2020 \l 1033 </w:instrText>
          </w:r>
          <w:r w:rsidR="00ED11F2">
            <w:rPr>
              <w:rFonts w:ascii="Times New Roman" w:hAnsi="Times New Roman"/>
              <w:sz w:val="24"/>
              <w:szCs w:val="24"/>
            </w:rPr>
            <w:fldChar w:fldCharType="separate"/>
          </w:r>
          <w:r w:rsidR="00ED11F2" w:rsidRPr="00C320A3">
            <w:rPr>
              <w:rFonts w:ascii="Times New Roman" w:hAnsi="Times New Roman"/>
              <w:noProof/>
              <w:sz w:val="24"/>
              <w:szCs w:val="24"/>
            </w:rPr>
            <w:t>(Wang, 2020)</w:t>
          </w:r>
          <w:r w:rsidR="00ED11F2">
            <w:rPr>
              <w:rFonts w:ascii="Times New Roman" w:hAnsi="Times New Roman"/>
              <w:sz w:val="24"/>
              <w:szCs w:val="24"/>
            </w:rPr>
            <w:fldChar w:fldCharType="end"/>
          </w:r>
        </w:sdtContent>
      </w:sdt>
      <w:r w:rsidR="00ED11F2">
        <w:rPr>
          <w:rFonts w:ascii="Times New Roman" w:hAnsi="Times New Roman"/>
          <w:sz w:val="24"/>
          <w:szCs w:val="24"/>
        </w:rPr>
        <w:t xml:space="preserve"> . </w:t>
      </w:r>
      <w:proofErr w:type="spellStart"/>
      <w:r w:rsidRPr="00813237">
        <w:rPr>
          <w:rFonts w:ascii="Times New Roman" w:hAnsi="Times New Roman"/>
          <w:sz w:val="24"/>
          <w:szCs w:val="24"/>
        </w:rPr>
        <w:t>Phần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này</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trình</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bày</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về</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việc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đặt</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vấn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đề</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và</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tổng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quan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tài</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liệu</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về</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các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ph</w:t>
      </w:r>
      <w:r w:rsidRPr="00813237">
        <w:rPr>
          <w:rFonts w:ascii="Times New Roman" w:hAnsi="Times New Roman" w:hint="eastAsia"/>
          <w:sz w:val="24"/>
          <w:szCs w:val="24"/>
        </w:rPr>
        <w:t>ươ</w:t>
      </w:r>
      <w:r w:rsidRPr="00813237">
        <w:rPr>
          <w:rFonts w:ascii="Times New Roman" w:hAnsi="Times New Roman"/>
          <w:sz w:val="24"/>
          <w:szCs w:val="24"/>
        </w:rPr>
        <w:t>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pháp</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lựa</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chọn</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đặc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tr</w:t>
      </w:r>
      <w:r w:rsidRPr="00813237">
        <w:rPr>
          <w:rFonts w:ascii="Times New Roman" w:hAnsi="Times New Roman" w:hint="eastAsia"/>
          <w:sz w:val="24"/>
          <w:szCs w:val="24"/>
        </w:rPr>
        <w:t>ư</w:t>
      </w:r>
      <w:r w:rsidRPr="00813237">
        <w:rPr>
          <w:rFonts w:ascii="Times New Roman" w:hAnsi="Times New Roman"/>
          <w:sz w:val="24"/>
          <w:szCs w:val="24"/>
        </w:rPr>
        <w:t>ng</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sử</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dụng</w:t>
      </w:r>
      <w:proofErr w:type="spellEnd"/>
      <w:r w:rsidRPr="00813237">
        <w:rPr>
          <w:rFonts w:ascii="Times New Roman" w:hAnsi="Times New Roman"/>
          <w:sz w:val="24"/>
          <w:szCs w:val="24"/>
        </w:rPr>
        <w:t xml:space="preserve"> EA </w:t>
      </w:r>
      <w:proofErr w:type="spellStart"/>
      <w:r w:rsidRPr="00813237">
        <w:rPr>
          <w:rFonts w:ascii="Times New Roman" w:hAnsi="Times New Roman"/>
          <w:sz w:val="24"/>
          <w:szCs w:val="24"/>
        </w:rPr>
        <w:t>đặc</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biệt</w:t>
      </w:r>
      <w:proofErr w:type="spellEnd"/>
      <w:r w:rsidRPr="00813237">
        <w:rPr>
          <w:rFonts w:ascii="Times New Roman" w:hAnsi="Times New Roman"/>
          <w:sz w:val="24"/>
          <w:szCs w:val="24"/>
        </w:rPr>
        <w:t xml:space="preserve"> </w:t>
      </w:r>
      <w:proofErr w:type="spellStart"/>
      <w:r w:rsidRPr="00813237">
        <w:rPr>
          <w:rFonts w:ascii="Times New Roman" w:hAnsi="Times New Roman"/>
          <w:sz w:val="24"/>
          <w:szCs w:val="24"/>
        </w:rPr>
        <w:t>cho</w:t>
      </w:r>
      <w:proofErr w:type="spellEnd"/>
      <w:r w:rsidRPr="00813237">
        <w:rPr>
          <w:rFonts w:ascii="Times New Roman" w:hAnsi="Times New Roman"/>
          <w:sz w:val="24"/>
          <w:szCs w:val="24"/>
        </w:rPr>
        <w:t xml:space="preserve"> IDS.</w:t>
      </w:r>
    </w:p>
    <w:p w14:paraId="1D5D2BAE" w14:textId="77777777" w:rsidR="00196A56" w:rsidRDefault="00196A56" w:rsidP="00194FDD">
      <w:pPr>
        <w:spacing w:after="0" w:line="360" w:lineRule="auto"/>
        <w:rPr>
          <w:rFonts w:ascii="Times New Roman" w:hAnsi="Times New Roman"/>
          <w:sz w:val="24"/>
          <w:szCs w:val="24"/>
        </w:rPr>
      </w:pPr>
    </w:p>
    <w:p w14:paraId="576599C6" w14:textId="3CC0ACFC" w:rsidR="009273E7" w:rsidRPr="00293C40" w:rsidRDefault="00CB62C0" w:rsidP="005807A8">
      <w:pPr>
        <w:pStyle w:val="ListParagraph"/>
        <w:numPr>
          <w:ilvl w:val="0"/>
          <w:numId w:val="31"/>
        </w:numPr>
        <w:spacing w:after="0" w:line="360" w:lineRule="auto"/>
        <w:outlineLvl w:val="2"/>
        <w:rPr>
          <w:rFonts w:ascii="Times New Roman" w:hAnsi="Times New Roman"/>
          <w:b/>
          <w:sz w:val="32"/>
          <w:szCs w:val="32"/>
        </w:rPr>
      </w:pPr>
      <w:bookmarkStart w:id="20" w:name="_Toc169381104"/>
      <w:r w:rsidRPr="00293C40">
        <w:rPr>
          <w:rFonts w:ascii="Times New Roman" w:hAnsi="Times New Roman"/>
          <w:b/>
          <w:sz w:val="32"/>
          <w:szCs w:val="32"/>
        </w:rPr>
        <w:t xml:space="preserve">Công </w:t>
      </w:r>
      <w:proofErr w:type="spellStart"/>
      <w:r w:rsidRPr="00293C40">
        <w:rPr>
          <w:rFonts w:ascii="Times New Roman" w:hAnsi="Times New Roman"/>
          <w:b/>
          <w:sz w:val="32"/>
          <w:szCs w:val="32"/>
        </w:rPr>
        <w:t>trình</w:t>
      </w:r>
      <w:proofErr w:type="spellEnd"/>
      <w:r w:rsidRPr="00293C40">
        <w:rPr>
          <w:rFonts w:ascii="Times New Roman" w:hAnsi="Times New Roman"/>
          <w:b/>
          <w:sz w:val="32"/>
          <w:szCs w:val="32"/>
        </w:rPr>
        <w:t xml:space="preserve"> </w:t>
      </w:r>
      <w:proofErr w:type="spellStart"/>
      <w:r w:rsidRPr="00293C40">
        <w:rPr>
          <w:rFonts w:ascii="Times New Roman" w:hAnsi="Times New Roman"/>
          <w:b/>
          <w:sz w:val="32"/>
          <w:szCs w:val="32"/>
        </w:rPr>
        <w:t>của</w:t>
      </w:r>
      <w:proofErr w:type="spellEnd"/>
      <w:sdt>
        <w:sdtPr>
          <w:rPr>
            <w:b/>
            <w:sz w:val="30"/>
            <w:szCs w:val="32"/>
          </w:rPr>
          <w:id w:val="-959031670"/>
          <w:citation/>
        </w:sdtPr>
        <w:sdtEndPr/>
        <w:sdtContent>
          <w:r w:rsidR="00103263" w:rsidRPr="00293C40">
            <w:rPr>
              <w:rFonts w:ascii="Times New Roman" w:hAnsi="Times New Roman"/>
              <w:b/>
              <w:sz w:val="32"/>
              <w:szCs w:val="32"/>
            </w:rPr>
            <w:fldChar w:fldCharType="begin"/>
          </w:r>
          <w:r w:rsidR="00103263" w:rsidRPr="00293C40">
            <w:rPr>
              <w:rFonts w:ascii="Times New Roman" w:hAnsi="Times New Roman"/>
              <w:b/>
              <w:sz w:val="32"/>
              <w:szCs w:val="32"/>
            </w:rPr>
            <w:instrText xml:space="preserve"> CITATION Sinhu2012 \l 1033 </w:instrText>
          </w:r>
          <w:r w:rsidR="00103263" w:rsidRPr="00293C40">
            <w:rPr>
              <w:rFonts w:ascii="Times New Roman" w:hAnsi="Times New Roman"/>
              <w:b/>
              <w:sz w:val="32"/>
              <w:szCs w:val="32"/>
            </w:rPr>
            <w:fldChar w:fldCharType="separate"/>
          </w:r>
          <w:r w:rsidR="00103263" w:rsidRPr="00293C40">
            <w:rPr>
              <w:rFonts w:ascii="Times New Roman" w:hAnsi="Times New Roman"/>
              <w:b/>
              <w:sz w:val="32"/>
              <w:szCs w:val="32"/>
            </w:rPr>
            <w:t xml:space="preserve"> (Sindhu, 2012)</w:t>
          </w:r>
          <w:r w:rsidR="00103263" w:rsidRPr="00293C40">
            <w:rPr>
              <w:rFonts w:ascii="Times New Roman" w:hAnsi="Times New Roman"/>
              <w:b/>
              <w:sz w:val="32"/>
              <w:szCs w:val="32"/>
            </w:rPr>
            <w:fldChar w:fldCharType="end"/>
          </w:r>
        </w:sdtContent>
      </w:sdt>
      <w:bookmarkEnd w:id="20"/>
    </w:p>
    <w:p w14:paraId="04DDD063" w14:textId="79845500" w:rsidR="00CB62C0" w:rsidRPr="00CB62C0" w:rsidRDefault="005B4D79" w:rsidP="009273E7">
      <w:pPr>
        <w:spacing w:line="360" w:lineRule="auto"/>
        <w:rPr>
          <w:rFonts w:ascii="Times New Roman" w:hAnsi="Times New Roman"/>
          <w:sz w:val="24"/>
          <w:szCs w:val="24"/>
        </w:rPr>
      </w:pPr>
      <w:r w:rsidRPr="009273E7">
        <w:rPr>
          <w:rFonts w:ascii="Times New Roman" w:hAnsi="Times New Roman"/>
          <w:sz w:val="24"/>
          <w:szCs w:val="24"/>
        </w:rPr>
        <w:t>Decision tree based light weight intrusion detection using a wrapper approach</w:t>
      </w:r>
      <w:r w:rsidR="009273E7">
        <w:rPr>
          <w:rFonts w:ascii="Times New Roman" w:hAnsi="Times New Roman"/>
          <w:sz w:val="24"/>
          <w:szCs w:val="24"/>
        </w:rPr>
        <w:t xml:space="preserve">: </w:t>
      </w:r>
      <w:proofErr w:type="spellStart"/>
      <w:r w:rsidR="001A271C">
        <w:rPr>
          <w:rFonts w:ascii="Times New Roman" w:hAnsi="Times New Roman"/>
          <w:sz w:val="24"/>
          <w:szCs w:val="24"/>
        </w:rPr>
        <w:t>Nghiên</w:t>
      </w:r>
      <w:proofErr w:type="spellEnd"/>
      <w:r w:rsidR="001A271C">
        <w:rPr>
          <w:rFonts w:ascii="Times New Roman" w:hAnsi="Times New Roman"/>
          <w:sz w:val="24"/>
          <w:szCs w:val="24"/>
        </w:rPr>
        <w:t xml:space="preserve"> </w:t>
      </w:r>
      <w:proofErr w:type="spellStart"/>
      <w:r w:rsidR="001A271C">
        <w:rPr>
          <w:rFonts w:ascii="Times New Roman" w:hAnsi="Times New Roman"/>
          <w:sz w:val="24"/>
          <w:szCs w:val="24"/>
        </w:rPr>
        <w:t>cứu</w:t>
      </w:r>
      <w:proofErr w:type="spellEnd"/>
      <w:r w:rsidR="001A271C">
        <w:rPr>
          <w:rFonts w:ascii="Times New Roman" w:hAnsi="Times New Roman"/>
          <w:sz w:val="24"/>
          <w:szCs w:val="24"/>
        </w:rPr>
        <w:t xml:space="preserve"> </w:t>
      </w:r>
      <w:proofErr w:type="spellStart"/>
      <w:r w:rsidR="00533FC0">
        <w:rPr>
          <w:rFonts w:ascii="Times New Roman" w:hAnsi="Times New Roman"/>
          <w:sz w:val="24"/>
          <w:szCs w:val="24"/>
        </w:rPr>
        <w:t>này</w:t>
      </w:r>
      <w:proofErr w:type="spellEnd"/>
      <w:r w:rsidR="00533FC0">
        <w:rPr>
          <w:rFonts w:ascii="Times New Roman" w:hAnsi="Times New Roman"/>
          <w:sz w:val="24"/>
          <w:szCs w:val="24"/>
        </w:rPr>
        <w:t xml:space="preserve"> </w:t>
      </w:r>
      <w:proofErr w:type="spellStart"/>
      <w:r w:rsidR="00947105" w:rsidRPr="00947105">
        <w:rPr>
          <w:rFonts w:ascii="Times New Roman" w:hAnsi="Times New Roman"/>
          <w:sz w:val="24"/>
          <w:szCs w:val="24"/>
        </w:rPr>
        <w:t>sử</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dụng</w:t>
      </w:r>
      <w:proofErr w:type="spellEnd"/>
      <w:r w:rsidR="00947105" w:rsidRPr="00947105">
        <w:rPr>
          <w:rFonts w:ascii="Times New Roman" w:hAnsi="Times New Roman"/>
          <w:sz w:val="24"/>
          <w:szCs w:val="24"/>
        </w:rPr>
        <w:t xml:space="preserve"> GA </w:t>
      </w:r>
      <w:proofErr w:type="spellStart"/>
      <w:r w:rsidR="00947105" w:rsidRPr="00947105">
        <w:rPr>
          <w:rFonts w:ascii="Times New Roman" w:hAnsi="Times New Roman"/>
          <w:sz w:val="24"/>
          <w:szCs w:val="24"/>
        </w:rPr>
        <w:t>làm</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kỹ</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thuật</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lựa</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chọn</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đặc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tr</w:t>
      </w:r>
      <w:r w:rsidR="00947105" w:rsidRPr="00947105">
        <w:rPr>
          <w:rFonts w:ascii="Times New Roman" w:hAnsi="Times New Roman" w:hint="eastAsia"/>
          <w:sz w:val="24"/>
          <w:szCs w:val="24"/>
        </w:rPr>
        <w:t>ư</w:t>
      </w:r>
      <w:r w:rsidR="00947105" w:rsidRPr="00947105">
        <w:rPr>
          <w:rFonts w:ascii="Times New Roman" w:hAnsi="Times New Roman"/>
          <w:sz w:val="24"/>
          <w:szCs w:val="24"/>
        </w:rPr>
        <w:t>ng</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Họ</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khởi</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tạo</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quá</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trình</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tối</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hint="eastAsia"/>
          <w:sz w:val="24"/>
          <w:szCs w:val="24"/>
        </w:rPr>
        <w:t>ư</w:t>
      </w:r>
      <w:r w:rsidR="00947105" w:rsidRPr="00947105">
        <w:rPr>
          <w:rFonts w:ascii="Times New Roman" w:hAnsi="Times New Roman"/>
          <w:sz w:val="24"/>
          <w:szCs w:val="24"/>
        </w:rPr>
        <w:t>u</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hóa</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bằng</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cách</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tạo</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ra</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dân</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số</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ngẫu</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nhiên</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và</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thông</w:t>
      </w:r>
      <w:proofErr w:type="spellEnd"/>
      <w:r w:rsidR="00947105" w:rsidRPr="00947105">
        <w:rPr>
          <w:rFonts w:ascii="Times New Roman" w:hAnsi="Times New Roman"/>
          <w:sz w:val="24"/>
          <w:szCs w:val="24"/>
        </w:rPr>
        <w:t xml:space="preserve"> qua </w:t>
      </w:r>
      <w:proofErr w:type="spellStart"/>
      <w:r w:rsidR="00947105" w:rsidRPr="00947105">
        <w:rPr>
          <w:rFonts w:ascii="Times New Roman" w:hAnsi="Times New Roman"/>
          <w:sz w:val="24"/>
          <w:szCs w:val="24"/>
        </w:rPr>
        <w:t>tính</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toán</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độ</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thích</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nghi</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của</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nhiễm</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sắc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thể</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họ</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tạo</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ra</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dân</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số</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cho</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thế</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hệ</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tiếp</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theo.</w:t>
      </w:r>
      <w:proofErr w:type="spellEnd"/>
      <w:r w:rsidR="00947105" w:rsidRPr="00947105">
        <w:rPr>
          <w:rFonts w:ascii="Times New Roman" w:hAnsi="Times New Roman"/>
          <w:sz w:val="24"/>
          <w:szCs w:val="24"/>
        </w:rPr>
        <w:t xml:space="preserve"> </w:t>
      </w:r>
      <w:r w:rsidR="00847694">
        <w:rPr>
          <w:rFonts w:ascii="Times New Roman" w:hAnsi="Times New Roman"/>
          <w:sz w:val="24"/>
          <w:szCs w:val="24"/>
        </w:rPr>
        <w:t xml:space="preserve">Fitness function </w:t>
      </w:r>
      <w:proofErr w:type="spellStart"/>
      <w:r w:rsidR="00947105" w:rsidRPr="00947105">
        <w:rPr>
          <w:rFonts w:ascii="Times New Roman" w:hAnsi="Times New Roman"/>
          <w:sz w:val="24"/>
          <w:szCs w:val="24"/>
        </w:rPr>
        <w:t>xem</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xét</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số</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l</w:t>
      </w:r>
      <w:r w:rsidR="00947105" w:rsidRPr="00947105">
        <w:rPr>
          <w:rFonts w:ascii="Times New Roman" w:hAnsi="Times New Roman" w:hint="eastAsia"/>
          <w:sz w:val="24"/>
          <w:szCs w:val="24"/>
        </w:rPr>
        <w:t>ư</w:t>
      </w:r>
      <w:r w:rsidR="00947105" w:rsidRPr="00947105">
        <w:rPr>
          <w:rFonts w:ascii="Times New Roman" w:hAnsi="Times New Roman"/>
          <w:sz w:val="24"/>
          <w:szCs w:val="24"/>
        </w:rPr>
        <w:t>ợng</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đặc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tr</w:t>
      </w:r>
      <w:r w:rsidR="00947105" w:rsidRPr="00947105">
        <w:rPr>
          <w:rFonts w:ascii="Times New Roman" w:hAnsi="Times New Roman" w:hint="eastAsia"/>
          <w:sz w:val="24"/>
          <w:szCs w:val="24"/>
        </w:rPr>
        <w:t>ư</w:t>
      </w:r>
      <w:r w:rsidR="00947105" w:rsidRPr="00947105">
        <w:rPr>
          <w:rFonts w:ascii="Times New Roman" w:hAnsi="Times New Roman"/>
          <w:sz w:val="24"/>
          <w:szCs w:val="24"/>
        </w:rPr>
        <w:t>ng</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độ</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nhạy</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và</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độ</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đặc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hiệu</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để</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đánh</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giá</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tập</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hợp</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đặc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tr</w:t>
      </w:r>
      <w:r w:rsidR="00947105" w:rsidRPr="00947105">
        <w:rPr>
          <w:rFonts w:ascii="Times New Roman" w:hAnsi="Times New Roman" w:hint="eastAsia"/>
          <w:sz w:val="24"/>
          <w:szCs w:val="24"/>
        </w:rPr>
        <w:t>ư</w:t>
      </w:r>
      <w:r w:rsidR="00947105" w:rsidRPr="00947105">
        <w:rPr>
          <w:rFonts w:ascii="Times New Roman" w:hAnsi="Times New Roman"/>
          <w:sz w:val="24"/>
          <w:szCs w:val="24"/>
        </w:rPr>
        <w:t>ng</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Họ</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thực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hiện</w:t>
      </w:r>
      <w:proofErr w:type="spellEnd"/>
      <w:r w:rsidR="00947105" w:rsidRPr="00947105">
        <w:rPr>
          <w:rFonts w:ascii="Times New Roman" w:hAnsi="Times New Roman"/>
          <w:sz w:val="24"/>
          <w:szCs w:val="24"/>
        </w:rPr>
        <w:t xml:space="preserve"> so </w:t>
      </w:r>
      <w:proofErr w:type="spellStart"/>
      <w:r w:rsidR="00947105" w:rsidRPr="00947105">
        <w:rPr>
          <w:rFonts w:ascii="Times New Roman" w:hAnsi="Times New Roman"/>
          <w:sz w:val="24"/>
          <w:szCs w:val="24"/>
        </w:rPr>
        <w:t>sánh</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với</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các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kỹ</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thuật</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lựa</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chọn</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đặc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tr</w:t>
      </w:r>
      <w:r w:rsidR="00947105" w:rsidRPr="00947105">
        <w:rPr>
          <w:rFonts w:ascii="Times New Roman" w:hAnsi="Times New Roman" w:hint="eastAsia"/>
          <w:sz w:val="24"/>
          <w:szCs w:val="24"/>
        </w:rPr>
        <w:t>ư</w:t>
      </w:r>
      <w:r w:rsidR="00947105" w:rsidRPr="00947105">
        <w:rPr>
          <w:rFonts w:ascii="Times New Roman" w:hAnsi="Times New Roman"/>
          <w:sz w:val="24"/>
          <w:szCs w:val="24"/>
        </w:rPr>
        <w:t>ng</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khác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và</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đạt</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w:t>
      </w:r>
      <w:r w:rsidR="00947105" w:rsidRPr="00947105">
        <w:rPr>
          <w:rFonts w:ascii="Times New Roman" w:hAnsi="Times New Roman" w:hint="eastAsia"/>
          <w:sz w:val="24"/>
          <w:szCs w:val="24"/>
        </w:rPr>
        <w:t>ư</w:t>
      </w:r>
      <w:r w:rsidR="00947105" w:rsidRPr="00947105">
        <w:rPr>
          <w:rFonts w:ascii="Times New Roman" w:hAnsi="Times New Roman"/>
          <w:sz w:val="24"/>
          <w:szCs w:val="24"/>
        </w:rPr>
        <w:t>ợc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độ</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chính</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xác</w:t>
      </w:r>
      <w:proofErr w:type="spellEnd"/>
      <w:r w:rsidR="00947105" w:rsidRPr="00947105">
        <w:rPr>
          <w:rFonts w:ascii="Times New Roman" w:hAnsi="Times New Roman"/>
          <w:sz w:val="24"/>
          <w:szCs w:val="24"/>
        </w:rPr>
        <w:t xml:space="preserve"> 98,38% </w:t>
      </w:r>
      <w:proofErr w:type="spellStart"/>
      <w:r w:rsidR="00947105" w:rsidRPr="00947105">
        <w:rPr>
          <w:rFonts w:ascii="Times New Roman" w:hAnsi="Times New Roman"/>
          <w:sz w:val="24"/>
          <w:szCs w:val="24"/>
        </w:rPr>
        <w:t>với</w:t>
      </w:r>
      <w:proofErr w:type="spellEnd"/>
      <w:r w:rsidR="00947105" w:rsidRPr="00947105">
        <w:rPr>
          <w:rFonts w:ascii="Times New Roman" w:hAnsi="Times New Roman"/>
          <w:sz w:val="24"/>
          <w:szCs w:val="24"/>
        </w:rPr>
        <w:t xml:space="preserve"> 16 </w:t>
      </w:r>
      <w:proofErr w:type="spellStart"/>
      <w:r w:rsidR="00947105" w:rsidRPr="00947105">
        <w:rPr>
          <w:rFonts w:ascii="Times New Roman" w:hAnsi="Times New Roman"/>
          <w:sz w:val="24"/>
          <w:szCs w:val="24"/>
        </w:rPr>
        <w:t>đặc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tr</w:t>
      </w:r>
      <w:r w:rsidR="00947105" w:rsidRPr="00947105">
        <w:rPr>
          <w:rFonts w:ascii="Times New Roman" w:hAnsi="Times New Roman" w:hint="eastAsia"/>
          <w:sz w:val="24"/>
          <w:szCs w:val="24"/>
        </w:rPr>
        <w:t>ư</w:t>
      </w:r>
      <w:r w:rsidR="00947105" w:rsidRPr="00947105">
        <w:rPr>
          <w:rFonts w:ascii="Times New Roman" w:hAnsi="Times New Roman"/>
          <w:sz w:val="24"/>
          <w:szCs w:val="24"/>
        </w:rPr>
        <w:t>ng</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đ</w:t>
      </w:r>
      <w:r w:rsidR="00947105" w:rsidRPr="00947105">
        <w:rPr>
          <w:rFonts w:ascii="Times New Roman" w:hAnsi="Times New Roman" w:hint="eastAsia"/>
          <w:sz w:val="24"/>
          <w:szCs w:val="24"/>
        </w:rPr>
        <w:t>ư</w:t>
      </w:r>
      <w:r w:rsidR="00947105" w:rsidRPr="00947105">
        <w:rPr>
          <w:rFonts w:ascii="Times New Roman" w:hAnsi="Times New Roman"/>
          <w:sz w:val="24"/>
          <w:szCs w:val="24"/>
        </w:rPr>
        <w:t>ợc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trích</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xuất</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từ</w:t>
      </w:r>
      <w:proofErr w:type="spellEnd"/>
      <w:r w:rsidR="00947105" w:rsidRPr="00947105">
        <w:rPr>
          <w:rFonts w:ascii="Times New Roman" w:hAnsi="Times New Roman"/>
          <w:sz w:val="24"/>
          <w:szCs w:val="24"/>
        </w:rPr>
        <w:t xml:space="preserve"> 41 </w:t>
      </w:r>
      <w:proofErr w:type="spellStart"/>
      <w:r w:rsidR="00947105" w:rsidRPr="00947105">
        <w:rPr>
          <w:rFonts w:ascii="Times New Roman" w:hAnsi="Times New Roman"/>
          <w:sz w:val="24"/>
          <w:szCs w:val="24"/>
        </w:rPr>
        <w:t>đặc</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tr</w:t>
      </w:r>
      <w:r w:rsidR="00947105" w:rsidRPr="00947105">
        <w:rPr>
          <w:rFonts w:ascii="Times New Roman" w:hAnsi="Times New Roman" w:hint="eastAsia"/>
          <w:sz w:val="24"/>
          <w:szCs w:val="24"/>
        </w:rPr>
        <w:t>ư</w:t>
      </w:r>
      <w:r w:rsidR="00947105" w:rsidRPr="00947105">
        <w:rPr>
          <w:rFonts w:ascii="Times New Roman" w:hAnsi="Times New Roman"/>
          <w:sz w:val="24"/>
          <w:szCs w:val="24"/>
        </w:rPr>
        <w:t>ng</w:t>
      </w:r>
      <w:proofErr w:type="spellEnd"/>
      <w:r w:rsidR="00947105" w:rsidRPr="00947105">
        <w:rPr>
          <w:rFonts w:ascii="Times New Roman" w:hAnsi="Times New Roman"/>
          <w:sz w:val="24"/>
          <w:szCs w:val="24"/>
        </w:rPr>
        <w:t xml:space="preserve"> ban </w:t>
      </w:r>
      <w:proofErr w:type="spellStart"/>
      <w:r w:rsidR="00947105" w:rsidRPr="00947105">
        <w:rPr>
          <w:rFonts w:ascii="Times New Roman" w:hAnsi="Times New Roman"/>
          <w:sz w:val="24"/>
          <w:szCs w:val="24"/>
        </w:rPr>
        <w:t>đầu</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của</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tập</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dữ</w:t>
      </w:r>
      <w:proofErr w:type="spellEnd"/>
      <w:r w:rsidR="00947105" w:rsidRPr="00947105">
        <w:rPr>
          <w:rFonts w:ascii="Times New Roman" w:hAnsi="Times New Roman"/>
          <w:sz w:val="24"/>
          <w:szCs w:val="24"/>
        </w:rPr>
        <w:t xml:space="preserve"> </w:t>
      </w:r>
      <w:proofErr w:type="spellStart"/>
      <w:r w:rsidR="00947105" w:rsidRPr="00947105">
        <w:rPr>
          <w:rFonts w:ascii="Times New Roman" w:hAnsi="Times New Roman"/>
          <w:sz w:val="24"/>
          <w:szCs w:val="24"/>
        </w:rPr>
        <w:t>liệu</w:t>
      </w:r>
      <w:proofErr w:type="spellEnd"/>
      <w:r w:rsidR="00947105" w:rsidRPr="00947105">
        <w:rPr>
          <w:rFonts w:ascii="Times New Roman" w:hAnsi="Times New Roman"/>
          <w:sz w:val="24"/>
          <w:szCs w:val="24"/>
        </w:rPr>
        <w:t xml:space="preserve"> KDD.</w:t>
      </w:r>
    </w:p>
    <w:p w14:paraId="36B62102" w14:textId="77777777" w:rsidR="00813237" w:rsidRPr="00813237" w:rsidRDefault="00813237" w:rsidP="00194FDD">
      <w:pPr>
        <w:spacing w:after="0" w:line="360" w:lineRule="auto"/>
        <w:rPr>
          <w:rFonts w:ascii="Times New Roman" w:hAnsi="Times New Roman"/>
          <w:sz w:val="24"/>
          <w:szCs w:val="24"/>
        </w:rPr>
      </w:pPr>
    </w:p>
    <w:p w14:paraId="7CF41374" w14:textId="2CC7F6FF" w:rsidR="009273E7" w:rsidRPr="00293C40" w:rsidRDefault="009B7C92" w:rsidP="005807A8">
      <w:pPr>
        <w:pStyle w:val="ListParagraph"/>
        <w:numPr>
          <w:ilvl w:val="0"/>
          <w:numId w:val="31"/>
        </w:numPr>
        <w:spacing w:after="0" w:line="360" w:lineRule="auto"/>
        <w:outlineLvl w:val="2"/>
        <w:rPr>
          <w:rFonts w:ascii="Times New Roman" w:hAnsi="Times New Roman"/>
          <w:b/>
          <w:sz w:val="32"/>
          <w:szCs w:val="32"/>
        </w:rPr>
      </w:pPr>
      <w:bookmarkStart w:id="21" w:name="_Toc169381105"/>
      <w:r w:rsidRPr="00EA33A5">
        <w:rPr>
          <w:rFonts w:ascii="Times New Roman" w:hAnsi="Times New Roman"/>
          <w:b/>
          <w:sz w:val="32"/>
          <w:szCs w:val="32"/>
        </w:rPr>
        <w:t xml:space="preserve">Công </w:t>
      </w:r>
      <w:proofErr w:type="spellStart"/>
      <w:r w:rsidRPr="00EA33A5">
        <w:rPr>
          <w:rFonts w:ascii="Times New Roman" w:hAnsi="Times New Roman"/>
          <w:b/>
          <w:sz w:val="32"/>
          <w:szCs w:val="32"/>
        </w:rPr>
        <w:t>trình</w:t>
      </w:r>
      <w:proofErr w:type="spellEnd"/>
      <w:r w:rsidRPr="00EA33A5">
        <w:rPr>
          <w:rFonts w:ascii="Times New Roman" w:hAnsi="Times New Roman"/>
          <w:b/>
          <w:sz w:val="32"/>
          <w:szCs w:val="32"/>
        </w:rPr>
        <w:t xml:space="preserve"> </w:t>
      </w:r>
      <w:proofErr w:type="spellStart"/>
      <w:r w:rsidRPr="00EA33A5">
        <w:rPr>
          <w:rFonts w:ascii="Times New Roman" w:hAnsi="Times New Roman"/>
          <w:b/>
          <w:sz w:val="32"/>
          <w:szCs w:val="32"/>
        </w:rPr>
        <w:t>của</w:t>
      </w:r>
      <w:proofErr w:type="spellEnd"/>
      <w:r w:rsidRPr="00EA33A5">
        <w:rPr>
          <w:rFonts w:ascii="Times New Roman" w:hAnsi="Times New Roman"/>
          <w:b/>
          <w:sz w:val="32"/>
          <w:szCs w:val="32"/>
        </w:rPr>
        <w:t xml:space="preserve"> </w:t>
      </w:r>
      <w:sdt>
        <w:sdtPr>
          <w:rPr>
            <w:b/>
            <w:sz w:val="30"/>
            <w:szCs w:val="32"/>
          </w:rPr>
          <w:id w:val="-298150356"/>
          <w:citation/>
        </w:sdtPr>
        <w:sdtEndPr/>
        <w:sdtContent>
          <w:r w:rsidR="009117A9" w:rsidRPr="00EA33A5">
            <w:rPr>
              <w:rFonts w:ascii="Times New Roman" w:hAnsi="Times New Roman"/>
              <w:b/>
              <w:sz w:val="32"/>
              <w:szCs w:val="32"/>
            </w:rPr>
            <w:fldChar w:fldCharType="begin"/>
          </w:r>
          <w:r w:rsidR="009117A9" w:rsidRPr="00EA33A5">
            <w:rPr>
              <w:rFonts w:ascii="Times New Roman" w:hAnsi="Times New Roman"/>
              <w:b/>
              <w:sz w:val="32"/>
              <w:szCs w:val="32"/>
            </w:rPr>
            <w:instrText xml:space="preserve"> CITATION AslahiShahri2016 \l 1033 </w:instrText>
          </w:r>
          <w:r w:rsidR="009117A9" w:rsidRPr="00EA33A5">
            <w:rPr>
              <w:rFonts w:ascii="Times New Roman" w:hAnsi="Times New Roman"/>
              <w:b/>
              <w:sz w:val="32"/>
              <w:szCs w:val="32"/>
            </w:rPr>
            <w:fldChar w:fldCharType="separate"/>
          </w:r>
          <w:r w:rsidR="009117A9" w:rsidRPr="00EA33A5">
            <w:rPr>
              <w:rFonts w:ascii="Times New Roman" w:hAnsi="Times New Roman"/>
              <w:b/>
              <w:sz w:val="32"/>
              <w:szCs w:val="32"/>
            </w:rPr>
            <w:t>(Aslahi-Shahri, 2016)</w:t>
          </w:r>
          <w:r w:rsidR="009117A9" w:rsidRPr="00EA33A5">
            <w:rPr>
              <w:rFonts w:ascii="Times New Roman" w:hAnsi="Times New Roman"/>
              <w:b/>
              <w:sz w:val="32"/>
              <w:szCs w:val="32"/>
            </w:rPr>
            <w:fldChar w:fldCharType="end"/>
          </w:r>
        </w:sdtContent>
      </w:sdt>
      <w:bookmarkEnd w:id="21"/>
    </w:p>
    <w:p w14:paraId="453F2CF7" w14:textId="28672A28" w:rsidR="00103D1C" w:rsidRDefault="00103D1C" w:rsidP="00194FDD">
      <w:pPr>
        <w:spacing w:after="0" w:line="360" w:lineRule="auto"/>
        <w:rPr>
          <w:rFonts w:ascii="Times New Roman" w:hAnsi="Times New Roman"/>
          <w:sz w:val="24"/>
          <w:szCs w:val="24"/>
        </w:rPr>
      </w:pPr>
      <w:r w:rsidRPr="009273E7">
        <w:rPr>
          <w:rFonts w:ascii="Times New Roman" w:hAnsi="Times New Roman"/>
          <w:sz w:val="24"/>
          <w:szCs w:val="24"/>
        </w:rPr>
        <w:t>A hybrid method consisting of GA and SVM for intrusion detection system</w:t>
      </w:r>
      <w:r w:rsidR="009273E7">
        <w:rPr>
          <w:rFonts w:ascii="Times New Roman" w:hAnsi="Times New Roman"/>
          <w:sz w:val="24"/>
          <w:szCs w:val="24"/>
        </w:rPr>
        <w:t xml:space="preserve">: </w:t>
      </w:r>
      <w:proofErr w:type="spellStart"/>
      <w:r w:rsidR="00D00CFC">
        <w:rPr>
          <w:rFonts w:ascii="Times New Roman" w:hAnsi="Times New Roman"/>
          <w:sz w:val="24"/>
          <w:szCs w:val="24"/>
        </w:rPr>
        <w:t>Nghiên</w:t>
      </w:r>
      <w:proofErr w:type="spellEnd"/>
      <w:r w:rsidR="00D00CFC">
        <w:rPr>
          <w:rFonts w:ascii="Times New Roman" w:hAnsi="Times New Roman"/>
          <w:sz w:val="24"/>
          <w:szCs w:val="24"/>
        </w:rPr>
        <w:t xml:space="preserve"> </w:t>
      </w:r>
      <w:proofErr w:type="spellStart"/>
      <w:r w:rsidR="00D00CFC">
        <w:rPr>
          <w:rFonts w:ascii="Times New Roman" w:hAnsi="Times New Roman"/>
          <w:sz w:val="24"/>
          <w:szCs w:val="24"/>
        </w:rPr>
        <w:t>cứu</w:t>
      </w:r>
      <w:proofErr w:type="spellEnd"/>
      <w:r w:rsidR="00D00CFC">
        <w:rPr>
          <w:rFonts w:ascii="Times New Roman" w:hAnsi="Times New Roman"/>
          <w:sz w:val="24"/>
          <w:szCs w:val="24"/>
        </w:rPr>
        <w:t xml:space="preserve"> </w:t>
      </w:r>
      <w:proofErr w:type="spellStart"/>
      <w:r w:rsidR="00D00CFC">
        <w:rPr>
          <w:rFonts w:ascii="Times New Roman" w:hAnsi="Times New Roman"/>
          <w:sz w:val="24"/>
          <w:szCs w:val="24"/>
        </w:rPr>
        <w:t>này</w:t>
      </w:r>
      <w:proofErr w:type="spellEnd"/>
      <w:r w:rsidR="00D00CFC">
        <w:rPr>
          <w:rFonts w:ascii="Times New Roman" w:hAnsi="Times New Roman"/>
          <w:sz w:val="24"/>
          <w:szCs w:val="24"/>
        </w:rPr>
        <w:t xml:space="preserve"> </w:t>
      </w:r>
      <w:proofErr w:type="spellStart"/>
      <w:r w:rsidR="009B7C92" w:rsidRPr="009B7C92">
        <w:rPr>
          <w:rFonts w:ascii="Times New Roman" w:hAnsi="Times New Roman"/>
          <w:sz w:val="24"/>
          <w:szCs w:val="24"/>
        </w:rPr>
        <w:t>đánh</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giá</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hiệu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suất</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của</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bộ</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phân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loại</w:t>
      </w:r>
      <w:proofErr w:type="spellEnd"/>
      <w:r w:rsidR="009B7C92" w:rsidRPr="009B7C92">
        <w:rPr>
          <w:rFonts w:ascii="Times New Roman" w:hAnsi="Times New Roman"/>
          <w:sz w:val="24"/>
          <w:szCs w:val="24"/>
        </w:rPr>
        <w:t xml:space="preserve"> SVM </w:t>
      </w:r>
      <w:proofErr w:type="spellStart"/>
      <w:r w:rsidR="009B7C92" w:rsidRPr="009B7C92">
        <w:rPr>
          <w:rFonts w:ascii="Times New Roman" w:hAnsi="Times New Roman"/>
          <w:sz w:val="24"/>
          <w:szCs w:val="24"/>
        </w:rPr>
        <w:t>trên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tập</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dữ</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liệu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phát</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hiện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xâm</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nhập</w:t>
      </w:r>
      <w:proofErr w:type="spellEnd"/>
      <w:r w:rsidR="009B7C92" w:rsidRPr="009B7C92">
        <w:rPr>
          <w:rFonts w:ascii="Times New Roman" w:hAnsi="Times New Roman"/>
          <w:sz w:val="24"/>
          <w:szCs w:val="24"/>
        </w:rPr>
        <w:t xml:space="preserve">. Theo </w:t>
      </w:r>
      <w:proofErr w:type="spellStart"/>
      <w:r w:rsidR="009B7C92" w:rsidRPr="009B7C92">
        <w:rPr>
          <w:rFonts w:ascii="Times New Roman" w:hAnsi="Times New Roman"/>
          <w:sz w:val="24"/>
          <w:szCs w:val="24"/>
        </w:rPr>
        <w:t>các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tác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giả</w:t>
      </w:r>
      <w:proofErr w:type="spellEnd"/>
      <w:r w:rsidR="009B7C92" w:rsidRPr="009B7C92">
        <w:rPr>
          <w:rFonts w:ascii="Times New Roman" w:hAnsi="Times New Roman"/>
          <w:sz w:val="24"/>
          <w:szCs w:val="24"/>
        </w:rPr>
        <w:t xml:space="preserve">, SVM </w:t>
      </w:r>
      <w:proofErr w:type="spellStart"/>
      <w:r w:rsidR="009B7C92" w:rsidRPr="009B7C92">
        <w:rPr>
          <w:rFonts w:ascii="Times New Roman" w:hAnsi="Times New Roman"/>
          <w:sz w:val="24"/>
          <w:szCs w:val="24"/>
        </w:rPr>
        <w:t>không</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đạt</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đ</w:t>
      </w:r>
      <w:r w:rsidR="009B7C92" w:rsidRPr="009B7C92">
        <w:rPr>
          <w:rFonts w:ascii="Times New Roman" w:hAnsi="Times New Roman" w:hint="eastAsia"/>
          <w:sz w:val="24"/>
          <w:szCs w:val="24"/>
        </w:rPr>
        <w:t>ư</w:t>
      </w:r>
      <w:r w:rsidR="009B7C92" w:rsidRPr="009B7C92">
        <w:rPr>
          <w:rFonts w:ascii="Times New Roman" w:hAnsi="Times New Roman"/>
          <w:sz w:val="24"/>
          <w:szCs w:val="24"/>
        </w:rPr>
        <w:t>ợc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độ</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chính</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xác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cao</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khi</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hoạt</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động</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riêng</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lẻ</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Điều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này</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là</w:t>
      </w:r>
      <w:proofErr w:type="spellEnd"/>
      <w:r w:rsidR="009B7C92" w:rsidRPr="009B7C92">
        <w:rPr>
          <w:rFonts w:ascii="Times New Roman" w:hAnsi="Times New Roman"/>
          <w:sz w:val="24"/>
          <w:szCs w:val="24"/>
        </w:rPr>
        <w:t xml:space="preserve"> do SVM </w:t>
      </w:r>
      <w:proofErr w:type="spellStart"/>
      <w:r w:rsidR="009B7C92" w:rsidRPr="009B7C92">
        <w:rPr>
          <w:rFonts w:ascii="Times New Roman" w:hAnsi="Times New Roman"/>
          <w:sz w:val="24"/>
          <w:szCs w:val="24"/>
        </w:rPr>
        <w:t>cần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một</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tập</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dữ</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liệu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có</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mẫu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hợp</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lý</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v</w:t>
      </w:r>
      <w:r w:rsidR="009B7C92" w:rsidRPr="009B7C92">
        <w:rPr>
          <w:rFonts w:ascii="Times New Roman" w:hAnsi="Times New Roman" w:hint="eastAsia"/>
          <w:sz w:val="24"/>
          <w:szCs w:val="24"/>
        </w:rPr>
        <w:t>à</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chọn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các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đặc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tr</w:t>
      </w:r>
      <w:r w:rsidR="009B7C92" w:rsidRPr="009B7C92">
        <w:rPr>
          <w:rFonts w:ascii="Times New Roman" w:hAnsi="Times New Roman" w:hint="eastAsia"/>
          <w:sz w:val="24"/>
          <w:szCs w:val="24"/>
        </w:rPr>
        <w:t>ư</w:t>
      </w:r>
      <w:r w:rsidR="009B7C92" w:rsidRPr="009B7C92">
        <w:rPr>
          <w:rFonts w:ascii="Times New Roman" w:hAnsi="Times New Roman"/>
          <w:sz w:val="24"/>
          <w:szCs w:val="24"/>
        </w:rPr>
        <w:t>ng</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tối</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hint="eastAsia"/>
          <w:sz w:val="24"/>
          <w:szCs w:val="24"/>
        </w:rPr>
        <w:t>ư</w:t>
      </w:r>
      <w:r w:rsidR="009B7C92" w:rsidRPr="009B7C92">
        <w:rPr>
          <w:rFonts w:ascii="Times New Roman" w:hAnsi="Times New Roman"/>
          <w:sz w:val="24"/>
          <w:szCs w:val="24"/>
        </w:rPr>
        <w:t>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với</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độ</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d</w:t>
      </w:r>
      <w:r w:rsidR="009B7C92" w:rsidRPr="009B7C92">
        <w:rPr>
          <w:rFonts w:ascii="Times New Roman" w:hAnsi="Times New Roman" w:hint="eastAsia"/>
          <w:sz w:val="24"/>
          <w:szCs w:val="24"/>
        </w:rPr>
        <w:t>ư</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thừa</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tối</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thiểu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Vì</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vậy</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các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tác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giả</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triển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khai</w:t>
      </w:r>
      <w:proofErr w:type="spellEnd"/>
      <w:r w:rsidR="009B7C92" w:rsidRPr="009B7C92">
        <w:rPr>
          <w:rFonts w:ascii="Times New Roman" w:hAnsi="Times New Roman"/>
          <w:sz w:val="24"/>
          <w:szCs w:val="24"/>
        </w:rPr>
        <w:t xml:space="preserve"> GA </w:t>
      </w:r>
      <w:proofErr w:type="spellStart"/>
      <w:r w:rsidR="009B7C92" w:rsidRPr="009B7C92">
        <w:rPr>
          <w:rFonts w:ascii="Times New Roman" w:hAnsi="Times New Roman"/>
          <w:sz w:val="24"/>
          <w:szCs w:val="24"/>
        </w:rPr>
        <w:t>để</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tìm</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kiếm</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các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đặc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tr</w:t>
      </w:r>
      <w:r w:rsidR="009B7C92" w:rsidRPr="009B7C92">
        <w:rPr>
          <w:rFonts w:ascii="Times New Roman" w:hAnsi="Times New Roman" w:hint="eastAsia"/>
          <w:sz w:val="24"/>
          <w:szCs w:val="24"/>
        </w:rPr>
        <w:t>ư</w:t>
      </w:r>
      <w:r w:rsidR="009B7C92" w:rsidRPr="009B7C92">
        <w:rPr>
          <w:rFonts w:ascii="Times New Roman" w:hAnsi="Times New Roman"/>
          <w:sz w:val="24"/>
          <w:szCs w:val="24"/>
        </w:rPr>
        <w:t>ng</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tối</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hint="eastAsia"/>
          <w:sz w:val="24"/>
          <w:szCs w:val="24"/>
        </w:rPr>
        <w:t>ư</w:t>
      </w:r>
      <w:r w:rsidR="009B7C92" w:rsidRPr="009B7C92">
        <w:rPr>
          <w:rFonts w:ascii="Times New Roman" w:hAnsi="Times New Roman"/>
          <w:sz w:val="24"/>
          <w:szCs w:val="24"/>
        </w:rPr>
        <w:t>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cho</w:t>
      </w:r>
      <w:proofErr w:type="spellEnd"/>
      <w:r w:rsidR="009B7C92" w:rsidRPr="009B7C92">
        <w:rPr>
          <w:rFonts w:ascii="Times New Roman" w:hAnsi="Times New Roman"/>
          <w:sz w:val="24"/>
          <w:szCs w:val="24"/>
        </w:rPr>
        <w:t xml:space="preserve"> SVM </w:t>
      </w:r>
      <w:proofErr w:type="spellStart"/>
      <w:r w:rsidR="009B7C92" w:rsidRPr="009B7C92">
        <w:rPr>
          <w:rFonts w:ascii="Times New Roman" w:hAnsi="Times New Roman"/>
          <w:sz w:val="24"/>
          <w:szCs w:val="24"/>
        </w:rPr>
        <w:t>và</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sau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đó</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thực</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hiện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phân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loại</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trên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tập</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dữ</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liệu</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phát</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hiện</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xâm</w:t>
      </w:r>
      <w:proofErr w:type="spellEnd"/>
      <w:r w:rsidR="009B7C92" w:rsidRPr="009B7C92">
        <w:rPr>
          <w:rFonts w:ascii="Times New Roman" w:hAnsi="Times New Roman"/>
          <w:sz w:val="24"/>
          <w:szCs w:val="24"/>
        </w:rPr>
        <w:t xml:space="preserve"> </w:t>
      </w:r>
      <w:proofErr w:type="spellStart"/>
      <w:r w:rsidR="009B7C92" w:rsidRPr="009B7C92">
        <w:rPr>
          <w:rFonts w:ascii="Times New Roman" w:hAnsi="Times New Roman"/>
          <w:sz w:val="24"/>
          <w:szCs w:val="24"/>
        </w:rPr>
        <w:t>nhập</w:t>
      </w:r>
      <w:proofErr w:type="spellEnd"/>
      <w:r w:rsidR="009B7C92" w:rsidRPr="009B7C92">
        <w:rPr>
          <w:rFonts w:ascii="Times New Roman" w:hAnsi="Times New Roman"/>
          <w:sz w:val="24"/>
          <w:szCs w:val="24"/>
        </w:rPr>
        <w:t>.</w:t>
      </w:r>
    </w:p>
    <w:p w14:paraId="1DE6591C" w14:textId="77777777" w:rsidR="00550F9E" w:rsidRDefault="00550F9E" w:rsidP="00194FDD">
      <w:pPr>
        <w:spacing w:after="0" w:line="360" w:lineRule="auto"/>
        <w:rPr>
          <w:rFonts w:ascii="Times New Roman" w:hAnsi="Times New Roman"/>
          <w:sz w:val="24"/>
          <w:szCs w:val="24"/>
        </w:rPr>
      </w:pPr>
    </w:p>
    <w:p w14:paraId="75D1C282" w14:textId="45CDABD6" w:rsidR="009273E7" w:rsidRPr="00574BDE" w:rsidRDefault="001A271C" w:rsidP="005807A8">
      <w:pPr>
        <w:pStyle w:val="ListParagraph"/>
        <w:numPr>
          <w:ilvl w:val="0"/>
          <w:numId w:val="31"/>
        </w:numPr>
        <w:spacing w:after="0" w:line="360" w:lineRule="auto"/>
        <w:outlineLvl w:val="2"/>
        <w:rPr>
          <w:rFonts w:ascii="Times New Roman" w:hAnsi="Times New Roman"/>
          <w:b/>
          <w:sz w:val="32"/>
          <w:szCs w:val="32"/>
        </w:rPr>
      </w:pPr>
      <w:bookmarkStart w:id="22" w:name="_Toc169381106"/>
      <w:r w:rsidRPr="00EA33A5">
        <w:rPr>
          <w:rFonts w:ascii="Times New Roman" w:hAnsi="Times New Roman"/>
          <w:b/>
          <w:sz w:val="32"/>
          <w:szCs w:val="32"/>
        </w:rPr>
        <w:t xml:space="preserve">Công </w:t>
      </w:r>
      <w:proofErr w:type="spellStart"/>
      <w:r w:rsidRPr="00EA33A5">
        <w:rPr>
          <w:rFonts w:ascii="Times New Roman" w:hAnsi="Times New Roman"/>
          <w:b/>
          <w:sz w:val="32"/>
          <w:szCs w:val="32"/>
        </w:rPr>
        <w:t>trình</w:t>
      </w:r>
      <w:proofErr w:type="spellEnd"/>
      <w:r w:rsidRPr="00EA33A5">
        <w:rPr>
          <w:rFonts w:ascii="Times New Roman" w:hAnsi="Times New Roman"/>
          <w:b/>
          <w:sz w:val="32"/>
          <w:szCs w:val="32"/>
        </w:rPr>
        <w:t xml:space="preserve"> </w:t>
      </w:r>
      <w:proofErr w:type="spellStart"/>
      <w:r w:rsidRPr="00EA33A5">
        <w:rPr>
          <w:rFonts w:ascii="Times New Roman" w:hAnsi="Times New Roman"/>
          <w:b/>
          <w:sz w:val="32"/>
          <w:szCs w:val="32"/>
        </w:rPr>
        <w:t>của</w:t>
      </w:r>
      <w:proofErr w:type="spellEnd"/>
      <w:sdt>
        <w:sdtPr>
          <w:rPr>
            <w:b/>
            <w:sz w:val="30"/>
            <w:szCs w:val="32"/>
          </w:rPr>
          <w:id w:val="559132716"/>
          <w:citation/>
        </w:sdtPr>
        <w:sdtEndPr/>
        <w:sdtContent>
          <w:r w:rsidR="00896878" w:rsidRPr="00EA33A5">
            <w:rPr>
              <w:rFonts w:ascii="Times New Roman" w:hAnsi="Times New Roman"/>
              <w:b/>
              <w:sz w:val="32"/>
              <w:szCs w:val="32"/>
            </w:rPr>
            <w:fldChar w:fldCharType="begin"/>
          </w:r>
          <w:r w:rsidR="00896878" w:rsidRPr="00EA33A5">
            <w:rPr>
              <w:rFonts w:ascii="Times New Roman" w:hAnsi="Times New Roman"/>
              <w:b/>
              <w:sz w:val="32"/>
              <w:szCs w:val="32"/>
            </w:rPr>
            <w:instrText xml:space="preserve"> CITATION Gharaee2016 \l 1033 </w:instrText>
          </w:r>
          <w:r w:rsidR="00896878" w:rsidRPr="00EA33A5">
            <w:rPr>
              <w:rFonts w:ascii="Times New Roman" w:hAnsi="Times New Roman"/>
              <w:b/>
              <w:sz w:val="32"/>
              <w:szCs w:val="32"/>
            </w:rPr>
            <w:fldChar w:fldCharType="separate"/>
          </w:r>
          <w:r w:rsidR="00896878" w:rsidRPr="00EA33A5">
            <w:rPr>
              <w:rFonts w:ascii="Times New Roman" w:hAnsi="Times New Roman"/>
              <w:b/>
              <w:sz w:val="32"/>
              <w:szCs w:val="32"/>
            </w:rPr>
            <w:t xml:space="preserve"> (Gharaee, 2016)</w:t>
          </w:r>
          <w:r w:rsidR="00896878" w:rsidRPr="00EA33A5">
            <w:rPr>
              <w:rFonts w:ascii="Times New Roman" w:hAnsi="Times New Roman"/>
              <w:b/>
              <w:sz w:val="32"/>
              <w:szCs w:val="32"/>
            </w:rPr>
            <w:fldChar w:fldCharType="end"/>
          </w:r>
        </w:sdtContent>
      </w:sdt>
      <w:bookmarkEnd w:id="22"/>
    </w:p>
    <w:p w14:paraId="6A779F8A" w14:textId="0CDA7F6F" w:rsidR="00813237" w:rsidRPr="00813237" w:rsidRDefault="00B97747" w:rsidP="009273E7">
      <w:pPr>
        <w:spacing w:line="360" w:lineRule="auto"/>
        <w:rPr>
          <w:rFonts w:ascii="Times New Roman" w:hAnsi="Times New Roman"/>
          <w:sz w:val="24"/>
          <w:szCs w:val="24"/>
        </w:rPr>
      </w:pPr>
      <w:r w:rsidRPr="009273E7">
        <w:rPr>
          <w:rFonts w:ascii="Times New Roman" w:hAnsi="Times New Roman"/>
          <w:sz w:val="24"/>
          <w:szCs w:val="24"/>
        </w:rPr>
        <w:t>A new feature selection IDS based on genetic algorithm and SVM</w:t>
      </w:r>
      <w:r w:rsidR="009273E7">
        <w:rPr>
          <w:rFonts w:ascii="Times New Roman" w:hAnsi="Times New Roman"/>
          <w:sz w:val="24"/>
          <w:szCs w:val="24"/>
        </w:rPr>
        <w:t xml:space="preserve">: </w:t>
      </w:r>
      <w:proofErr w:type="spellStart"/>
      <w:r w:rsidR="001A271C">
        <w:rPr>
          <w:rFonts w:ascii="Times New Roman" w:hAnsi="Times New Roman"/>
          <w:sz w:val="24"/>
          <w:szCs w:val="24"/>
        </w:rPr>
        <w:t>Nghiên</w:t>
      </w:r>
      <w:proofErr w:type="spellEnd"/>
      <w:r w:rsidR="001A271C">
        <w:rPr>
          <w:rFonts w:ascii="Times New Roman" w:hAnsi="Times New Roman"/>
          <w:sz w:val="24"/>
          <w:szCs w:val="24"/>
        </w:rPr>
        <w:t xml:space="preserve"> </w:t>
      </w:r>
      <w:proofErr w:type="spellStart"/>
      <w:r w:rsidR="001A271C">
        <w:rPr>
          <w:rFonts w:ascii="Times New Roman" w:hAnsi="Times New Roman"/>
          <w:sz w:val="24"/>
          <w:szCs w:val="24"/>
        </w:rPr>
        <w:t>cứu</w:t>
      </w:r>
      <w:proofErr w:type="spellEnd"/>
      <w:r w:rsidR="001A271C">
        <w:rPr>
          <w:rFonts w:ascii="Times New Roman" w:hAnsi="Times New Roman"/>
          <w:sz w:val="24"/>
          <w:szCs w:val="24"/>
        </w:rPr>
        <w:t xml:space="preserve"> </w:t>
      </w:r>
      <w:proofErr w:type="spellStart"/>
      <w:r w:rsidR="001A271C">
        <w:rPr>
          <w:rFonts w:ascii="Times New Roman" w:hAnsi="Times New Roman"/>
          <w:sz w:val="24"/>
          <w:szCs w:val="24"/>
        </w:rPr>
        <w:t>này</w:t>
      </w:r>
      <w:proofErr w:type="spellEnd"/>
      <w:r w:rsidR="001A271C">
        <w:rPr>
          <w:rFonts w:ascii="Times New Roman" w:hAnsi="Times New Roman"/>
          <w:sz w:val="24"/>
          <w:szCs w:val="24"/>
        </w:rPr>
        <w:t xml:space="preserve"> </w:t>
      </w:r>
      <w:proofErr w:type="spellStart"/>
      <w:r w:rsidR="001A271C" w:rsidRPr="001A271C">
        <w:rPr>
          <w:rFonts w:ascii="Times New Roman" w:hAnsi="Times New Roman"/>
          <w:sz w:val="24"/>
          <w:szCs w:val="24"/>
        </w:rPr>
        <w:t>đề</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xuất</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một</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hệ</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thống</w:t>
      </w:r>
      <w:proofErr w:type="spellEnd"/>
      <w:r w:rsidR="001A271C" w:rsidRPr="001A271C">
        <w:rPr>
          <w:rFonts w:ascii="Times New Roman" w:hAnsi="Times New Roman"/>
          <w:sz w:val="24"/>
          <w:szCs w:val="24"/>
        </w:rPr>
        <w:t xml:space="preserve"> IDS </w:t>
      </w:r>
      <w:proofErr w:type="spellStart"/>
      <w:r w:rsidR="001A271C" w:rsidRPr="001A271C">
        <w:rPr>
          <w:rFonts w:ascii="Times New Roman" w:hAnsi="Times New Roman"/>
          <w:sz w:val="24"/>
          <w:szCs w:val="24"/>
        </w:rPr>
        <w:t>sử</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dụng</w:t>
      </w:r>
      <w:proofErr w:type="spellEnd"/>
      <w:r w:rsidR="001A271C" w:rsidRPr="001A271C">
        <w:rPr>
          <w:rFonts w:ascii="Times New Roman" w:hAnsi="Times New Roman"/>
          <w:sz w:val="24"/>
          <w:szCs w:val="24"/>
        </w:rPr>
        <w:t xml:space="preserve"> GA </w:t>
      </w:r>
      <w:proofErr w:type="spellStart"/>
      <w:r w:rsidR="001A271C" w:rsidRPr="001A271C">
        <w:rPr>
          <w:rFonts w:ascii="Times New Roman" w:hAnsi="Times New Roman"/>
          <w:sz w:val="24"/>
          <w:szCs w:val="24"/>
        </w:rPr>
        <w:t>để</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lựa</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chọn</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đặc</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tr</w:t>
      </w:r>
      <w:r w:rsidR="001A271C" w:rsidRPr="001A271C">
        <w:rPr>
          <w:rFonts w:ascii="Times New Roman" w:hAnsi="Times New Roman" w:hint="eastAsia"/>
          <w:sz w:val="24"/>
          <w:szCs w:val="24"/>
        </w:rPr>
        <w:t>ư</w:t>
      </w:r>
      <w:r w:rsidR="001A271C" w:rsidRPr="001A271C">
        <w:rPr>
          <w:rFonts w:ascii="Times New Roman" w:hAnsi="Times New Roman"/>
          <w:sz w:val="24"/>
          <w:szCs w:val="24"/>
        </w:rPr>
        <w:t>ng</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với</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một</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hàm</w:t>
      </w:r>
      <w:proofErr w:type="spellEnd"/>
      <w:r w:rsidR="001A271C" w:rsidRPr="001A271C">
        <w:rPr>
          <w:rFonts w:ascii="Times New Roman" w:hAnsi="Times New Roman"/>
          <w:sz w:val="24"/>
          <w:szCs w:val="24"/>
        </w:rPr>
        <w:t xml:space="preserve"> </w:t>
      </w:r>
      <w:r w:rsidR="00A70E2C">
        <w:rPr>
          <w:rFonts w:ascii="Times New Roman" w:hAnsi="Times New Roman"/>
          <w:sz w:val="24"/>
          <w:szCs w:val="24"/>
        </w:rPr>
        <w:t>fitness function</w:t>
      </w:r>
      <w:r w:rsidR="00EB7292">
        <w:rPr>
          <w:rFonts w:ascii="Times New Roman" w:hAnsi="Times New Roman"/>
          <w:sz w:val="24"/>
          <w:szCs w:val="24"/>
        </w:rPr>
        <w:t xml:space="preserve"> </w:t>
      </w:r>
      <w:proofErr w:type="spellStart"/>
      <w:r w:rsidR="00EB7292">
        <w:rPr>
          <w:rFonts w:ascii="Times New Roman" w:hAnsi="Times New Roman"/>
          <w:sz w:val="24"/>
          <w:szCs w:val="24"/>
        </w:rPr>
        <w:t>đổi</w:t>
      </w:r>
      <w:proofErr w:type="spellEnd"/>
      <w:r w:rsidR="00EB7292">
        <w:rPr>
          <w:rFonts w:ascii="Times New Roman" w:hAnsi="Times New Roman"/>
          <w:sz w:val="24"/>
          <w:szCs w:val="24"/>
        </w:rPr>
        <w:t xml:space="preserve"> </w:t>
      </w:r>
      <w:proofErr w:type="spellStart"/>
      <w:r w:rsidR="00EB7292">
        <w:rPr>
          <w:rFonts w:ascii="Times New Roman" w:hAnsi="Times New Roman"/>
          <w:sz w:val="24"/>
          <w:szCs w:val="24"/>
        </w:rPr>
        <w:t>mới</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Họ</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đạt</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w:t>
      </w:r>
      <w:r w:rsidR="001A271C" w:rsidRPr="001A271C">
        <w:rPr>
          <w:rFonts w:ascii="Times New Roman" w:hAnsi="Times New Roman" w:hint="eastAsia"/>
          <w:sz w:val="24"/>
          <w:szCs w:val="24"/>
        </w:rPr>
        <w:t>ư</w:t>
      </w:r>
      <w:r w:rsidR="001A271C" w:rsidRPr="001A271C">
        <w:rPr>
          <w:rFonts w:ascii="Times New Roman" w:hAnsi="Times New Roman"/>
          <w:sz w:val="24"/>
          <w:szCs w:val="24"/>
        </w:rPr>
        <w:t>ợc</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độ</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chính</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xác</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dự</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đoán</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cao</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trong</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khi</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duy</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trì</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tỷ</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lệ</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báo</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động</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giả</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thấp</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Đề</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xuất</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của</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họ</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w:t>
      </w:r>
      <w:r w:rsidR="001A271C" w:rsidRPr="001A271C">
        <w:rPr>
          <w:rFonts w:ascii="Times New Roman" w:hAnsi="Times New Roman" w:hint="eastAsia"/>
          <w:sz w:val="24"/>
          <w:szCs w:val="24"/>
        </w:rPr>
        <w:t>ư</w:t>
      </w:r>
      <w:r w:rsidR="001A271C" w:rsidRPr="001A271C">
        <w:rPr>
          <w:rFonts w:ascii="Times New Roman" w:hAnsi="Times New Roman"/>
          <w:sz w:val="24"/>
          <w:szCs w:val="24"/>
        </w:rPr>
        <w:t>ợc</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kiểm</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tra</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trên</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các</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tập</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dữ</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liệu</w:t>
      </w:r>
      <w:proofErr w:type="spellEnd"/>
      <w:r w:rsidR="001A271C" w:rsidRPr="001A271C">
        <w:rPr>
          <w:rFonts w:ascii="Times New Roman" w:hAnsi="Times New Roman"/>
          <w:sz w:val="24"/>
          <w:szCs w:val="24"/>
        </w:rPr>
        <w:t xml:space="preserve"> KDD cup </w:t>
      </w:r>
      <w:proofErr w:type="spellStart"/>
      <w:r w:rsidR="001A271C" w:rsidRPr="001A271C">
        <w:rPr>
          <w:rFonts w:ascii="Times New Roman" w:hAnsi="Times New Roman"/>
          <w:sz w:val="24"/>
          <w:szCs w:val="24"/>
        </w:rPr>
        <w:t>và</w:t>
      </w:r>
      <w:proofErr w:type="spellEnd"/>
      <w:r w:rsidR="001A271C" w:rsidRPr="001A271C">
        <w:rPr>
          <w:rFonts w:ascii="Times New Roman" w:hAnsi="Times New Roman"/>
          <w:sz w:val="24"/>
          <w:szCs w:val="24"/>
        </w:rPr>
        <w:t xml:space="preserve"> UNSW-NB 15. </w:t>
      </w:r>
      <w:proofErr w:type="spellStart"/>
      <w:r w:rsidR="001A271C" w:rsidRPr="001A271C">
        <w:rPr>
          <w:rFonts w:ascii="Times New Roman" w:hAnsi="Times New Roman"/>
          <w:sz w:val="24"/>
          <w:szCs w:val="24"/>
        </w:rPr>
        <w:t>Họ</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báo</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cáo</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độ</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chính</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xác</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cho</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từng</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lớp</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trong</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bài</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báo</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của</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mình</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Họ</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cũng</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tạo</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ra</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một</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tập</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dữ</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liệu</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riêng</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biệt</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cho</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từng</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lớp</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và</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sau</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đó</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áp</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dụng</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kỹ</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thuật</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của</w:t>
      </w:r>
      <w:proofErr w:type="spellEnd"/>
      <w:r w:rsidR="001A271C" w:rsidRPr="001A271C">
        <w:rPr>
          <w:rFonts w:ascii="Times New Roman" w:hAnsi="Times New Roman"/>
          <w:sz w:val="24"/>
          <w:szCs w:val="24"/>
        </w:rPr>
        <w:t xml:space="preserve"> </w:t>
      </w:r>
      <w:proofErr w:type="spellStart"/>
      <w:r w:rsidR="001A271C" w:rsidRPr="001A271C">
        <w:rPr>
          <w:rFonts w:ascii="Times New Roman" w:hAnsi="Times New Roman"/>
          <w:sz w:val="24"/>
          <w:szCs w:val="24"/>
        </w:rPr>
        <w:t>mình</w:t>
      </w:r>
      <w:proofErr w:type="spellEnd"/>
      <w:r w:rsidR="001A271C" w:rsidRPr="001A271C">
        <w:rPr>
          <w:rFonts w:ascii="Times New Roman" w:hAnsi="Times New Roman"/>
          <w:sz w:val="24"/>
          <w:szCs w:val="24"/>
        </w:rPr>
        <w:t>.</w:t>
      </w:r>
    </w:p>
    <w:p w14:paraId="1565D913" w14:textId="279BD9F5" w:rsidR="00597928" w:rsidRDefault="00597928" w:rsidP="00194FDD">
      <w:pPr>
        <w:spacing w:after="0" w:line="360" w:lineRule="auto"/>
        <w:rPr>
          <w:rFonts w:ascii="Times New Roman" w:hAnsi="Times New Roman"/>
          <w:sz w:val="24"/>
          <w:szCs w:val="24"/>
        </w:rPr>
      </w:pPr>
    </w:p>
    <w:p w14:paraId="0F3BD3C6" w14:textId="2A3285D7" w:rsidR="001E39A5" w:rsidRPr="00EA33A5" w:rsidRDefault="006B28BA" w:rsidP="005807A8">
      <w:pPr>
        <w:pStyle w:val="ListParagraph"/>
        <w:numPr>
          <w:ilvl w:val="0"/>
          <w:numId w:val="31"/>
        </w:numPr>
        <w:spacing w:after="0" w:line="360" w:lineRule="auto"/>
        <w:outlineLvl w:val="2"/>
        <w:rPr>
          <w:rFonts w:ascii="Times New Roman" w:hAnsi="Times New Roman"/>
          <w:b/>
          <w:sz w:val="32"/>
          <w:szCs w:val="32"/>
        </w:rPr>
      </w:pPr>
      <w:bookmarkStart w:id="23" w:name="_Toc169381107"/>
      <w:proofErr w:type="spellStart"/>
      <w:r w:rsidRPr="00EA33A5">
        <w:rPr>
          <w:rFonts w:ascii="Times New Roman" w:hAnsi="Times New Roman"/>
          <w:b/>
          <w:sz w:val="32"/>
          <w:szCs w:val="32"/>
        </w:rPr>
        <w:t>Bảng</w:t>
      </w:r>
      <w:proofErr w:type="spellEnd"/>
      <w:r w:rsidRPr="00EA33A5">
        <w:rPr>
          <w:rFonts w:ascii="Times New Roman" w:hAnsi="Times New Roman"/>
          <w:b/>
          <w:sz w:val="32"/>
          <w:szCs w:val="32"/>
        </w:rPr>
        <w:t xml:space="preserve"> so </w:t>
      </w:r>
      <w:proofErr w:type="spellStart"/>
      <w:r w:rsidRPr="00EA33A5">
        <w:rPr>
          <w:rFonts w:ascii="Times New Roman" w:hAnsi="Times New Roman"/>
          <w:b/>
          <w:sz w:val="32"/>
          <w:szCs w:val="32"/>
        </w:rPr>
        <w:t>sánh</w:t>
      </w:r>
      <w:bookmarkEnd w:id="23"/>
      <w:proofErr w:type="spellEnd"/>
    </w:p>
    <w:tbl>
      <w:tblPr>
        <w:tblStyle w:val="TableGrid"/>
        <w:tblW w:w="0" w:type="auto"/>
        <w:tblLook w:val="04A0" w:firstRow="1" w:lastRow="0" w:firstColumn="1" w:lastColumn="0" w:noHBand="0" w:noVBand="1"/>
      </w:tblPr>
      <w:tblGrid>
        <w:gridCol w:w="1674"/>
        <w:gridCol w:w="1684"/>
        <w:gridCol w:w="1513"/>
        <w:gridCol w:w="1670"/>
        <w:gridCol w:w="1428"/>
        <w:gridCol w:w="1653"/>
      </w:tblGrid>
      <w:tr w:rsidR="00817663" w14:paraId="0B0C80CF" w14:textId="77777777" w:rsidTr="008D3FED">
        <w:tc>
          <w:tcPr>
            <w:tcW w:w="1674" w:type="dxa"/>
            <w:shd w:val="clear" w:color="auto" w:fill="E7E6E6" w:themeFill="background2"/>
            <w:vAlign w:val="center"/>
          </w:tcPr>
          <w:p w14:paraId="31C20788" w14:textId="0B511A95" w:rsidR="00817663" w:rsidRPr="00004E0E" w:rsidRDefault="00817663" w:rsidP="00194FDD">
            <w:pPr>
              <w:spacing w:after="0" w:line="360" w:lineRule="auto"/>
              <w:jc w:val="center"/>
              <w:rPr>
                <w:rFonts w:ascii="Times New Roman" w:hAnsi="Times New Roman"/>
                <w:sz w:val="24"/>
                <w:szCs w:val="24"/>
              </w:rPr>
            </w:pPr>
            <w:proofErr w:type="spellStart"/>
            <w:r w:rsidRPr="00004E0E">
              <w:rPr>
                <w:rFonts w:ascii="Times New Roman" w:hAnsi="Times New Roman"/>
                <w:sz w:val="24"/>
                <w:szCs w:val="24"/>
              </w:rPr>
              <w:t>Nghiên</w:t>
            </w:r>
            <w:proofErr w:type="spellEnd"/>
            <w:r w:rsidRPr="00004E0E">
              <w:rPr>
                <w:rFonts w:ascii="Times New Roman" w:hAnsi="Times New Roman"/>
                <w:sz w:val="24"/>
                <w:szCs w:val="24"/>
              </w:rPr>
              <w:t xml:space="preserve"> </w:t>
            </w:r>
            <w:proofErr w:type="spellStart"/>
            <w:r w:rsidRPr="00004E0E">
              <w:rPr>
                <w:rFonts w:ascii="Times New Roman" w:hAnsi="Times New Roman"/>
                <w:sz w:val="24"/>
                <w:szCs w:val="24"/>
              </w:rPr>
              <w:t>cứu</w:t>
            </w:r>
            <w:proofErr w:type="spellEnd"/>
          </w:p>
        </w:tc>
        <w:tc>
          <w:tcPr>
            <w:tcW w:w="1684" w:type="dxa"/>
            <w:shd w:val="clear" w:color="auto" w:fill="E7E6E6" w:themeFill="background2"/>
            <w:vAlign w:val="center"/>
          </w:tcPr>
          <w:p w14:paraId="7BA7BFA6" w14:textId="41758AD7" w:rsidR="00817663" w:rsidRPr="00004E0E" w:rsidRDefault="00817663" w:rsidP="00194FDD">
            <w:pPr>
              <w:spacing w:after="0" w:line="360" w:lineRule="auto"/>
              <w:jc w:val="center"/>
              <w:rPr>
                <w:rFonts w:ascii="Times New Roman" w:hAnsi="Times New Roman"/>
                <w:sz w:val="24"/>
                <w:szCs w:val="24"/>
              </w:rPr>
            </w:pPr>
            <w:r w:rsidRPr="00004E0E">
              <w:rPr>
                <w:rFonts w:ascii="Times New Roman" w:hAnsi="Times New Roman"/>
                <w:sz w:val="24"/>
                <w:szCs w:val="24"/>
              </w:rPr>
              <w:t xml:space="preserve">Phương </w:t>
            </w:r>
            <w:proofErr w:type="spellStart"/>
            <w:r w:rsidRPr="00004E0E">
              <w:rPr>
                <w:rFonts w:ascii="Times New Roman" w:hAnsi="Times New Roman"/>
                <w:sz w:val="24"/>
                <w:szCs w:val="24"/>
              </w:rPr>
              <w:t>pháp</w:t>
            </w:r>
            <w:proofErr w:type="spellEnd"/>
          </w:p>
        </w:tc>
        <w:tc>
          <w:tcPr>
            <w:tcW w:w="1513" w:type="dxa"/>
            <w:shd w:val="clear" w:color="auto" w:fill="E7E6E6" w:themeFill="background2"/>
            <w:vAlign w:val="center"/>
          </w:tcPr>
          <w:p w14:paraId="1BDB5AF8" w14:textId="056DD42F" w:rsidR="00817663" w:rsidRPr="00004E0E" w:rsidRDefault="00817663" w:rsidP="00194FDD">
            <w:pPr>
              <w:spacing w:after="0" w:line="360" w:lineRule="auto"/>
              <w:jc w:val="center"/>
              <w:rPr>
                <w:rFonts w:ascii="Times New Roman" w:hAnsi="Times New Roman"/>
                <w:sz w:val="24"/>
                <w:szCs w:val="24"/>
              </w:rPr>
            </w:pPr>
            <w:r w:rsidRPr="00004E0E">
              <w:rPr>
                <w:rFonts w:ascii="Times New Roman" w:hAnsi="Times New Roman"/>
                <w:sz w:val="24"/>
                <w:szCs w:val="24"/>
              </w:rPr>
              <w:t>Dataset</w:t>
            </w:r>
          </w:p>
        </w:tc>
        <w:tc>
          <w:tcPr>
            <w:tcW w:w="1670" w:type="dxa"/>
            <w:shd w:val="clear" w:color="auto" w:fill="E7E6E6" w:themeFill="background2"/>
            <w:vAlign w:val="center"/>
          </w:tcPr>
          <w:p w14:paraId="6D703BF0" w14:textId="5456AA98" w:rsidR="00817663" w:rsidRPr="00004E0E" w:rsidRDefault="00817663" w:rsidP="00194FDD">
            <w:pPr>
              <w:spacing w:after="0" w:line="360" w:lineRule="auto"/>
              <w:jc w:val="center"/>
              <w:rPr>
                <w:rFonts w:ascii="Times New Roman" w:hAnsi="Times New Roman"/>
                <w:sz w:val="24"/>
                <w:szCs w:val="24"/>
              </w:rPr>
            </w:pPr>
            <w:proofErr w:type="spellStart"/>
            <w:r w:rsidRPr="00004E0E">
              <w:rPr>
                <w:rFonts w:ascii="Times New Roman" w:hAnsi="Times New Roman"/>
                <w:sz w:val="24"/>
                <w:szCs w:val="24"/>
              </w:rPr>
              <w:t>Số</w:t>
            </w:r>
            <w:proofErr w:type="spellEnd"/>
            <w:r w:rsidRPr="00004E0E">
              <w:rPr>
                <w:rFonts w:ascii="Times New Roman" w:hAnsi="Times New Roman"/>
                <w:sz w:val="24"/>
                <w:szCs w:val="24"/>
              </w:rPr>
              <w:t xml:space="preserve"> </w:t>
            </w:r>
            <w:proofErr w:type="spellStart"/>
            <w:r w:rsidRPr="00004E0E">
              <w:rPr>
                <w:rFonts w:ascii="Times New Roman" w:hAnsi="Times New Roman"/>
                <w:sz w:val="24"/>
                <w:szCs w:val="24"/>
              </w:rPr>
              <w:t>lượng</w:t>
            </w:r>
            <w:proofErr w:type="spellEnd"/>
            <w:r w:rsidRPr="00004E0E">
              <w:rPr>
                <w:rFonts w:ascii="Times New Roman" w:hAnsi="Times New Roman"/>
                <w:sz w:val="24"/>
                <w:szCs w:val="24"/>
              </w:rPr>
              <w:t xml:space="preserve"> feature</w:t>
            </w:r>
          </w:p>
        </w:tc>
        <w:tc>
          <w:tcPr>
            <w:tcW w:w="1428" w:type="dxa"/>
            <w:shd w:val="clear" w:color="auto" w:fill="E7E6E6" w:themeFill="background2"/>
            <w:vAlign w:val="center"/>
          </w:tcPr>
          <w:p w14:paraId="76D762C2" w14:textId="4E63C692" w:rsidR="00817663" w:rsidRPr="00004E0E" w:rsidRDefault="00EA5042" w:rsidP="00194FDD">
            <w:pPr>
              <w:spacing w:after="0" w:line="360" w:lineRule="auto"/>
              <w:jc w:val="center"/>
              <w:rPr>
                <w:rFonts w:ascii="Times New Roman" w:hAnsi="Times New Roman"/>
                <w:sz w:val="24"/>
                <w:szCs w:val="24"/>
              </w:rPr>
            </w:pPr>
            <w:r w:rsidRPr="00004E0E">
              <w:rPr>
                <w:rFonts w:ascii="Times New Roman" w:hAnsi="Times New Roman"/>
                <w:sz w:val="24"/>
                <w:szCs w:val="24"/>
              </w:rPr>
              <w:t>Classifier</w:t>
            </w:r>
          </w:p>
        </w:tc>
        <w:tc>
          <w:tcPr>
            <w:tcW w:w="1653" w:type="dxa"/>
            <w:shd w:val="clear" w:color="auto" w:fill="E7E6E6" w:themeFill="background2"/>
            <w:vAlign w:val="center"/>
          </w:tcPr>
          <w:p w14:paraId="05B8511D" w14:textId="69622FF9" w:rsidR="00817663" w:rsidRPr="00004E0E" w:rsidRDefault="00817663" w:rsidP="00194FDD">
            <w:pPr>
              <w:spacing w:after="0" w:line="360" w:lineRule="auto"/>
              <w:jc w:val="center"/>
              <w:rPr>
                <w:rFonts w:ascii="Times New Roman" w:hAnsi="Times New Roman"/>
                <w:sz w:val="24"/>
                <w:szCs w:val="24"/>
              </w:rPr>
            </w:pPr>
            <w:proofErr w:type="spellStart"/>
            <w:r w:rsidRPr="00004E0E">
              <w:rPr>
                <w:rFonts w:ascii="Times New Roman" w:hAnsi="Times New Roman"/>
                <w:sz w:val="24"/>
                <w:szCs w:val="24"/>
              </w:rPr>
              <w:t>Kết</w:t>
            </w:r>
            <w:proofErr w:type="spellEnd"/>
            <w:r w:rsidRPr="00004E0E">
              <w:rPr>
                <w:rFonts w:ascii="Times New Roman" w:hAnsi="Times New Roman"/>
                <w:sz w:val="24"/>
                <w:szCs w:val="24"/>
              </w:rPr>
              <w:t xml:space="preserve"> </w:t>
            </w:r>
            <w:proofErr w:type="spellStart"/>
            <w:r w:rsidRPr="00004E0E">
              <w:rPr>
                <w:rFonts w:ascii="Times New Roman" w:hAnsi="Times New Roman"/>
                <w:sz w:val="24"/>
                <w:szCs w:val="24"/>
              </w:rPr>
              <w:t>quả</w:t>
            </w:r>
            <w:proofErr w:type="spellEnd"/>
          </w:p>
        </w:tc>
      </w:tr>
      <w:tr w:rsidR="00817663" w14:paraId="72529BA0" w14:textId="77777777" w:rsidTr="00817663">
        <w:tc>
          <w:tcPr>
            <w:tcW w:w="1674" w:type="dxa"/>
            <w:vAlign w:val="center"/>
          </w:tcPr>
          <w:p w14:paraId="28A6A9CE" w14:textId="4AA579FB" w:rsidR="00817663" w:rsidRPr="00160018" w:rsidRDefault="00817663" w:rsidP="00194FDD">
            <w:pPr>
              <w:spacing w:after="0" w:line="360" w:lineRule="auto"/>
              <w:jc w:val="center"/>
              <w:rPr>
                <w:rFonts w:ascii="Times New Roman" w:hAnsi="Times New Roman"/>
                <w:sz w:val="24"/>
                <w:szCs w:val="24"/>
              </w:rPr>
            </w:pPr>
            <w:r w:rsidRPr="00160018">
              <w:rPr>
                <w:rFonts w:ascii="Times New Roman" w:hAnsi="Times New Roman"/>
                <w:sz w:val="24"/>
                <w:szCs w:val="24"/>
              </w:rPr>
              <w:t>Sindhu (2012)</w:t>
            </w:r>
          </w:p>
        </w:tc>
        <w:tc>
          <w:tcPr>
            <w:tcW w:w="1684" w:type="dxa"/>
            <w:vAlign w:val="center"/>
          </w:tcPr>
          <w:p w14:paraId="1CCD1F07" w14:textId="49457BE8" w:rsidR="00817663" w:rsidRPr="00160018" w:rsidRDefault="00817663" w:rsidP="00194FDD">
            <w:pPr>
              <w:spacing w:after="0" w:line="360" w:lineRule="auto"/>
              <w:jc w:val="center"/>
              <w:rPr>
                <w:rFonts w:ascii="Times New Roman" w:hAnsi="Times New Roman"/>
                <w:sz w:val="24"/>
                <w:szCs w:val="24"/>
              </w:rPr>
            </w:pPr>
            <w:proofErr w:type="spellStart"/>
            <w:r w:rsidRPr="00160018">
              <w:rPr>
                <w:rFonts w:ascii="Times New Roman" w:hAnsi="Times New Roman"/>
                <w:sz w:val="24"/>
                <w:szCs w:val="24"/>
              </w:rPr>
              <w:t>Sử</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dụng</w:t>
            </w:r>
            <w:proofErr w:type="spellEnd"/>
            <w:r w:rsidRPr="00160018">
              <w:rPr>
                <w:rFonts w:ascii="Times New Roman" w:hAnsi="Times New Roman"/>
                <w:sz w:val="24"/>
                <w:szCs w:val="24"/>
              </w:rPr>
              <w:t xml:space="preserve"> GA </w:t>
            </w:r>
            <w:proofErr w:type="spellStart"/>
            <w:r w:rsidRPr="00160018">
              <w:rPr>
                <w:rFonts w:ascii="Times New Roman" w:hAnsi="Times New Roman"/>
                <w:sz w:val="24"/>
                <w:szCs w:val="24"/>
              </w:rPr>
              <w:t>với</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hàm</w:t>
            </w:r>
            <w:proofErr w:type="spellEnd"/>
            <w:r w:rsidRPr="00160018">
              <w:rPr>
                <w:rFonts w:ascii="Times New Roman" w:hAnsi="Times New Roman"/>
                <w:sz w:val="24"/>
                <w:szCs w:val="24"/>
              </w:rPr>
              <w:t xml:space="preserve"> fitness function </w:t>
            </w:r>
            <w:proofErr w:type="spellStart"/>
            <w:r w:rsidRPr="00160018">
              <w:rPr>
                <w:rFonts w:ascii="Times New Roman" w:hAnsi="Times New Roman"/>
                <w:sz w:val="24"/>
                <w:szCs w:val="24"/>
              </w:rPr>
              <w:t>đánh</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giá</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số</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lượng</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đặc</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trưng</w:t>
            </w:r>
            <w:proofErr w:type="spellEnd"/>
          </w:p>
        </w:tc>
        <w:tc>
          <w:tcPr>
            <w:tcW w:w="1513" w:type="dxa"/>
            <w:vAlign w:val="center"/>
          </w:tcPr>
          <w:p w14:paraId="28D05B18" w14:textId="16CFF829" w:rsidR="00817663" w:rsidRPr="00C266A4" w:rsidRDefault="00817663" w:rsidP="00194FDD">
            <w:pPr>
              <w:spacing w:after="0" w:line="360" w:lineRule="auto"/>
              <w:jc w:val="center"/>
              <w:rPr>
                <w:rFonts w:ascii="Times New Roman" w:hAnsi="Times New Roman"/>
                <w:sz w:val="24"/>
                <w:szCs w:val="24"/>
              </w:rPr>
            </w:pPr>
            <w:r w:rsidRPr="00765546">
              <w:rPr>
                <w:rFonts w:ascii="Times New Roman" w:hAnsi="Times New Roman"/>
                <w:sz w:val="24"/>
                <w:szCs w:val="24"/>
              </w:rPr>
              <w:t>KDD CUP’99</w:t>
            </w:r>
          </w:p>
        </w:tc>
        <w:tc>
          <w:tcPr>
            <w:tcW w:w="1670" w:type="dxa"/>
            <w:vAlign w:val="center"/>
          </w:tcPr>
          <w:p w14:paraId="042C0532" w14:textId="3C050CFF" w:rsidR="00817663" w:rsidRPr="00160018" w:rsidRDefault="00817663" w:rsidP="00194FDD">
            <w:pPr>
              <w:spacing w:after="0" w:line="360" w:lineRule="auto"/>
              <w:jc w:val="center"/>
              <w:rPr>
                <w:rFonts w:ascii="Times New Roman" w:hAnsi="Times New Roman"/>
                <w:sz w:val="24"/>
                <w:szCs w:val="24"/>
              </w:rPr>
            </w:pPr>
            <w:r w:rsidRPr="00C266A4">
              <w:rPr>
                <w:rFonts w:ascii="Times New Roman" w:hAnsi="Times New Roman"/>
                <w:sz w:val="24"/>
                <w:szCs w:val="24"/>
              </w:rPr>
              <w:t>16</w:t>
            </w:r>
          </w:p>
        </w:tc>
        <w:tc>
          <w:tcPr>
            <w:tcW w:w="1428" w:type="dxa"/>
            <w:vAlign w:val="center"/>
          </w:tcPr>
          <w:p w14:paraId="7DE86605" w14:textId="1A251746" w:rsidR="00817663" w:rsidRPr="00160018" w:rsidRDefault="00A46262" w:rsidP="00194FDD">
            <w:pPr>
              <w:spacing w:after="0" w:line="360" w:lineRule="auto"/>
              <w:jc w:val="center"/>
              <w:rPr>
                <w:rFonts w:ascii="Times New Roman" w:hAnsi="Times New Roman"/>
                <w:sz w:val="24"/>
                <w:szCs w:val="24"/>
              </w:rPr>
            </w:pPr>
            <w:r w:rsidRPr="00A46262">
              <w:rPr>
                <w:rFonts w:ascii="Times New Roman" w:hAnsi="Times New Roman"/>
                <w:sz w:val="24"/>
                <w:szCs w:val="24"/>
              </w:rPr>
              <w:t>Decision Tree</w:t>
            </w:r>
          </w:p>
        </w:tc>
        <w:tc>
          <w:tcPr>
            <w:tcW w:w="1653" w:type="dxa"/>
            <w:vAlign w:val="center"/>
          </w:tcPr>
          <w:p w14:paraId="27D004BD" w14:textId="56FB3335" w:rsidR="00817663" w:rsidRPr="00160018" w:rsidRDefault="00817663" w:rsidP="00194FDD">
            <w:pPr>
              <w:spacing w:after="0" w:line="360" w:lineRule="auto"/>
              <w:jc w:val="center"/>
              <w:rPr>
                <w:rFonts w:ascii="Times New Roman" w:hAnsi="Times New Roman"/>
                <w:sz w:val="24"/>
                <w:szCs w:val="24"/>
              </w:rPr>
            </w:pPr>
            <w:r w:rsidRPr="00160018">
              <w:rPr>
                <w:rFonts w:ascii="Times New Roman" w:hAnsi="Times New Roman"/>
                <w:sz w:val="24"/>
                <w:szCs w:val="24"/>
              </w:rPr>
              <w:t xml:space="preserve">Đạt </w:t>
            </w:r>
            <w:proofErr w:type="spellStart"/>
            <w:r w:rsidRPr="00160018">
              <w:rPr>
                <w:rFonts w:ascii="Times New Roman" w:hAnsi="Times New Roman"/>
                <w:sz w:val="24"/>
                <w:szCs w:val="24"/>
              </w:rPr>
              <w:t>được</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độ</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chính</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xác</w:t>
            </w:r>
            <w:proofErr w:type="spellEnd"/>
            <w:r w:rsidRPr="00160018">
              <w:rPr>
                <w:rFonts w:ascii="Times New Roman" w:hAnsi="Times New Roman"/>
                <w:sz w:val="24"/>
                <w:szCs w:val="24"/>
              </w:rPr>
              <w:t xml:space="preserve"> 98,38% </w:t>
            </w:r>
            <w:proofErr w:type="spellStart"/>
            <w:r w:rsidRPr="00160018">
              <w:rPr>
                <w:rFonts w:ascii="Times New Roman" w:hAnsi="Times New Roman"/>
                <w:sz w:val="24"/>
                <w:szCs w:val="24"/>
              </w:rPr>
              <w:t>với</w:t>
            </w:r>
            <w:proofErr w:type="spellEnd"/>
            <w:r w:rsidRPr="00160018">
              <w:rPr>
                <w:rFonts w:ascii="Times New Roman" w:hAnsi="Times New Roman"/>
                <w:sz w:val="24"/>
                <w:szCs w:val="24"/>
              </w:rPr>
              <w:t xml:space="preserve"> 16 </w:t>
            </w:r>
            <w:proofErr w:type="spellStart"/>
            <w:r w:rsidRPr="00160018">
              <w:rPr>
                <w:rFonts w:ascii="Times New Roman" w:hAnsi="Times New Roman"/>
                <w:sz w:val="24"/>
                <w:szCs w:val="24"/>
              </w:rPr>
              <w:t>đặc</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trưng</w:t>
            </w:r>
            <w:proofErr w:type="spellEnd"/>
          </w:p>
        </w:tc>
      </w:tr>
      <w:tr w:rsidR="00817663" w14:paraId="1A0DDECB" w14:textId="77777777" w:rsidTr="00817663">
        <w:tc>
          <w:tcPr>
            <w:tcW w:w="1674" w:type="dxa"/>
            <w:vAlign w:val="center"/>
          </w:tcPr>
          <w:p w14:paraId="66294893" w14:textId="26E07C68" w:rsidR="00817663" w:rsidRPr="00160018" w:rsidRDefault="00817663" w:rsidP="00194FDD">
            <w:pPr>
              <w:spacing w:after="0" w:line="360" w:lineRule="auto"/>
              <w:jc w:val="center"/>
              <w:rPr>
                <w:rFonts w:ascii="Times New Roman" w:hAnsi="Times New Roman"/>
                <w:sz w:val="24"/>
                <w:szCs w:val="24"/>
              </w:rPr>
            </w:pPr>
            <w:proofErr w:type="spellStart"/>
            <w:r w:rsidRPr="00160018">
              <w:rPr>
                <w:rFonts w:ascii="Times New Roman" w:hAnsi="Times New Roman"/>
                <w:sz w:val="24"/>
                <w:szCs w:val="24"/>
              </w:rPr>
              <w:t>Aslahi-Shahri</w:t>
            </w:r>
            <w:proofErr w:type="spellEnd"/>
            <w:r w:rsidRPr="00160018">
              <w:rPr>
                <w:rFonts w:ascii="Times New Roman" w:hAnsi="Times New Roman"/>
                <w:sz w:val="24"/>
                <w:szCs w:val="24"/>
              </w:rPr>
              <w:t xml:space="preserve"> (2016)</w:t>
            </w:r>
          </w:p>
        </w:tc>
        <w:tc>
          <w:tcPr>
            <w:tcW w:w="1684" w:type="dxa"/>
            <w:vAlign w:val="center"/>
          </w:tcPr>
          <w:p w14:paraId="58D22E8E" w14:textId="0D1172B5" w:rsidR="00817663" w:rsidRPr="00160018" w:rsidRDefault="00817663" w:rsidP="00194FDD">
            <w:pPr>
              <w:spacing w:after="0" w:line="360" w:lineRule="auto"/>
              <w:jc w:val="center"/>
              <w:rPr>
                <w:rFonts w:ascii="Times New Roman" w:hAnsi="Times New Roman"/>
                <w:sz w:val="24"/>
                <w:szCs w:val="24"/>
              </w:rPr>
            </w:pPr>
            <w:proofErr w:type="spellStart"/>
            <w:r w:rsidRPr="00160018">
              <w:rPr>
                <w:rFonts w:ascii="Times New Roman" w:hAnsi="Times New Roman"/>
                <w:sz w:val="24"/>
                <w:szCs w:val="24"/>
              </w:rPr>
              <w:t>Kết</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hợp</w:t>
            </w:r>
            <w:proofErr w:type="spellEnd"/>
            <w:r w:rsidRPr="00160018">
              <w:rPr>
                <w:rFonts w:ascii="Times New Roman" w:hAnsi="Times New Roman"/>
                <w:sz w:val="24"/>
                <w:szCs w:val="24"/>
              </w:rPr>
              <w:t xml:space="preserve"> GA </w:t>
            </w:r>
            <w:proofErr w:type="spellStart"/>
            <w:r w:rsidRPr="00160018">
              <w:rPr>
                <w:rFonts w:ascii="Times New Roman" w:hAnsi="Times New Roman"/>
                <w:sz w:val="24"/>
                <w:szCs w:val="24"/>
              </w:rPr>
              <w:t>và</w:t>
            </w:r>
            <w:proofErr w:type="spellEnd"/>
            <w:r w:rsidRPr="00160018">
              <w:rPr>
                <w:rFonts w:ascii="Times New Roman" w:hAnsi="Times New Roman"/>
                <w:sz w:val="24"/>
                <w:szCs w:val="24"/>
              </w:rPr>
              <w:t xml:space="preserve"> SVM </w:t>
            </w:r>
            <w:proofErr w:type="spellStart"/>
            <w:r w:rsidRPr="00160018">
              <w:rPr>
                <w:rFonts w:ascii="Times New Roman" w:hAnsi="Times New Roman"/>
                <w:sz w:val="24"/>
                <w:szCs w:val="24"/>
              </w:rPr>
              <w:t>để</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tối</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ưu</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hóa</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đặc</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trưng</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cho</w:t>
            </w:r>
            <w:proofErr w:type="spellEnd"/>
            <w:r w:rsidRPr="00160018">
              <w:rPr>
                <w:rFonts w:ascii="Times New Roman" w:hAnsi="Times New Roman"/>
                <w:sz w:val="24"/>
                <w:szCs w:val="24"/>
              </w:rPr>
              <w:t xml:space="preserve"> SVM</w:t>
            </w:r>
          </w:p>
        </w:tc>
        <w:tc>
          <w:tcPr>
            <w:tcW w:w="1513" w:type="dxa"/>
            <w:vAlign w:val="center"/>
          </w:tcPr>
          <w:p w14:paraId="089EC6B2" w14:textId="00016CBD" w:rsidR="00817663" w:rsidRPr="002B306A" w:rsidRDefault="00817663" w:rsidP="00194FDD">
            <w:pPr>
              <w:spacing w:after="0" w:line="360" w:lineRule="auto"/>
              <w:jc w:val="center"/>
              <w:rPr>
                <w:rFonts w:ascii="Times New Roman" w:hAnsi="Times New Roman"/>
                <w:sz w:val="24"/>
                <w:szCs w:val="24"/>
              </w:rPr>
            </w:pPr>
            <w:r w:rsidRPr="007B535C">
              <w:rPr>
                <w:rFonts w:ascii="Times New Roman" w:hAnsi="Times New Roman"/>
                <w:sz w:val="24"/>
                <w:szCs w:val="24"/>
              </w:rPr>
              <w:t>KDD CUP’99</w:t>
            </w:r>
          </w:p>
        </w:tc>
        <w:tc>
          <w:tcPr>
            <w:tcW w:w="1670" w:type="dxa"/>
            <w:vAlign w:val="center"/>
          </w:tcPr>
          <w:p w14:paraId="1250E0CB" w14:textId="1A63FAF2" w:rsidR="00817663" w:rsidRPr="00160018" w:rsidRDefault="00817663" w:rsidP="00194FDD">
            <w:pPr>
              <w:spacing w:after="0" w:line="360" w:lineRule="auto"/>
              <w:jc w:val="center"/>
              <w:rPr>
                <w:rFonts w:ascii="Times New Roman" w:hAnsi="Times New Roman"/>
                <w:sz w:val="24"/>
                <w:szCs w:val="24"/>
              </w:rPr>
            </w:pPr>
            <w:r w:rsidRPr="002B306A">
              <w:rPr>
                <w:rFonts w:ascii="Times New Roman" w:hAnsi="Times New Roman"/>
                <w:sz w:val="24"/>
                <w:szCs w:val="24"/>
              </w:rPr>
              <w:t>10</w:t>
            </w:r>
          </w:p>
        </w:tc>
        <w:tc>
          <w:tcPr>
            <w:tcW w:w="1428" w:type="dxa"/>
            <w:vAlign w:val="center"/>
          </w:tcPr>
          <w:p w14:paraId="5626C472" w14:textId="2A8EF4B1" w:rsidR="00817663" w:rsidRPr="00160018" w:rsidRDefault="0074248F" w:rsidP="00194FDD">
            <w:pPr>
              <w:spacing w:after="0" w:line="360" w:lineRule="auto"/>
              <w:jc w:val="center"/>
              <w:rPr>
                <w:rFonts w:ascii="Times New Roman" w:hAnsi="Times New Roman"/>
                <w:sz w:val="24"/>
                <w:szCs w:val="24"/>
              </w:rPr>
            </w:pPr>
            <w:r w:rsidRPr="0074248F">
              <w:rPr>
                <w:rFonts w:ascii="Times New Roman" w:hAnsi="Times New Roman"/>
                <w:sz w:val="24"/>
                <w:szCs w:val="24"/>
              </w:rPr>
              <w:t>SVM</w:t>
            </w:r>
          </w:p>
        </w:tc>
        <w:tc>
          <w:tcPr>
            <w:tcW w:w="1653" w:type="dxa"/>
            <w:vAlign w:val="center"/>
          </w:tcPr>
          <w:p w14:paraId="7D7068F0" w14:textId="77777777" w:rsidR="00CC3328" w:rsidRPr="00CC3328" w:rsidRDefault="00817663" w:rsidP="00194FDD">
            <w:pPr>
              <w:spacing w:after="0" w:line="360" w:lineRule="auto"/>
              <w:jc w:val="center"/>
              <w:rPr>
                <w:rFonts w:ascii="Times New Roman" w:hAnsi="Times New Roman"/>
                <w:sz w:val="24"/>
                <w:szCs w:val="24"/>
              </w:rPr>
            </w:pPr>
            <w:proofErr w:type="spellStart"/>
            <w:r w:rsidRPr="00160018">
              <w:rPr>
                <w:rFonts w:ascii="Times New Roman" w:hAnsi="Times New Roman"/>
                <w:sz w:val="24"/>
                <w:szCs w:val="24"/>
              </w:rPr>
              <w:t>Đánh</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giá</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hiệu</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suất</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của</w:t>
            </w:r>
            <w:proofErr w:type="spellEnd"/>
            <w:r w:rsidRPr="00160018">
              <w:rPr>
                <w:rFonts w:ascii="Times New Roman" w:hAnsi="Times New Roman"/>
                <w:sz w:val="24"/>
                <w:szCs w:val="24"/>
              </w:rPr>
              <w:t xml:space="preserve"> SVM </w:t>
            </w:r>
            <w:proofErr w:type="spellStart"/>
            <w:r w:rsidRPr="00160018">
              <w:rPr>
                <w:rFonts w:ascii="Times New Roman" w:hAnsi="Times New Roman"/>
                <w:sz w:val="24"/>
                <w:szCs w:val="24"/>
              </w:rPr>
              <w:t>và</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đạt</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được</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độ</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chính</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xác</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cao</w:t>
            </w:r>
            <w:proofErr w:type="spellEnd"/>
            <w:r w:rsidR="00CC3328">
              <w:rPr>
                <w:rFonts w:ascii="Times New Roman" w:hAnsi="Times New Roman"/>
                <w:sz w:val="24"/>
                <w:szCs w:val="24"/>
              </w:rPr>
              <w:t xml:space="preserve">. </w:t>
            </w:r>
            <w:r w:rsidR="00CC3328" w:rsidRPr="00CC3328">
              <w:rPr>
                <w:rFonts w:ascii="Times New Roman" w:hAnsi="Times New Roman"/>
                <w:sz w:val="24"/>
                <w:szCs w:val="24"/>
              </w:rPr>
              <w:t xml:space="preserve">True Positive rate: </w:t>
            </w:r>
          </w:p>
          <w:p w14:paraId="43CC921B" w14:textId="5C76AF94" w:rsidR="00817663" w:rsidRPr="00160018" w:rsidRDefault="00CC3328" w:rsidP="00194FDD">
            <w:pPr>
              <w:spacing w:after="0" w:line="360" w:lineRule="auto"/>
              <w:jc w:val="center"/>
              <w:rPr>
                <w:rFonts w:ascii="Times New Roman" w:hAnsi="Times New Roman"/>
                <w:sz w:val="24"/>
                <w:szCs w:val="24"/>
              </w:rPr>
            </w:pPr>
            <w:r w:rsidRPr="00CC3328">
              <w:rPr>
                <w:rFonts w:ascii="Times New Roman" w:hAnsi="Times New Roman"/>
                <w:sz w:val="24"/>
                <w:szCs w:val="24"/>
              </w:rPr>
              <w:t>0.97</w:t>
            </w:r>
          </w:p>
        </w:tc>
      </w:tr>
      <w:tr w:rsidR="00817663" w14:paraId="28E95D41" w14:textId="77777777" w:rsidTr="00817663">
        <w:tc>
          <w:tcPr>
            <w:tcW w:w="1674" w:type="dxa"/>
            <w:vAlign w:val="center"/>
          </w:tcPr>
          <w:p w14:paraId="185828A8" w14:textId="51634A99" w:rsidR="00817663" w:rsidRPr="005C0EA2" w:rsidRDefault="00817663" w:rsidP="00194FDD">
            <w:pPr>
              <w:spacing w:after="0" w:line="360" w:lineRule="auto"/>
              <w:jc w:val="center"/>
              <w:rPr>
                <w:rFonts w:ascii="Times New Roman" w:hAnsi="Times New Roman"/>
                <w:sz w:val="24"/>
                <w:szCs w:val="24"/>
              </w:rPr>
            </w:pPr>
            <w:proofErr w:type="spellStart"/>
            <w:r w:rsidRPr="00DB3EEB">
              <w:rPr>
                <w:rFonts w:ascii="Times New Roman" w:hAnsi="Times New Roman"/>
                <w:sz w:val="24"/>
                <w:szCs w:val="24"/>
              </w:rPr>
              <w:t>Gharaee</w:t>
            </w:r>
            <w:proofErr w:type="spellEnd"/>
            <w:r w:rsidRPr="00DB3EEB">
              <w:rPr>
                <w:rFonts w:ascii="Times New Roman" w:hAnsi="Times New Roman"/>
                <w:sz w:val="24"/>
                <w:szCs w:val="24"/>
              </w:rPr>
              <w:t xml:space="preserve"> (2016)</w:t>
            </w:r>
          </w:p>
        </w:tc>
        <w:tc>
          <w:tcPr>
            <w:tcW w:w="1684" w:type="dxa"/>
            <w:vAlign w:val="center"/>
          </w:tcPr>
          <w:p w14:paraId="091C75FF" w14:textId="28681957" w:rsidR="00817663" w:rsidRPr="005C0EA2" w:rsidRDefault="00817663" w:rsidP="00194FDD">
            <w:pPr>
              <w:spacing w:after="0" w:line="360" w:lineRule="auto"/>
              <w:jc w:val="center"/>
              <w:rPr>
                <w:rFonts w:ascii="Times New Roman" w:hAnsi="Times New Roman"/>
                <w:sz w:val="24"/>
                <w:szCs w:val="24"/>
              </w:rPr>
            </w:pPr>
            <w:proofErr w:type="spellStart"/>
            <w:r w:rsidRPr="008E2CDC">
              <w:rPr>
                <w:rFonts w:ascii="Times New Roman" w:hAnsi="Times New Roman"/>
                <w:sz w:val="24"/>
                <w:szCs w:val="24"/>
              </w:rPr>
              <w:t>Sử</w:t>
            </w:r>
            <w:proofErr w:type="spellEnd"/>
            <w:r w:rsidRPr="008E2CDC">
              <w:rPr>
                <w:rFonts w:ascii="Times New Roman" w:hAnsi="Times New Roman"/>
                <w:sz w:val="24"/>
                <w:szCs w:val="24"/>
              </w:rPr>
              <w:t xml:space="preserve"> </w:t>
            </w:r>
            <w:proofErr w:type="spellStart"/>
            <w:r w:rsidRPr="008E2CDC">
              <w:rPr>
                <w:rFonts w:ascii="Times New Roman" w:hAnsi="Times New Roman"/>
                <w:sz w:val="24"/>
                <w:szCs w:val="24"/>
              </w:rPr>
              <w:t>dụng</w:t>
            </w:r>
            <w:proofErr w:type="spellEnd"/>
            <w:r w:rsidRPr="008E2CDC">
              <w:rPr>
                <w:rFonts w:ascii="Times New Roman" w:hAnsi="Times New Roman"/>
                <w:sz w:val="24"/>
                <w:szCs w:val="24"/>
              </w:rPr>
              <w:t xml:space="preserve"> GA </w:t>
            </w:r>
            <w:proofErr w:type="spellStart"/>
            <w:r w:rsidRPr="008E2CDC">
              <w:rPr>
                <w:rFonts w:ascii="Times New Roman" w:hAnsi="Times New Roman"/>
                <w:sz w:val="24"/>
                <w:szCs w:val="24"/>
              </w:rPr>
              <w:t>để</w:t>
            </w:r>
            <w:proofErr w:type="spellEnd"/>
            <w:r w:rsidRPr="008E2CDC">
              <w:rPr>
                <w:rFonts w:ascii="Times New Roman" w:hAnsi="Times New Roman"/>
                <w:sz w:val="24"/>
                <w:szCs w:val="24"/>
              </w:rPr>
              <w:t xml:space="preserve"> </w:t>
            </w:r>
            <w:proofErr w:type="spellStart"/>
            <w:r w:rsidRPr="008E2CDC">
              <w:rPr>
                <w:rFonts w:ascii="Times New Roman" w:hAnsi="Times New Roman"/>
                <w:sz w:val="24"/>
                <w:szCs w:val="24"/>
              </w:rPr>
              <w:t>lựa</w:t>
            </w:r>
            <w:proofErr w:type="spellEnd"/>
            <w:r w:rsidRPr="008E2CDC">
              <w:rPr>
                <w:rFonts w:ascii="Times New Roman" w:hAnsi="Times New Roman"/>
                <w:sz w:val="24"/>
                <w:szCs w:val="24"/>
              </w:rPr>
              <w:t xml:space="preserve"> </w:t>
            </w:r>
            <w:proofErr w:type="spellStart"/>
            <w:r w:rsidRPr="008E2CDC">
              <w:rPr>
                <w:rFonts w:ascii="Times New Roman" w:hAnsi="Times New Roman"/>
                <w:sz w:val="24"/>
                <w:szCs w:val="24"/>
              </w:rPr>
              <w:t>chọn</w:t>
            </w:r>
            <w:proofErr w:type="spellEnd"/>
            <w:r w:rsidRPr="008E2CDC">
              <w:rPr>
                <w:rFonts w:ascii="Times New Roman" w:hAnsi="Times New Roman"/>
                <w:sz w:val="24"/>
                <w:szCs w:val="24"/>
              </w:rPr>
              <w:t xml:space="preserve"> </w:t>
            </w:r>
            <w:proofErr w:type="spellStart"/>
            <w:r w:rsidRPr="008E2CDC">
              <w:rPr>
                <w:rFonts w:ascii="Times New Roman" w:hAnsi="Times New Roman"/>
                <w:sz w:val="24"/>
                <w:szCs w:val="24"/>
              </w:rPr>
              <w:t>đặc</w:t>
            </w:r>
            <w:proofErr w:type="spellEnd"/>
            <w:r w:rsidRPr="008E2CDC">
              <w:rPr>
                <w:rFonts w:ascii="Times New Roman" w:hAnsi="Times New Roman"/>
                <w:sz w:val="24"/>
                <w:szCs w:val="24"/>
              </w:rPr>
              <w:t xml:space="preserve"> </w:t>
            </w:r>
            <w:proofErr w:type="spellStart"/>
            <w:r w:rsidRPr="008E2CDC">
              <w:rPr>
                <w:rFonts w:ascii="Times New Roman" w:hAnsi="Times New Roman"/>
                <w:sz w:val="24"/>
                <w:szCs w:val="24"/>
              </w:rPr>
              <w:t>tr</w:t>
            </w:r>
            <w:r w:rsidRPr="008E2CDC">
              <w:rPr>
                <w:rFonts w:ascii="Times New Roman" w:hAnsi="Times New Roman" w:hint="eastAsia"/>
                <w:sz w:val="24"/>
                <w:szCs w:val="24"/>
              </w:rPr>
              <w:t>ư</w:t>
            </w:r>
            <w:r w:rsidRPr="008E2CDC">
              <w:rPr>
                <w:rFonts w:ascii="Times New Roman" w:hAnsi="Times New Roman"/>
                <w:sz w:val="24"/>
                <w:szCs w:val="24"/>
              </w:rPr>
              <w:t>ng</w:t>
            </w:r>
            <w:proofErr w:type="spellEnd"/>
            <w:r w:rsidRPr="008E2CDC">
              <w:rPr>
                <w:rFonts w:ascii="Times New Roman" w:hAnsi="Times New Roman"/>
                <w:sz w:val="24"/>
                <w:szCs w:val="24"/>
              </w:rPr>
              <w:t xml:space="preserve"> </w:t>
            </w:r>
            <w:proofErr w:type="spellStart"/>
            <w:r w:rsidRPr="008E2CDC">
              <w:rPr>
                <w:rFonts w:ascii="Times New Roman" w:hAnsi="Times New Roman"/>
                <w:sz w:val="24"/>
                <w:szCs w:val="24"/>
              </w:rPr>
              <w:t>với</w:t>
            </w:r>
            <w:proofErr w:type="spellEnd"/>
            <w:r w:rsidRPr="008E2CDC">
              <w:rPr>
                <w:rFonts w:ascii="Times New Roman" w:hAnsi="Times New Roman"/>
                <w:sz w:val="24"/>
                <w:szCs w:val="24"/>
              </w:rPr>
              <w:t xml:space="preserve"> </w:t>
            </w:r>
            <w:proofErr w:type="spellStart"/>
            <w:r w:rsidRPr="008E2CDC">
              <w:rPr>
                <w:rFonts w:ascii="Times New Roman" w:hAnsi="Times New Roman"/>
                <w:sz w:val="24"/>
                <w:szCs w:val="24"/>
              </w:rPr>
              <w:t>hàm</w:t>
            </w:r>
            <w:proofErr w:type="spellEnd"/>
            <w:r w:rsidRPr="008E2CDC">
              <w:rPr>
                <w:rFonts w:ascii="Times New Roman" w:hAnsi="Times New Roman"/>
                <w:sz w:val="24"/>
                <w:szCs w:val="24"/>
              </w:rPr>
              <w:t xml:space="preserve"> fitness function </w:t>
            </w:r>
            <w:proofErr w:type="spellStart"/>
            <w:r w:rsidRPr="008E2CDC">
              <w:rPr>
                <w:rFonts w:ascii="Times New Roman" w:hAnsi="Times New Roman"/>
                <w:sz w:val="24"/>
                <w:szCs w:val="24"/>
              </w:rPr>
              <w:t>mới</w:t>
            </w:r>
            <w:proofErr w:type="spellEnd"/>
          </w:p>
        </w:tc>
        <w:tc>
          <w:tcPr>
            <w:tcW w:w="1513" w:type="dxa"/>
            <w:vAlign w:val="center"/>
          </w:tcPr>
          <w:p w14:paraId="05CB5909" w14:textId="77777777" w:rsidR="00186485" w:rsidRPr="00186485" w:rsidRDefault="00186485" w:rsidP="00194FDD">
            <w:pPr>
              <w:spacing w:after="0" w:line="360" w:lineRule="auto"/>
              <w:jc w:val="center"/>
              <w:rPr>
                <w:rFonts w:ascii="Times New Roman" w:hAnsi="Times New Roman"/>
                <w:sz w:val="24"/>
                <w:szCs w:val="24"/>
              </w:rPr>
            </w:pPr>
            <w:r w:rsidRPr="00186485">
              <w:rPr>
                <w:rFonts w:ascii="Times New Roman" w:hAnsi="Times New Roman"/>
                <w:sz w:val="24"/>
                <w:szCs w:val="24"/>
              </w:rPr>
              <w:t xml:space="preserve">KDD CUP’99, </w:t>
            </w:r>
          </w:p>
          <w:p w14:paraId="23E77D9F" w14:textId="6523687D" w:rsidR="00817663" w:rsidRPr="005C0EA2" w:rsidRDefault="00186485" w:rsidP="00194FDD">
            <w:pPr>
              <w:spacing w:after="0" w:line="360" w:lineRule="auto"/>
              <w:jc w:val="center"/>
              <w:rPr>
                <w:rFonts w:ascii="Times New Roman" w:hAnsi="Times New Roman"/>
                <w:sz w:val="24"/>
                <w:szCs w:val="24"/>
              </w:rPr>
            </w:pPr>
            <w:r w:rsidRPr="00186485">
              <w:rPr>
                <w:rFonts w:ascii="Times New Roman" w:hAnsi="Times New Roman"/>
                <w:sz w:val="24"/>
                <w:szCs w:val="24"/>
              </w:rPr>
              <w:t>UNSW-NB 15</w:t>
            </w:r>
          </w:p>
        </w:tc>
        <w:tc>
          <w:tcPr>
            <w:tcW w:w="1670" w:type="dxa"/>
            <w:vAlign w:val="center"/>
          </w:tcPr>
          <w:p w14:paraId="02CB0944" w14:textId="217C8E95" w:rsidR="00817663" w:rsidRPr="005C0EA2" w:rsidRDefault="00186485" w:rsidP="00194FDD">
            <w:pPr>
              <w:spacing w:after="0" w:line="360" w:lineRule="auto"/>
              <w:jc w:val="center"/>
              <w:rPr>
                <w:rFonts w:ascii="Times New Roman" w:hAnsi="Times New Roman"/>
                <w:sz w:val="24"/>
                <w:szCs w:val="24"/>
              </w:rPr>
            </w:pPr>
            <w:r>
              <w:rPr>
                <w:rFonts w:ascii="Times New Roman" w:hAnsi="Times New Roman"/>
                <w:sz w:val="24"/>
                <w:szCs w:val="24"/>
              </w:rPr>
              <w:t>-</w:t>
            </w:r>
          </w:p>
        </w:tc>
        <w:tc>
          <w:tcPr>
            <w:tcW w:w="1428" w:type="dxa"/>
            <w:vAlign w:val="center"/>
          </w:tcPr>
          <w:p w14:paraId="5CEBA11F" w14:textId="544DD610" w:rsidR="00817663" w:rsidRPr="00B45AC0" w:rsidRDefault="004D6509" w:rsidP="00194FDD">
            <w:pPr>
              <w:spacing w:after="0" w:line="360" w:lineRule="auto"/>
              <w:jc w:val="center"/>
              <w:rPr>
                <w:rFonts w:ascii="Times New Roman" w:hAnsi="Times New Roman"/>
                <w:sz w:val="24"/>
                <w:szCs w:val="24"/>
              </w:rPr>
            </w:pPr>
            <w:r w:rsidRPr="004D6509">
              <w:rPr>
                <w:rFonts w:ascii="Times New Roman" w:hAnsi="Times New Roman"/>
                <w:sz w:val="24"/>
                <w:szCs w:val="24"/>
              </w:rPr>
              <w:t>SVM</w:t>
            </w:r>
          </w:p>
        </w:tc>
        <w:tc>
          <w:tcPr>
            <w:tcW w:w="1653" w:type="dxa"/>
            <w:vAlign w:val="center"/>
          </w:tcPr>
          <w:p w14:paraId="422F3AA3" w14:textId="792A0AC2" w:rsidR="00817663" w:rsidRPr="005C0EA2" w:rsidRDefault="00817663" w:rsidP="00194FDD">
            <w:pPr>
              <w:spacing w:after="0" w:line="360" w:lineRule="auto"/>
              <w:jc w:val="center"/>
              <w:rPr>
                <w:rFonts w:ascii="Times New Roman" w:hAnsi="Times New Roman"/>
                <w:sz w:val="24"/>
                <w:szCs w:val="24"/>
              </w:rPr>
            </w:pPr>
            <w:r w:rsidRPr="00B45AC0">
              <w:rPr>
                <w:rFonts w:ascii="Times New Roman" w:hAnsi="Times New Roman"/>
                <w:sz w:val="24"/>
                <w:szCs w:val="24"/>
              </w:rPr>
              <w:t xml:space="preserve">Đạt </w:t>
            </w:r>
            <w:proofErr w:type="spellStart"/>
            <w:r w:rsidRPr="00B45AC0">
              <w:rPr>
                <w:rFonts w:ascii="Times New Roman" w:hAnsi="Times New Roman"/>
                <w:sz w:val="24"/>
                <w:szCs w:val="24"/>
              </w:rPr>
              <w:t>đ</w:t>
            </w:r>
            <w:r w:rsidRPr="00B45AC0">
              <w:rPr>
                <w:rFonts w:ascii="Times New Roman" w:hAnsi="Times New Roman" w:hint="eastAsia"/>
                <w:sz w:val="24"/>
                <w:szCs w:val="24"/>
              </w:rPr>
              <w:t>ư</w:t>
            </w:r>
            <w:r w:rsidRPr="00B45AC0">
              <w:rPr>
                <w:rFonts w:ascii="Times New Roman" w:hAnsi="Times New Roman"/>
                <w:sz w:val="24"/>
                <w:szCs w:val="24"/>
              </w:rPr>
              <w:t>ợc</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độ</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chính</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xác</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dự</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đoán</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cao</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và</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duy</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trì</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tỷ</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lệ</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báo</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động</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giả</w:t>
            </w:r>
            <w:proofErr w:type="spellEnd"/>
            <w:r w:rsidRPr="00B45AC0">
              <w:rPr>
                <w:rFonts w:ascii="Times New Roman" w:hAnsi="Times New Roman"/>
                <w:sz w:val="24"/>
                <w:szCs w:val="24"/>
              </w:rPr>
              <w:t xml:space="preserve"> </w:t>
            </w:r>
            <w:proofErr w:type="spellStart"/>
            <w:r w:rsidRPr="00B45AC0">
              <w:rPr>
                <w:rFonts w:ascii="Times New Roman" w:hAnsi="Times New Roman"/>
                <w:sz w:val="24"/>
                <w:szCs w:val="24"/>
              </w:rPr>
              <w:t>thấp</w:t>
            </w:r>
            <w:proofErr w:type="spellEnd"/>
          </w:p>
        </w:tc>
      </w:tr>
      <w:tr w:rsidR="00817663" w14:paraId="57FEE50A" w14:textId="77777777" w:rsidTr="00817663">
        <w:tc>
          <w:tcPr>
            <w:tcW w:w="1674" w:type="dxa"/>
            <w:vAlign w:val="center"/>
          </w:tcPr>
          <w:p w14:paraId="4FF3A2BD" w14:textId="725AA025" w:rsidR="00817663" w:rsidRPr="00160018" w:rsidRDefault="00817663" w:rsidP="00194FDD">
            <w:pPr>
              <w:spacing w:after="0" w:line="360" w:lineRule="auto"/>
              <w:jc w:val="center"/>
              <w:rPr>
                <w:rFonts w:ascii="Times New Roman" w:hAnsi="Times New Roman"/>
                <w:sz w:val="24"/>
                <w:szCs w:val="24"/>
              </w:rPr>
            </w:pPr>
            <w:r>
              <w:rPr>
                <w:rFonts w:ascii="Times New Roman" w:hAnsi="Times New Roman"/>
                <w:sz w:val="24"/>
                <w:szCs w:val="24"/>
              </w:rPr>
              <w:t xml:space="preserve">Phương </w:t>
            </w:r>
            <w:proofErr w:type="spellStart"/>
            <w:r>
              <w:rPr>
                <w:rFonts w:ascii="Times New Roman" w:hAnsi="Times New Roman"/>
                <w:sz w:val="24"/>
                <w:szCs w:val="24"/>
              </w:rPr>
              <w:t>pháp</w:t>
            </w:r>
            <w:proofErr w:type="spellEnd"/>
            <w:r>
              <w:rPr>
                <w:rFonts w:ascii="Times New Roman" w:hAnsi="Times New Roman"/>
                <w:sz w:val="24"/>
                <w:szCs w:val="24"/>
              </w:rPr>
              <w:t xml:space="preserve"> </w:t>
            </w:r>
            <w:proofErr w:type="spellStart"/>
            <w:r>
              <w:rPr>
                <w:rFonts w:ascii="Times New Roman" w:hAnsi="Times New Roman"/>
                <w:sz w:val="24"/>
                <w:szCs w:val="24"/>
              </w:rPr>
              <w:t>được</w:t>
            </w:r>
            <w:proofErr w:type="spellEnd"/>
            <w:r>
              <w:rPr>
                <w:rFonts w:ascii="Times New Roman" w:hAnsi="Times New Roman"/>
                <w:sz w:val="24"/>
                <w:szCs w:val="24"/>
              </w:rPr>
              <w:t xml:space="preserve"> </w:t>
            </w:r>
            <w:proofErr w:type="spellStart"/>
            <w:r>
              <w:rPr>
                <w:rFonts w:ascii="Times New Roman" w:hAnsi="Times New Roman"/>
                <w:sz w:val="24"/>
                <w:szCs w:val="24"/>
              </w:rPr>
              <w:t>đề</w:t>
            </w:r>
            <w:proofErr w:type="spellEnd"/>
            <w:r>
              <w:rPr>
                <w:rFonts w:ascii="Times New Roman" w:hAnsi="Times New Roman"/>
                <w:sz w:val="24"/>
                <w:szCs w:val="24"/>
              </w:rPr>
              <w:t xml:space="preserve"> </w:t>
            </w:r>
            <w:proofErr w:type="spellStart"/>
            <w:r>
              <w:rPr>
                <w:rFonts w:ascii="Times New Roman" w:hAnsi="Times New Roman"/>
                <w:sz w:val="24"/>
                <w:szCs w:val="24"/>
              </w:rPr>
              <w:t>xuất</w:t>
            </w:r>
            <w:proofErr w:type="spellEnd"/>
          </w:p>
        </w:tc>
        <w:tc>
          <w:tcPr>
            <w:tcW w:w="1684" w:type="dxa"/>
            <w:vAlign w:val="center"/>
          </w:tcPr>
          <w:p w14:paraId="50B70FB7" w14:textId="648C3917" w:rsidR="00817663" w:rsidRPr="00160018" w:rsidRDefault="00817663" w:rsidP="00194FDD">
            <w:pPr>
              <w:spacing w:after="0" w:line="360" w:lineRule="auto"/>
              <w:jc w:val="center"/>
              <w:rPr>
                <w:rFonts w:ascii="Times New Roman" w:hAnsi="Times New Roman"/>
                <w:sz w:val="24"/>
                <w:szCs w:val="24"/>
              </w:rPr>
            </w:pPr>
            <w:proofErr w:type="spellStart"/>
            <w:r w:rsidRPr="00160018">
              <w:rPr>
                <w:rFonts w:ascii="Times New Roman" w:hAnsi="Times New Roman"/>
                <w:sz w:val="24"/>
                <w:szCs w:val="24"/>
              </w:rPr>
              <w:t>Sử</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dụng</w:t>
            </w:r>
            <w:proofErr w:type="spellEnd"/>
            <w:r w:rsidRPr="00160018">
              <w:rPr>
                <w:rFonts w:ascii="Times New Roman" w:hAnsi="Times New Roman"/>
                <w:sz w:val="24"/>
                <w:szCs w:val="24"/>
              </w:rPr>
              <w:t xml:space="preserve"> GA </w:t>
            </w:r>
            <w:proofErr w:type="spellStart"/>
            <w:r w:rsidRPr="00160018">
              <w:rPr>
                <w:rFonts w:ascii="Times New Roman" w:hAnsi="Times New Roman"/>
                <w:sz w:val="24"/>
                <w:szCs w:val="24"/>
              </w:rPr>
              <w:t>để</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lựa</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chọn</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đặc</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trưng</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và</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điều</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chỉnh</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tham</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số</w:t>
            </w:r>
            <w:proofErr w:type="spellEnd"/>
          </w:p>
        </w:tc>
        <w:tc>
          <w:tcPr>
            <w:tcW w:w="1513" w:type="dxa"/>
            <w:vAlign w:val="center"/>
          </w:tcPr>
          <w:p w14:paraId="689F894E" w14:textId="77777777" w:rsidR="008D644D" w:rsidRPr="008D644D" w:rsidRDefault="008D644D" w:rsidP="00194FDD">
            <w:pPr>
              <w:spacing w:after="0" w:line="360" w:lineRule="auto"/>
              <w:jc w:val="center"/>
              <w:rPr>
                <w:rFonts w:ascii="Times New Roman" w:hAnsi="Times New Roman"/>
                <w:sz w:val="24"/>
                <w:szCs w:val="24"/>
              </w:rPr>
            </w:pPr>
            <w:r w:rsidRPr="008D644D">
              <w:rPr>
                <w:rFonts w:ascii="Times New Roman" w:hAnsi="Times New Roman"/>
                <w:sz w:val="24"/>
                <w:szCs w:val="24"/>
              </w:rPr>
              <w:t xml:space="preserve">KDD Cup’99, </w:t>
            </w:r>
          </w:p>
          <w:p w14:paraId="4B63752A" w14:textId="77777777" w:rsidR="008D644D" w:rsidRPr="008D644D" w:rsidRDefault="008D644D" w:rsidP="00194FDD">
            <w:pPr>
              <w:spacing w:after="0" w:line="360" w:lineRule="auto"/>
              <w:jc w:val="center"/>
              <w:rPr>
                <w:rFonts w:ascii="Times New Roman" w:hAnsi="Times New Roman"/>
                <w:sz w:val="24"/>
                <w:szCs w:val="24"/>
              </w:rPr>
            </w:pPr>
            <w:r w:rsidRPr="008D644D">
              <w:rPr>
                <w:rFonts w:ascii="Times New Roman" w:hAnsi="Times New Roman"/>
                <w:sz w:val="24"/>
                <w:szCs w:val="24"/>
              </w:rPr>
              <w:t xml:space="preserve">UNSW-NB15, and </w:t>
            </w:r>
          </w:p>
          <w:p w14:paraId="5CDFAC0E" w14:textId="4192A174" w:rsidR="00817663" w:rsidRPr="001374D6" w:rsidRDefault="008D644D" w:rsidP="00194FDD">
            <w:pPr>
              <w:spacing w:after="0" w:line="360" w:lineRule="auto"/>
              <w:jc w:val="center"/>
              <w:rPr>
                <w:rFonts w:ascii="Times New Roman" w:hAnsi="Times New Roman"/>
                <w:sz w:val="24"/>
                <w:szCs w:val="24"/>
              </w:rPr>
            </w:pPr>
            <w:r w:rsidRPr="008D644D">
              <w:rPr>
                <w:rFonts w:ascii="Times New Roman" w:hAnsi="Times New Roman"/>
                <w:sz w:val="24"/>
                <w:szCs w:val="24"/>
              </w:rPr>
              <w:t>Bot-IoT</w:t>
            </w:r>
          </w:p>
        </w:tc>
        <w:tc>
          <w:tcPr>
            <w:tcW w:w="1670" w:type="dxa"/>
            <w:vAlign w:val="center"/>
          </w:tcPr>
          <w:p w14:paraId="19E2BE44" w14:textId="454E0341" w:rsidR="00817663" w:rsidRPr="00160018" w:rsidRDefault="00817663" w:rsidP="00194FDD">
            <w:pPr>
              <w:spacing w:after="0" w:line="360" w:lineRule="auto"/>
              <w:jc w:val="center"/>
              <w:rPr>
                <w:rFonts w:ascii="Times New Roman" w:hAnsi="Times New Roman"/>
                <w:sz w:val="24"/>
                <w:szCs w:val="24"/>
              </w:rPr>
            </w:pPr>
            <w:r w:rsidRPr="001374D6">
              <w:rPr>
                <w:rFonts w:ascii="Times New Roman" w:hAnsi="Times New Roman"/>
                <w:sz w:val="24"/>
                <w:szCs w:val="24"/>
              </w:rPr>
              <w:t>10, variable</w:t>
            </w:r>
          </w:p>
        </w:tc>
        <w:tc>
          <w:tcPr>
            <w:tcW w:w="1428" w:type="dxa"/>
            <w:vAlign w:val="center"/>
          </w:tcPr>
          <w:p w14:paraId="4DBBEB18" w14:textId="77777777" w:rsidR="00236809" w:rsidRPr="00236809" w:rsidRDefault="00236809" w:rsidP="00194FDD">
            <w:pPr>
              <w:spacing w:after="0" w:line="360" w:lineRule="auto"/>
              <w:jc w:val="center"/>
              <w:rPr>
                <w:rFonts w:ascii="Times New Roman" w:hAnsi="Times New Roman"/>
                <w:sz w:val="24"/>
                <w:szCs w:val="24"/>
              </w:rPr>
            </w:pPr>
            <w:r w:rsidRPr="00236809">
              <w:rPr>
                <w:rFonts w:ascii="Times New Roman" w:hAnsi="Times New Roman"/>
                <w:sz w:val="24"/>
                <w:szCs w:val="24"/>
              </w:rPr>
              <w:t xml:space="preserve">SVM, k -NN, and </w:t>
            </w:r>
          </w:p>
          <w:p w14:paraId="53D1DFD9" w14:textId="3D36E51D" w:rsidR="00817663" w:rsidRPr="00160018" w:rsidRDefault="00236809" w:rsidP="00194FDD">
            <w:pPr>
              <w:spacing w:after="0" w:line="360" w:lineRule="auto"/>
              <w:jc w:val="center"/>
              <w:rPr>
                <w:rFonts w:ascii="Times New Roman" w:hAnsi="Times New Roman"/>
                <w:sz w:val="24"/>
                <w:szCs w:val="24"/>
              </w:rPr>
            </w:pPr>
            <w:proofErr w:type="spellStart"/>
            <w:r w:rsidRPr="00236809">
              <w:rPr>
                <w:rFonts w:ascii="Times New Roman" w:hAnsi="Times New Roman"/>
                <w:sz w:val="24"/>
                <w:szCs w:val="24"/>
              </w:rPr>
              <w:t>XgBoost</w:t>
            </w:r>
            <w:proofErr w:type="spellEnd"/>
          </w:p>
        </w:tc>
        <w:tc>
          <w:tcPr>
            <w:tcW w:w="1653" w:type="dxa"/>
            <w:vAlign w:val="center"/>
          </w:tcPr>
          <w:p w14:paraId="2AAA07ED" w14:textId="3110072F" w:rsidR="00817663" w:rsidRPr="00160018" w:rsidRDefault="00817663" w:rsidP="00194FDD">
            <w:pPr>
              <w:spacing w:after="0" w:line="360" w:lineRule="auto"/>
              <w:jc w:val="center"/>
              <w:rPr>
                <w:rFonts w:ascii="Times New Roman" w:hAnsi="Times New Roman"/>
                <w:sz w:val="24"/>
                <w:szCs w:val="24"/>
              </w:rPr>
            </w:pPr>
            <w:proofErr w:type="spellStart"/>
            <w:r w:rsidRPr="00160018">
              <w:rPr>
                <w:rFonts w:ascii="Times New Roman" w:hAnsi="Times New Roman"/>
                <w:sz w:val="24"/>
                <w:szCs w:val="24"/>
              </w:rPr>
              <w:t>Tối</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ưu</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hóa</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cả</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lựa</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chọn</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đặc</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trưng</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và</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điều</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chỉnh</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tham</w:t>
            </w:r>
            <w:proofErr w:type="spellEnd"/>
            <w:r w:rsidRPr="00160018">
              <w:rPr>
                <w:rFonts w:ascii="Times New Roman" w:hAnsi="Times New Roman"/>
                <w:sz w:val="24"/>
                <w:szCs w:val="24"/>
              </w:rPr>
              <w:t xml:space="preserve"> </w:t>
            </w:r>
            <w:proofErr w:type="spellStart"/>
            <w:r w:rsidRPr="00160018">
              <w:rPr>
                <w:rFonts w:ascii="Times New Roman" w:hAnsi="Times New Roman"/>
                <w:sz w:val="24"/>
                <w:szCs w:val="24"/>
              </w:rPr>
              <w:t>số</w:t>
            </w:r>
            <w:proofErr w:type="spellEnd"/>
            <w:r w:rsidR="00173304">
              <w:rPr>
                <w:rFonts w:ascii="Times New Roman" w:hAnsi="Times New Roman"/>
                <w:sz w:val="24"/>
                <w:szCs w:val="24"/>
              </w:rPr>
              <w:t xml:space="preserve">. </w:t>
            </w:r>
            <w:r w:rsidR="00173304" w:rsidRPr="00173304">
              <w:rPr>
                <w:rFonts w:ascii="Times New Roman" w:hAnsi="Times New Roman"/>
                <w:sz w:val="24"/>
                <w:szCs w:val="24"/>
              </w:rPr>
              <w:t>Accuracy: 99.80%</w:t>
            </w:r>
          </w:p>
        </w:tc>
      </w:tr>
    </w:tbl>
    <w:p w14:paraId="46887532" w14:textId="77777777" w:rsidR="006B28BA" w:rsidRDefault="006B28BA" w:rsidP="00194FDD">
      <w:pPr>
        <w:spacing w:after="0" w:line="360" w:lineRule="auto"/>
        <w:rPr>
          <w:rFonts w:ascii="Times New Roman" w:hAnsi="Times New Roman"/>
          <w:sz w:val="24"/>
          <w:szCs w:val="24"/>
        </w:rPr>
      </w:pPr>
    </w:p>
    <w:p w14:paraId="616AF031" w14:textId="77777777" w:rsidR="00CC3AE9" w:rsidRPr="006B28BA" w:rsidRDefault="00CC3AE9" w:rsidP="00194FDD">
      <w:pPr>
        <w:spacing w:after="0" w:line="360" w:lineRule="auto"/>
        <w:rPr>
          <w:rFonts w:ascii="Times New Roman" w:hAnsi="Times New Roman"/>
          <w:sz w:val="24"/>
          <w:szCs w:val="24"/>
        </w:rPr>
      </w:pPr>
    </w:p>
    <w:p w14:paraId="0DF99B0C" w14:textId="77777777" w:rsidR="00274289" w:rsidRPr="00E73327" w:rsidRDefault="00274289" w:rsidP="00194FDD">
      <w:pPr>
        <w:pStyle w:val="Heading1"/>
        <w:numPr>
          <w:ilvl w:val="0"/>
          <w:numId w:val="0"/>
        </w:numPr>
        <w:spacing w:line="360" w:lineRule="auto"/>
        <w:ind w:left="450" w:hanging="450"/>
        <w:rPr>
          <w:rFonts w:ascii="Times New Roman" w:hAnsi="Times New Roman"/>
          <w:b/>
          <w:bCs/>
          <w:color w:val="auto"/>
          <w:sz w:val="40"/>
          <w:szCs w:val="40"/>
        </w:rPr>
      </w:pPr>
      <w:bookmarkStart w:id="24" w:name="_Toc169381108"/>
      <w:proofErr w:type="spellStart"/>
      <w:r w:rsidRPr="00E73327">
        <w:rPr>
          <w:rFonts w:ascii="Times New Roman" w:hAnsi="Times New Roman"/>
          <w:b/>
          <w:bCs/>
          <w:color w:val="auto"/>
          <w:sz w:val="40"/>
          <w:szCs w:val="40"/>
        </w:rPr>
        <w:t>Ch</w:t>
      </w:r>
      <w:r w:rsidRPr="00E73327">
        <w:rPr>
          <w:rFonts w:ascii="Times New Roman" w:hAnsi="Times New Roman" w:hint="eastAsia"/>
          <w:b/>
          <w:bCs/>
          <w:color w:val="auto"/>
          <w:sz w:val="40"/>
          <w:szCs w:val="40"/>
        </w:rPr>
        <w:t>ươ</w:t>
      </w:r>
      <w:r w:rsidRPr="00E73327">
        <w:rPr>
          <w:rFonts w:ascii="Times New Roman" w:hAnsi="Times New Roman"/>
          <w:b/>
          <w:bCs/>
          <w:color w:val="auto"/>
          <w:sz w:val="40"/>
          <w:szCs w:val="40"/>
        </w:rPr>
        <w:t>ng</w:t>
      </w:r>
      <w:proofErr w:type="spellEnd"/>
      <w:r w:rsidRPr="00E73327">
        <w:rPr>
          <w:rFonts w:ascii="Times New Roman" w:hAnsi="Times New Roman"/>
          <w:b/>
          <w:bCs/>
          <w:color w:val="auto"/>
          <w:sz w:val="40"/>
          <w:szCs w:val="40"/>
        </w:rPr>
        <w:t xml:space="preserve"> 3: </w:t>
      </w:r>
      <w:proofErr w:type="spellStart"/>
      <w:r w:rsidRPr="00E73327">
        <w:rPr>
          <w:rFonts w:ascii="Times New Roman" w:hAnsi="Times New Roman"/>
          <w:b/>
          <w:bCs/>
          <w:color w:val="auto"/>
          <w:sz w:val="40"/>
          <w:szCs w:val="40"/>
        </w:rPr>
        <w:t>Phân</w:t>
      </w:r>
      <w:proofErr w:type="spellEnd"/>
      <w:r w:rsidRPr="00E73327">
        <w:rPr>
          <w:rFonts w:ascii="Times New Roman" w:hAnsi="Times New Roman"/>
          <w:b/>
          <w:bCs/>
          <w:color w:val="auto"/>
          <w:sz w:val="40"/>
          <w:szCs w:val="40"/>
        </w:rPr>
        <w:t xml:space="preserve"> </w:t>
      </w:r>
      <w:proofErr w:type="spellStart"/>
      <w:r w:rsidRPr="00E73327">
        <w:rPr>
          <w:rFonts w:ascii="Times New Roman" w:hAnsi="Times New Roman"/>
          <w:b/>
          <w:bCs/>
          <w:color w:val="auto"/>
          <w:sz w:val="40"/>
          <w:szCs w:val="40"/>
        </w:rPr>
        <w:t>tích</w:t>
      </w:r>
      <w:proofErr w:type="spellEnd"/>
      <w:r w:rsidRPr="00E73327">
        <w:rPr>
          <w:rFonts w:ascii="Times New Roman" w:hAnsi="Times New Roman"/>
          <w:b/>
          <w:bCs/>
          <w:color w:val="auto"/>
          <w:sz w:val="40"/>
          <w:szCs w:val="40"/>
        </w:rPr>
        <w:t xml:space="preserve"> </w:t>
      </w:r>
      <w:proofErr w:type="spellStart"/>
      <w:r w:rsidRPr="00E73327">
        <w:rPr>
          <w:rFonts w:ascii="Times New Roman" w:hAnsi="Times New Roman"/>
          <w:b/>
          <w:bCs/>
          <w:color w:val="auto"/>
          <w:sz w:val="40"/>
          <w:szCs w:val="40"/>
        </w:rPr>
        <w:t>thiết</w:t>
      </w:r>
      <w:proofErr w:type="spellEnd"/>
      <w:r w:rsidRPr="00E73327">
        <w:rPr>
          <w:rFonts w:ascii="Times New Roman" w:hAnsi="Times New Roman"/>
          <w:b/>
          <w:bCs/>
          <w:color w:val="auto"/>
          <w:sz w:val="40"/>
          <w:szCs w:val="40"/>
        </w:rPr>
        <w:t xml:space="preserve"> </w:t>
      </w:r>
      <w:proofErr w:type="spellStart"/>
      <w:r w:rsidRPr="00E73327">
        <w:rPr>
          <w:rFonts w:ascii="Times New Roman" w:hAnsi="Times New Roman"/>
          <w:b/>
          <w:bCs/>
          <w:color w:val="auto"/>
          <w:sz w:val="40"/>
          <w:szCs w:val="40"/>
        </w:rPr>
        <w:t>kế</w:t>
      </w:r>
      <w:proofErr w:type="spellEnd"/>
      <w:r w:rsidRPr="00E73327">
        <w:rPr>
          <w:rFonts w:ascii="Times New Roman" w:hAnsi="Times New Roman"/>
          <w:b/>
          <w:bCs/>
          <w:color w:val="auto"/>
          <w:sz w:val="40"/>
          <w:szCs w:val="40"/>
        </w:rPr>
        <w:t xml:space="preserve"> </w:t>
      </w:r>
      <w:proofErr w:type="spellStart"/>
      <w:r w:rsidRPr="00E73327">
        <w:rPr>
          <w:rFonts w:ascii="Times New Roman" w:hAnsi="Times New Roman"/>
          <w:b/>
          <w:bCs/>
          <w:color w:val="auto"/>
          <w:sz w:val="40"/>
          <w:szCs w:val="40"/>
        </w:rPr>
        <w:t>hệ</w:t>
      </w:r>
      <w:proofErr w:type="spellEnd"/>
      <w:r w:rsidRPr="00E73327">
        <w:rPr>
          <w:rFonts w:ascii="Times New Roman" w:hAnsi="Times New Roman"/>
          <w:b/>
          <w:bCs/>
          <w:color w:val="auto"/>
          <w:sz w:val="40"/>
          <w:szCs w:val="40"/>
        </w:rPr>
        <w:t xml:space="preserve"> </w:t>
      </w:r>
      <w:proofErr w:type="spellStart"/>
      <w:r w:rsidRPr="00E73327">
        <w:rPr>
          <w:rFonts w:ascii="Times New Roman" w:hAnsi="Times New Roman"/>
          <w:b/>
          <w:bCs/>
          <w:color w:val="auto"/>
          <w:sz w:val="40"/>
          <w:szCs w:val="40"/>
        </w:rPr>
        <w:t>thống</w:t>
      </w:r>
      <w:bookmarkEnd w:id="24"/>
      <w:proofErr w:type="spellEnd"/>
    </w:p>
    <w:p w14:paraId="7C1C34C1" w14:textId="3818B806" w:rsidR="00274289" w:rsidRDefault="00957AFB" w:rsidP="00194FDD">
      <w:pPr>
        <w:spacing w:after="0" w:line="360" w:lineRule="auto"/>
        <w:rPr>
          <w:rFonts w:ascii="Times New Roman" w:hAnsi="Times New Roman"/>
          <w:sz w:val="24"/>
          <w:szCs w:val="24"/>
        </w:rPr>
      </w:pPr>
      <w:r w:rsidRPr="00957AFB">
        <w:rPr>
          <w:rFonts w:ascii="Times New Roman" w:hAnsi="Times New Roman"/>
          <w:noProof/>
          <w:sz w:val="24"/>
          <w:szCs w:val="24"/>
        </w:rPr>
        <w:drawing>
          <wp:inline distT="0" distB="0" distL="0" distR="0" wp14:anchorId="16412108" wp14:editId="2C414B84">
            <wp:extent cx="6116320" cy="3905250"/>
            <wp:effectExtent l="0" t="0" r="0" b="0"/>
            <wp:docPr id="605724958" name="Picture 1" descr="A diagram of a networ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4958" name="Picture 1" descr="A diagram of a network diagram&#10;&#10;Description automatically generated"/>
                    <pic:cNvPicPr/>
                  </pic:nvPicPr>
                  <pic:blipFill>
                    <a:blip r:embed="rId17"/>
                    <a:stretch>
                      <a:fillRect/>
                    </a:stretch>
                  </pic:blipFill>
                  <pic:spPr>
                    <a:xfrm>
                      <a:off x="0" y="0"/>
                      <a:ext cx="6116320" cy="3905250"/>
                    </a:xfrm>
                    <a:prstGeom prst="rect">
                      <a:avLst/>
                    </a:prstGeom>
                  </pic:spPr>
                </pic:pic>
              </a:graphicData>
            </a:graphic>
          </wp:inline>
        </w:drawing>
      </w:r>
    </w:p>
    <w:p w14:paraId="58108518" w14:textId="18B95FE4" w:rsidR="00166CE3" w:rsidRPr="00AF1C6C" w:rsidRDefault="004427A0" w:rsidP="00194FD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2. </w:t>
      </w:r>
      <w:proofErr w:type="spellStart"/>
      <w:r w:rsidR="00423DBD">
        <w:rPr>
          <w:rFonts w:ascii="Times New Roman" w:hAnsi="Times New Roman"/>
          <w:i/>
          <w:iCs/>
          <w:sz w:val="24"/>
          <w:szCs w:val="24"/>
        </w:rPr>
        <w:t>K</w:t>
      </w:r>
      <w:r w:rsidR="00423DBD" w:rsidRPr="00423DBD">
        <w:rPr>
          <w:rFonts w:ascii="Times New Roman" w:hAnsi="Times New Roman"/>
          <w:i/>
          <w:iCs/>
          <w:sz w:val="24"/>
          <w:szCs w:val="24"/>
        </w:rPr>
        <w:t>iến</w:t>
      </w:r>
      <w:proofErr w:type="spellEnd"/>
      <w:r w:rsidR="00423DBD" w:rsidRPr="00423DBD">
        <w:rPr>
          <w:rFonts w:ascii="Times New Roman" w:hAnsi="Times New Roman"/>
          <w:i/>
          <w:iCs/>
          <w:sz w:val="24"/>
          <w:szCs w:val="24"/>
        </w:rPr>
        <w:t xml:space="preserve"> </w:t>
      </w:r>
      <w:proofErr w:type="spellStart"/>
      <w:r w:rsidR="00423DBD" w:rsidRPr="00423DBD">
        <w:rPr>
          <w:rFonts w:ascii="Times New Roman" w:hAnsi="Times New Roman"/>
          <w:i/>
          <w:iCs/>
          <w:sz w:val="24"/>
          <w:szCs w:val="24"/>
        </w:rPr>
        <w:t>trúc</w:t>
      </w:r>
      <w:proofErr w:type="spellEnd"/>
      <w:r w:rsidR="00423DBD" w:rsidRPr="00423DBD">
        <w:rPr>
          <w:rFonts w:ascii="Times New Roman" w:hAnsi="Times New Roman"/>
          <w:i/>
          <w:iCs/>
          <w:sz w:val="24"/>
          <w:szCs w:val="24"/>
        </w:rPr>
        <w:t xml:space="preserve"> </w:t>
      </w:r>
      <w:proofErr w:type="spellStart"/>
      <w:r w:rsidR="00423DBD" w:rsidRPr="00423DBD">
        <w:rPr>
          <w:rFonts w:ascii="Times New Roman" w:hAnsi="Times New Roman"/>
          <w:i/>
          <w:iCs/>
          <w:sz w:val="24"/>
          <w:szCs w:val="24"/>
        </w:rPr>
        <w:t>tổng</w:t>
      </w:r>
      <w:proofErr w:type="spellEnd"/>
      <w:r w:rsidR="00423DBD" w:rsidRPr="00423DBD">
        <w:rPr>
          <w:rFonts w:ascii="Times New Roman" w:hAnsi="Times New Roman"/>
          <w:i/>
          <w:iCs/>
          <w:sz w:val="24"/>
          <w:szCs w:val="24"/>
        </w:rPr>
        <w:t xml:space="preserve"> </w:t>
      </w:r>
      <w:proofErr w:type="spellStart"/>
      <w:r w:rsidR="00423DBD" w:rsidRPr="00423DBD">
        <w:rPr>
          <w:rFonts w:ascii="Times New Roman" w:hAnsi="Times New Roman"/>
          <w:i/>
          <w:iCs/>
          <w:sz w:val="24"/>
          <w:szCs w:val="24"/>
        </w:rPr>
        <w:t>quan</w:t>
      </w:r>
      <w:proofErr w:type="spellEnd"/>
    </w:p>
    <w:p w14:paraId="4CCCF4A5" w14:textId="10F08239" w:rsidR="00166CE3" w:rsidRPr="00E73327" w:rsidRDefault="00166CE3" w:rsidP="005807A8">
      <w:pPr>
        <w:pStyle w:val="ListParagraph"/>
        <w:numPr>
          <w:ilvl w:val="0"/>
          <w:numId w:val="14"/>
        </w:numPr>
        <w:spacing w:after="0" w:line="360" w:lineRule="auto"/>
        <w:outlineLvl w:val="1"/>
        <w:rPr>
          <w:rFonts w:ascii="Times New Roman" w:hAnsi="Times New Roman"/>
          <w:b/>
          <w:bCs/>
          <w:sz w:val="36"/>
          <w:szCs w:val="36"/>
        </w:rPr>
      </w:pPr>
      <w:bookmarkStart w:id="25" w:name="_Toc169381109"/>
      <w:r w:rsidRPr="00E73327">
        <w:rPr>
          <w:rFonts w:ascii="Times New Roman" w:hAnsi="Times New Roman"/>
          <w:b/>
          <w:bCs/>
          <w:sz w:val="36"/>
          <w:szCs w:val="36"/>
        </w:rPr>
        <w:t xml:space="preserve">Chi </w:t>
      </w:r>
      <w:proofErr w:type="spellStart"/>
      <w:r w:rsidRPr="00E73327">
        <w:rPr>
          <w:rFonts w:ascii="Times New Roman" w:hAnsi="Times New Roman"/>
          <w:b/>
          <w:bCs/>
          <w:sz w:val="36"/>
          <w:szCs w:val="36"/>
        </w:rPr>
        <w:t>tiết</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ph</w:t>
      </w:r>
      <w:r w:rsidRPr="00E73327">
        <w:rPr>
          <w:rFonts w:ascii="Times New Roman" w:hAnsi="Times New Roman" w:hint="eastAsia"/>
          <w:b/>
          <w:bCs/>
          <w:sz w:val="36"/>
          <w:szCs w:val="36"/>
        </w:rPr>
        <w:t>ươ</w:t>
      </w:r>
      <w:r w:rsidRPr="00E73327">
        <w:rPr>
          <w:rFonts w:ascii="Times New Roman" w:hAnsi="Times New Roman"/>
          <w:b/>
          <w:bCs/>
          <w:sz w:val="36"/>
          <w:szCs w:val="36"/>
        </w:rPr>
        <w:t>ng</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pháp</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thực</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hiện</w:t>
      </w:r>
      <w:bookmarkEnd w:id="25"/>
      <w:proofErr w:type="spellEnd"/>
    </w:p>
    <w:p w14:paraId="184275BE" w14:textId="6A7CFFA6" w:rsidR="00166CE3" w:rsidRPr="00E73327" w:rsidRDefault="00166CE3" w:rsidP="005807A8">
      <w:pPr>
        <w:pStyle w:val="ListParagraph"/>
        <w:numPr>
          <w:ilvl w:val="0"/>
          <w:numId w:val="32"/>
        </w:numPr>
        <w:spacing w:after="0" w:line="360" w:lineRule="auto"/>
        <w:outlineLvl w:val="2"/>
        <w:rPr>
          <w:rFonts w:ascii="Times New Roman" w:hAnsi="Times New Roman"/>
          <w:b/>
          <w:sz w:val="32"/>
          <w:szCs w:val="32"/>
        </w:rPr>
      </w:pPr>
      <w:bookmarkStart w:id="26" w:name="_Toc169381110"/>
      <w:r w:rsidRPr="00E73327">
        <w:rPr>
          <w:rFonts w:ascii="Times New Roman" w:hAnsi="Times New Roman"/>
          <w:b/>
          <w:sz w:val="32"/>
          <w:szCs w:val="32"/>
        </w:rPr>
        <w:t xml:space="preserve">Phương </w:t>
      </w:r>
      <w:proofErr w:type="spellStart"/>
      <w:r w:rsidRPr="00E73327">
        <w:rPr>
          <w:rFonts w:ascii="Times New Roman" w:hAnsi="Times New Roman"/>
          <w:b/>
          <w:sz w:val="32"/>
          <w:szCs w:val="32"/>
        </w:rPr>
        <w:t>pháp</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thực</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hiện</w:t>
      </w:r>
      <w:bookmarkEnd w:id="26"/>
      <w:proofErr w:type="spellEnd"/>
    </w:p>
    <w:p w14:paraId="6DD23634" w14:textId="3998B7EE" w:rsidR="00166CE3" w:rsidRPr="00166CE3" w:rsidRDefault="004261D3" w:rsidP="00194FDD">
      <w:pPr>
        <w:spacing w:after="0" w:line="360" w:lineRule="auto"/>
        <w:rPr>
          <w:rFonts w:ascii="Times New Roman" w:hAnsi="Times New Roman"/>
          <w:sz w:val="24"/>
          <w:szCs w:val="24"/>
        </w:rPr>
      </w:pPr>
      <w:r>
        <w:rPr>
          <w:rFonts w:ascii="Times New Roman" w:hAnsi="Times New Roman"/>
          <w:sz w:val="24"/>
          <w:szCs w:val="24"/>
        </w:rPr>
        <w:t xml:space="preserve">Trong </w:t>
      </w:r>
      <w:proofErr w:type="spellStart"/>
      <w:r w:rsidR="00166CE3" w:rsidRPr="00166CE3">
        <w:rPr>
          <w:rFonts w:ascii="Times New Roman" w:hAnsi="Times New Roman"/>
          <w:sz w:val="24"/>
          <w:szCs w:val="24"/>
        </w:rPr>
        <w:t>lĩnh</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vực</w:t>
      </w:r>
      <w:proofErr w:type="spellEnd"/>
      <w:r w:rsidR="00166CE3" w:rsidRPr="00166CE3">
        <w:rPr>
          <w:rFonts w:ascii="Times New Roman" w:hAnsi="Times New Roman"/>
          <w:sz w:val="24"/>
          <w:szCs w:val="24"/>
        </w:rPr>
        <w:t xml:space="preserve"> an </w:t>
      </w:r>
      <w:proofErr w:type="spellStart"/>
      <w:r w:rsidR="00166CE3" w:rsidRPr="00166CE3">
        <w:rPr>
          <w:rFonts w:ascii="Times New Roman" w:hAnsi="Times New Roman"/>
          <w:sz w:val="24"/>
          <w:szCs w:val="24"/>
        </w:rPr>
        <w:t>ninh</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mạng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và</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phát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hiện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xâm</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nhập</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chúng</w:t>
      </w:r>
      <w:proofErr w:type="spellEnd"/>
      <w:r w:rsidR="00166CE3" w:rsidRPr="00166CE3">
        <w:rPr>
          <w:rFonts w:ascii="Times New Roman" w:hAnsi="Times New Roman"/>
          <w:sz w:val="24"/>
          <w:szCs w:val="24"/>
        </w:rPr>
        <w:t xml:space="preserve"> ta </w:t>
      </w:r>
      <w:proofErr w:type="spellStart"/>
      <w:r w:rsidR="00166CE3" w:rsidRPr="00166CE3">
        <w:rPr>
          <w:rFonts w:ascii="Times New Roman" w:hAnsi="Times New Roman"/>
          <w:sz w:val="24"/>
          <w:szCs w:val="24"/>
        </w:rPr>
        <w:t>đối</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mặt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với</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vấn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đề</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về</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chiều</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cao</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của</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dữ</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liệu</w:t>
      </w:r>
      <w:proofErr w:type="spellEnd"/>
      <w:r w:rsidR="00166CE3" w:rsidRPr="00166CE3">
        <w:rPr>
          <w:rFonts w:ascii="Times New Roman" w:hAnsi="Times New Roman"/>
          <w:sz w:val="24"/>
          <w:szCs w:val="24"/>
        </w:rPr>
        <w:t xml:space="preserve"> (high dimensionality), </w:t>
      </w:r>
      <w:proofErr w:type="spellStart"/>
      <w:r w:rsidR="00166CE3" w:rsidRPr="00166CE3">
        <w:rPr>
          <w:rFonts w:ascii="Times New Roman" w:hAnsi="Times New Roman"/>
          <w:sz w:val="24"/>
          <w:szCs w:val="24"/>
        </w:rPr>
        <w:t>gây</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ảnh</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h</w:t>
      </w:r>
      <w:r w:rsidR="00166CE3" w:rsidRPr="00166CE3">
        <w:rPr>
          <w:rFonts w:ascii="Times New Roman" w:hAnsi="Times New Roman" w:hint="eastAsia"/>
          <w:sz w:val="24"/>
          <w:szCs w:val="24"/>
        </w:rPr>
        <w:t>ư</w:t>
      </w:r>
      <w:r w:rsidR="00166CE3" w:rsidRPr="00166CE3">
        <w:rPr>
          <w:rFonts w:ascii="Times New Roman" w:hAnsi="Times New Roman"/>
          <w:sz w:val="24"/>
          <w:szCs w:val="24"/>
        </w:rPr>
        <w:t>ởng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tiêu</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cực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đến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hiệu</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quả</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của</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các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thuật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toán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Nhiệm</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vụ</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là</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tạo</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ra</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một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chiến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w:t>
      </w:r>
      <w:r w:rsidR="00166CE3" w:rsidRPr="00166CE3">
        <w:rPr>
          <w:rFonts w:ascii="Times New Roman" w:hAnsi="Times New Roman" w:hint="eastAsia"/>
          <w:sz w:val="24"/>
          <w:szCs w:val="24"/>
        </w:rPr>
        <w:t>ư</w:t>
      </w:r>
      <w:r w:rsidR="00166CE3" w:rsidRPr="00166CE3">
        <w:rPr>
          <w:rFonts w:ascii="Times New Roman" w:hAnsi="Times New Roman"/>
          <w:sz w:val="24"/>
          <w:szCs w:val="24"/>
        </w:rPr>
        <w:t>ợc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giữ</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lại</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thông</w:t>
      </w:r>
      <w:proofErr w:type="spellEnd"/>
      <w:r w:rsidR="00166CE3" w:rsidRPr="00166CE3">
        <w:rPr>
          <w:rFonts w:ascii="Times New Roman" w:hAnsi="Times New Roman"/>
          <w:sz w:val="24"/>
          <w:szCs w:val="24"/>
        </w:rPr>
        <w:t xml:space="preserve"> tin </w:t>
      </w:r>
      <w:proofErr w:type="spellStart"/>
      <w:r w:rsidR="00166CE3" w:rsidRPr="00166CE3">
        <w:rPr>
          <w:rFonts w:ascii="Times New Roman" w:hAnsi="Times New Roman"/>
          <w:sz w:val="24"/>
          <w:szCs w:val="24"/>
        </w:rPr>
        <w:t>đặc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biệt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nhất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trong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khi</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giảm</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số</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w:t>
      </w:r>
      <w:r w:rsidR="00166CE3" w:rsidRPr="00166CE3">
        <w:rPr>
          <w:rFonts w:ascii="Times New Roman" w:hAnsi="Times New Roman" w:hint="eastAsia"/>
          <w:sz w:val="24"/>
          <w:szCs w:val="24"/>
        </w:rPr>
        <w:t>ư</w:t>
      </w:r>
      <w:r w:rsidR="00166CE3" w:rsidRPr="00166CE3">
        <w:rPr>
          <w:rFonts w:ascii="Times New Roman" w:hAnsi="Times New Roman"/>
          <w:sz w:val="24"/>
          <w:szCs w:val="24"/>
        </w:rPr>
        <w:t>ợng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đặc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tr</w:t>
      </w:r>
      <w:r w:rsidR="00166CE3" w:rsidRPr="00166CE3">
        <w:rPr>
          <w:rFonts w:ascii="Times New Roman" w:hAnsi="Times New Roman" w:hint="eastAsia"/>
          <w:sz w:val="24"/>
          <w:szCs w:val="24"/>
        </w:rPr>
        <w:t>ư</w:t>
      </w:r>
      <w:r w:rsidR="00166CE3" w:rsidRPr="00166CE3">
        <w:rPr>
          <w:rFonts w:ascii="Times New Roman" w:hAnsi="Times New Roman"/>
          <w:sz w:val="24"/>
          <w:szCs w:val="24"/>
        </w:rPr>
        <w:t>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xuống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mức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tối</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thiểu</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có</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thể</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thực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hiện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Đối</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với</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vấn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đề</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lựa</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chọn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thuộc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tính</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trong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lĩnh</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vực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bảo</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mật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mạng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và</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phát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hiện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xâm</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nhập</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bài</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báo</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này</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đóng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góp</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một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ph</w:t>
      </w:r>
      <w:r w:rsidR="00166CE3" w:rsidRPr="00166CE3">
        <w:rPr>
          <w:rFonts w:ascii="Times New Roman" w:hAnsi="Times New Roman" w:hint="eastAsia"/>
          <w:sz w:val="24"/>
          <w:szCs w:val="24"/>
        </w:rPr>
        <w:t>ươ</w:t>
      </w:r>
      <w:r w:rsidR="00166CE3" w:rsidRPr="00166CE3">
        <w:rPr>
          <w:rFonts w:ascii="Times New Roman" w:hAnsi="Times New Roman"/>
          <w:sz w:val="24"/>
          <w:szCs w:val="24"/>
        </w:rPr>
        <w:t>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pháp</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lựa</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chọn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tính</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năng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dựa</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trên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Thuật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toán</w:t>
      </w:r>
      <w:proofErr w:type="spellEnd"/>
      <w:r w:rsidR="00166CE3" w:rsidRPr="00166CE3">
        <w:rPr>
          <w:rFonts w:ascii="Times New Roman" w:hAnsi="Times New Roman"/>
          <w:sz w:val="24"/>
          <w:szCs w:val="24"/>
        </w:rPr>
        <w:t xml:space="preserve"> di </w:t>
      </w:r>
      <w:proofErr w:type="spellStart"/>
      <w:r w:rsidR="00166CE3" w:rsidRPr="00166CE3">
        <w:rPr>
          <w:rFonts w:ascii="Times New Roman" w:hAnsi="Times New Roman"/>
          <w:sz w:val="24"/>
          <w:szCs w:val="24"/>
        </w:rPr>
        <w:t>truyền</w:t>
      </w:r>
      <w:proofErr w:type="spellEnd"/>
      <w:r w:rsidR="00166CE3" w:rsidRPr="00166CE3">
        <w:rPr>
          <w:rFonts w:ascii="Times New Roman" w:hAnsi="Times New Roman"/>
          <w:sz w:val="24"/>
          <w:szCs w:val="24"/>
        </w:rPr>
        <w:t xml:space="preserve"> (Genetic Algorithm - GA) </w:t>
      </w:r>
      <w:proofErr w:type="spellStart"/>
      <w:r w:rsidR="00166CE3" w:rsidRPr="00166CE3">
        <w:rPr>
          <w:rFonts w:ascii="Times New Roman" w:hAnsi="Times New Roman"/>
          <w:sz w:val="24"/>
          <w:szCs w:val="24"/>
        </w:rPr>
        <w:t>nâng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cao</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đ</w:t>
      </w:r>
      <w:r w:rsidR="00166CE3" w:rsidRPr="00166CE3">
        <w:rPr>
          <w:rFonts w:ascii="Times New Roman" w:hAnsi="Times New Roman" w:hint="eastAsia"/>
          <w:sz w:val="24"/>
          <w:szCs w:val="24"/>
        </w:rPr>
        <w:t>ư</w:t>
      </w:r>
      <w:r w:rsidR="00166CE3" w:rsidRPr="00166CE3">
        <w:rPr>
          <w:rFonts w:ascii="Times New Roman" w:hAnsi="Times New Roman"/>
          <w:sz w:val="24"/>
          <w:szCs w:val="24"/>
        </w:rPr>
        <w:t>ợc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đặt</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tên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là</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Lựa</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chọn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tính</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năng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dựa</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trên</w:t>
      </w:r>
      <w:proofErr w:type="spellEnd"/>
      <w:r w:rsidR="00166CE3" w:rsidRPr="00166CE3">
        <w:rPr>
          <w:rFonts w:ascii="Times New Roman" w:hAnsi="Times New Roman"/>
          <w:sz w:val="24"/>
          <w:szCs w:val="24"/>
        </w:rPr>
        <w:t xml:space="preserve"> GA (GA-based Feature Selection - </w:t>
      </w:r>
      <w:proofErr w:type="spellStart"/>
      <w:r w:rsidR="00166CE3" w:rsidRPr="00166CE3">
        <w:rPr>
          <w:rFonts w:ascii="Times New Roman" w:hAnsi="Times New Roman"/>
          <w:sz w:val="24"/>
          <w:szCs w:val="24"/>
        </w:rPr>
        <w:t>GbFS</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để</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tăng</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hint="eastAsia"/>
          <w:sz w:val="24"/>
          <w:szCs w:val="24"/>
        </w:rPr>
        <w:t>đ</w:t>
      </w:r>
      <w:r w:rsidR="00166CE3" w:rsidRPr="00166CE3">
        <w:rPr>
          <w:rFonts w:ascii="Times New Roman" w:hAnsi="Times New Roman"/>
          <w:sz w:val="24"/>
          <w:szCs w:val="24"/>
        </w:rPr>
        <w:t>ộ</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chính</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xác</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của</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bộ</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phân</w:t>
      </w:r>
      <w:proofErr w:type="spellEnd"/>
      <w:r w:rsidR="00166CE3" w:rsidRPr="00166CE3">
        <w:rPr>
          <w:rFonts w:ascii="Times New Roman" w:hAnsi="Times New Roman"/>
          <w:sz w:val="24"/>
          <w:szCs w:val="24"/>
        </w:rPr>
        <w:t xml:space="preserve"> </w:t>
      </w:r>
      <w:proofErr w:type="spellStart"/>
      <w:r w:rsidR="00166CE3" w:rsidRPr="00166CE3">
        <w:rPr>
          <w:rFonts w:ascii="Times New Roman" w:hAnsi="Times New Roman"/>
          <w:sz w:val="24"/>
          <w:szCs w:val="24"/>
        </w:rPr>
        <w:t>loại</w:t>
      </w:r>
      <w:proofErr w:type="spellEnd"/>
      <w:r w:rsidR="00166CE3" w:rsidRPr="00166CE3">
        <w:rPr>
          <w:rFonts w:ascii="Times New Roman" w:hAnsi="Times New Roman"/>
          <w:sz w:val="24"/>
          <w:szCs w:val="24"/>
        </w:rPr>
        <w:t>.</w:t>
      </w:r>
    </w:p>
    <w:p w14:paraId="3476680C" w14:textId="77777777" w:rsidR="00166CE3" w:rsidRPr="00166CE3" w:rsidRDefault="00166CE3" w:rsidP="00194FDD">
      <w:pPr>
        <w:spacing w:after="0" w:line="360" w:lineRule="auto"/>
        <w:rPr>
          <w:rFonts w:ascii="Times New Roman" w:hAnsi="Times New Roman"/>
          <w:sz w:val="24"/>
          <w:szCs w:val="24"/>
        </w:rPr>
      </w:pPr>
    </w:p>
    <w:p w14:paraId="4B74DE1E" w14:textId="1759FC9C" w:rsidR="00166CE3" w:rsidRPr="00E73327" w:rsidRDefault="00166CE3" w:rsidP="005807A8">
      <w:pPr>
        <w:pStyle w:val="ListParagraph"/>
        <w:numPr>
          <w:ilvl w:val="0"/>
          <w:numId w:val="32"/>
        </w:numPr>
        <w:spacing w:after="0" w:line="360" w:lineRule="auto"/>
        <w:outlineLvl w:val="2"/>
        <w:rPr>
          <w:rFonts w:ascii="Times New Roman" w:hAnsi="Times New Roman"/>
          <w:b/>
          <w:sz w:val="32"/>
          <w:szCs w:val="32"/>
        </w:rPr>
      </w:pPr>
      <w:bookmarkStart w:id="27" w:name="_Toc169381111"/>
      <w:proofErr w:type="spellStart"/>
      <w:r w:rsidRPr="00E73327">
        <w:rPr>
          <w:rFonts w:ascii="Times New Roman" w:hAnsi="Times New Roman"/>
          <w:b/>
          <w:sz w:val="32"/>
          <w:szCs w:val="32"/>
        </w:rPr>
        <w:t>Kiến</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trúc</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tổng</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quan</w:t>
      </w:r>
      <w:bookmarkEnd w:id="27"/>
      <w:proofErr w:type="spellEnd"/>
    </w:p>
    <w:p w14:paraId="2EC94C54" w14:textId="18ABE238" w:rsidR="00166CE3" w:rsidRPr="00166CE3" w:rsidRDefault="00166CE3" w:rsidP="00194FDD">
      <w:pPr>
        <w:spacing w:after="0" w:line="360" w:lineRule="auto"/>
        <w:rPr>
          <w:rFonts w:ascii="Times New Roman" w:hAnsi="Times New Roman"/>
          <w:sz w:val="24"/>
          <w:szCs w:val="24"/>
        </w:rPr>
      </w:pPr>
      <w:proofErr w:type="spellStart"/>
      <w:r w:rsidRPr="00166CE3">
        <w:rPr>
          <w:rFonts w:ascii="Times New Roman" w:hAnsi="Times New Roman"/>
          <w:sz w:val="24"/>
          <w:szCs w:val="24"/>
        </w:rPr>
        <w:t>Kiến</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trúc</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của</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giải</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pháp</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đề</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xuất</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đ</w:t>
      </w:r>
      <w:r w:rsidRPr="00166CE3">
        <w:rPr>
          <w:rFonts w:ascii="Times New Roman" w:hAnsi="Times New Roman" w:hint="eastAsia"/>
          <w:sz w:val="24"/>
          <w:szCs w:val="24"/>
        </w:rPr>
        <w:t>ư</w:t>
      </w:r>
      <w:r w:rsidRPr="00166CE3">
        <w:rPr>
          <w:rFonts w:ascii="Times New Roman" w:hAnsi="Times New Roman"/>
          <w:sz w:val="24"/>
          <w:szCs w:val="24"/>
        </w:rPr>
        <w:t>ợc</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thể</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hiện</w:t>
      </w:r>
      <w:proofErr w:type="spellEnd"/>
      <w:r w:rsidRPr="00166CE3">
        <w:rPr>
          <w:rFonts w:ascii="Times New Roman" w:hAnsi="Times New Roman"/>
          <w:sz w:val="24"/>
          <w:szCs w:val="24"/>
        </w:rPr>
        <w:t xml:space="preserve"> ở </w:t>
      </w:r>
      <w:proofErr w:type="spellStart"/>
      <w:r w:rsidRPr="00166CE3">
        <w:rPr>
          <w:rFonts w:ascii="Times New Roman" w:hAnsi="Times New Roman"/>
          <w:sz w:val="24"/>
          <w:szCs w:val="24"/>
        </w:rPr>
        <w:t>mức</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độ</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khái</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quát</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cao</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h</w:t>
      </w:r>
      <w:r w:rsidRPr="00166CE3">
        <w:rPr>
          <w:rFonts w:ascii="Times New Roman" w:hAnsi="Times New Roman" w:hint="eastAsia"/>
          <w:sz w:val="24"/>
          <w:szCs w:val="24"/>
        </w:rPr>
        <w:t>ơ</w:t>
      </w:r>
      <w:r w:rsidRPr="00166CE3">
        <w:rPr>
          <w:rFonts w:ascii="Times New Roman" w:hAnsi="Times New Roman"/>
          <w:sz w:val="24"/>
          <w:szCs w:val="24"/>
        </w:rPr>
        <w:t>n</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trong</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Hình</w:t>
      </w:r>
      <w:proofErr w:type="spellEnd"/>
      <w:r w:rsidRPr="00166CE3">
        <w:rPr>
          <w:rFonts w:ascii="Times New Roman" w:hAnsi="Times New Roman"/>
          <w:sz w:val="24"/>
          <w:szCs w:val="24"/>
        </w:rPr>
        <w:t xml:space="preserve"> 2. </w:t>
      </w:r>
      <w:proofErr w:type="spellStart"/>
      <w:r w:rsidRPr="00166CE3">
        <w:rPr>
          <w:rFonts w:ascii="Times New Roman" w:hAnsi="Times New Roman"/>
          <w:sz w:val="24"/>
          <w:szCs w:val="24"/>
        </w:rPr>
        <w:t>S</w:t>
      </w:r>
      <w:r w:rsidRPr="00166CE3">
        <w:rPr>
          <w:rFonts w:ascii="Times New Roman" w:hAnsi="Times New Roman" w:hint="eastAsia"/>
          <w:sz w:val="24"/>
          <w:szCs w:val="24"/>
        </w:rPr>
        <w:t>ơ</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đồ</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khối</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cho</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thấy</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đầu</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vào</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là</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dữ</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liệu</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w:t>
      </w:r>
      <w:r w:rsidRPr="00166CE3">
        <w:rPr>
          <w:rFonts w:ascii="Times New Roman" w:hAnsi="Times New Roman" w:hint="eastAsia"/>
          <w:sz w:val="24"/>
          <w:szCs w:val="24"/>
        </w:rPr>
        <w:t>ư</w:t>
      </w:r>
      <w:r w:rsidRPr="00166CE3">
        <w:rPr>
          <w:rFonts w:ascii="Times New Roman" w:hAnsi="Times New Roman"/>
          <w:sz w:val="24"/>
          <w:szCs w:val="24"/>
        </w:rPr>
        <w:t>u</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w:t>
      </w:r>
      <w:r w:rsidRPr="00166CE3">
        <w:rPr>
          <w:rFonts w:ascii="Times New Roman" w:hAnsi="Times New Roman" w:hint="eastAsia"/>
          <w:sz w:val="24"/>
          <w:szCs w:val="24"/>
        </w:rPr>
        <w:t>ư</w:t>
      </w:r>
      <w:r w:rsidRPr="00166CE3">
        <w:rPr>
          <w:rFonts w:ascii="Times New Roman" w:hAnsi="Times New Roman"/>
          <w:sz w:val="24"/>
          <w:szCs w:val="24"/>
        </w:rPr>
        <w:t>ợng</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mạng</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và</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đầu</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ra</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cuối</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cùng</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là</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tỷ</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lệ</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phát</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hiện</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đ</w:t>
      </w:r>
      <w:r w:rsidRPr="00166CE3">
        <w:rPr>
          <w:rFonts w:ascii="Times New Roman" w:hAnsi="Times New Roman" w:hint="eastAsia"/>
          <w:sz w:val="24"/>
          <w:szCs w:val="24"/>
        </w:rPr>
        <w:t>ư</w:t>
      </w:r>
      <w:r w:rsidRPr="00166CE3">
        <w:rPr>
          <w:rFonts w:ascii="Times New Roman" w:hAnsi="Times New Roman"/>
          <w:sz w:val="24"/>
          <w:szCs w:val="24"/>
        </w:rPr>
        <w:t>ợc</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cải</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thiện</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của</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w:t>
      </w:r>
      <w:r w:rsidRPr="00166CE3">
        <w:rPr>
          <w:rFonts w:ascii="Times New Roman" w:hAnsi="Times New Roman" w:hint="eastAsia"/>
          <w:sz w:val="24"/>
          <w:szCs w:val="24"/>
        </w:rPr>
        <w:t>ư</w:t>
      </w:r>
      <w:r w:rsidRPr="00166CE3">
        <w:rPr>
          <w:rFonts w:ascii="Times New Roman" w:hAnsi="Times New Roman"/>
          <w:sz w:val="24"/>
          <w:szCs w:val="24"/>
        </w:rPr>
        <w:t>u</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w:t>
      </w:r>
      <w:r w:rsidRPr="00166CE3">
        <w:rPr>
          <w:rFonts w:ascii="Times New Roman" w:hAnsi="Times New Roman" w:hint="eastAsia"/>
          <w:sz w:val="24"/>
          <w:szCs w:val="24"/>
        </w:rPr>
        <w:t>ư</w:t>
      </w:r>
      <w:r w:rsidRPr="00166CE3">
        <w:rPr>
          <w:rFonts w:ascii="Times New Roman" w:hAnsi="Times New Roman"/>
          <w:sz w:val="24"/>
          <w:szCs w:val="24"/>
        </w:rPr>
        <w:t>ợng</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phát</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hiện</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tấn</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công</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và</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w:t>
      </w:r>
      <w:r w:rsidRPr="00166CE3">
        <w:rPr>
          <w:rFonts w:ascii="Times New Roman" w:hAnsi="Times New Roman" w:hint="eastAsia"/>
          <w:sz w:val="24"/>
          <w:szCs w:val="24"/>
        </w:rPr>
        <w:t>ư</w:t>
      </w:r>
      <w:r w:rsidRPr="00166CE3">
        <w:rPr>
          <w:rFonts w:ascii="Times New Roman" w:hAnsi="Times New Roman"/>
          <w:sz w:val="24"/>
          <w:szCs w:val="24"/>
        </w:rPr>
        <w:t>u</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l</w:t>
      </w:r>
      <w:r w:rsidRPr="00166CE3">
        <w:rPr>
          <w:rFonts w:ascii="Times New Roman" w:hAnsi="Times New Roman" w:hint="eastAsia"/>
          <w:sz w:val="24"/>
          <w:szCs w:val="24"/>
        </w:rPr>
        <w:t>ư</w:t>
      </w:r>
      <w:r w:rsidRPr="00166CE3">
        <w:rPr>
          <w:rFonts w:ascii="Times New Roman" w:hAnsi="Times New Roman"/>
          <w:sz w:val="24"/>
          <w:szCs w:val="24"/>
        </w:rPr>
        <w:t>ợng</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bình</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th</w:t>
      </w:r>
      <w:r w:rsidRPr="00166CE3">
        <w:rPr>
          <w:rFonts w:ascii="Times New Roman" w:hAnsi="Times New Roman" w:hint="eastAsia"/>
          <w:sz w:val="24"/>
          <w:szCs w:val="24"/>
        </w:rPr>
        <w:t>ư</w:t>
      </w:r>
      <w:r w:rsidRPr="00166CE3">
        <w:rPr>
          <w:rFonts w:ascii="Times New Roman" w:hAnsi="Times New Roman"/>
          <w:sz w:val="24"/>
          <w:szCs w:val="24"/>
        </w:rPr>
        <w:t>ờng</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To</w:t>
      </w:r>
      <w:r w:rsidRPr="00166CE3">
        <w:rPr>
          <w:rFonts w:ascii="Times New Roman" w:hAnsi="Times New Roman" w:hint="eastAsia"/>
          <w:sz w:val="24"/>
          <w:szCs w:val="24"/>
        </w:rPr>
        <w:t>à</w:t>
      </w:r>
      <w:r w:rsidRPr="00166CE3">
        <w:rPr>
          <w:rFonts w:ascii="Times New Roman" w:hAnsi="Times New Roman"/>
          <w:sz w:val="24"/>
          <w:szCs w:val="24"/>
        </w:rPr>
        <w:t>n</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bộ</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quá</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trình</w:t>
      </w:r>
      <w:proofErr w:type="spellEnd"/>
      <w:r w:rsidRPr="00166CE3">
        <w:rPr>
          <w:rFonts w:ascii="Times New Roman" w:hAnsi="Times New Roman"/>
          <w:sz w:val="24"/>
          <w:szCs w:val="24"/>
        </w:rPr>
        <w:t xml:space="preserve"> bao </w:t>
      </w:r>
      <w:proofErr w:type="spellStart"/>
      <w:r w:rsidRPr="00166CE3">
        <w:rPr>
          <w:rFonts w:ascii="Times New Roman" w:hAnsi="Times New Roman"/>
          <w:sz w:val="24"/>
          <w:szCs w:val="24"/>
        </w:rPr>
        <w:t>gồm</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ba</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giai</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đoạn</w:t>
      </w:r>
      <w:proofErr w:type="spellEnd"/>
      <w:r w:rsidRPr="00166CE3">
        <w:rPr>
          <w:rFonts w:ascii="Times New Roman" w:hAnsi="Times New Roman"/>
          <w:sz w:val="24"/>
          <w:szCs w:val="24"/>
        </w:rPr>
        <w:t xml:space="preserve"> </w:t>
      </w:r>
      <w:proofErr w:type="spellStart"/>
      <w:r w:rsidRPr="00166CE3">
        <w:rPr>
          <w:rFonts w:ascii="Times New Roman" w:hAnsi="Times New Roman"/>
          <w:sz w:val="24"/>
          <w:szCs w:val="24"/>
        </w:rPr>
        <w:t>chính</w:t>
      </w:r>
      <w:proofErr w:type="spellEnd"/>
      <w:r w:rsidRPr="00166CE3">
        <w:rPr>
          <w:rFonts w:ascii="Times New Roman" w:hAnsi="Times New Roman"/>
          <w:sz w:val="24"/>
          <w:szCs w:val="24"/>
        </w:rPr>
        <w:t>:</w:t>
      </w:r>
    </w:p>
    <w:p w14:paraId="7B820EE6" w14:textId="77777777" w:rsidR="00166CE3" w:rsidRPr="0099295A" w:rsidRDefault="00166CE3" w:rsidP="005807A8">
      <w:pPr>
        <w:pStyle w:val="ListParagraph"/>
        <w:numPr>
          <w:ilvl w:val="0"/>
          <w:numId w:val="15"/>
        </w:numPr>
        <w:spacing w:after="0" w:line="360" w:lineRule="auto"/>
        <w:rPr>
          <w:rFonts w:ascii="Times New Roman" w:hAnsi="Times New Roman"/>
          <w:sz w:val="24"/>
          <w:szCs w:val="24"/>
        </w:rPr>
      </w:pPr>
      <w:proofErr w:type="spellStart"/>
      <w:r w:rsidRPr="0099295A">
        <w:rPr>
          <w:rFonts w:ascii="Times New Roman" w:hAnsi="Times New Roman"/>
          <w:sz w:val="24"/>
          <w:szCs w:val="24"/>
        </w:rPr>
        <w:t>Chuẩn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bị</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dữ</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liệu</w:t>
      </w:r>
      <w:proofErr w:type="spellEnd"/>
      <w:r w:rsidRPr="0099295A">
        <w:rPr>
          <w:rFonts w:ascii="Times New Roman" w:hAnsi="Times New Roman"/>
          <w:sz w:val="24"/>
          <w:szCs w:val="24"/>
        </w:rPr>
        <w:t xml:space="preserve"> (Data Preparation): Bao </w:t>
      </w:r>
      <w:proofErr w:type="spellStart"/>
      <w:r w:rsidRPr="0099295A">
        <w:rPr>
          <w:rFonts w:ascii="Times New Roman" w:hAnsi="Times New Roman"/>
          <w:sz w:val="24"/>
          <w:szCs w:val="24"/>
        </w:rPr>
        <w:t>gồm</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việc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thu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thập</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và</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tiền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xử</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lý</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dữ</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liệu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w:t>
      </w:r>
      <w:r w:rsidRPr="0099295A">
        <w:rPr>
          <w:rFonts w:ascii="Times New Roman" w:hAnsi="Times New Roman" w:hint="eastAsia"/>
          <w:sz w:val="24"/>
          <w:szCs w:val="24"/>
        </w:rPr>
        <w:t>ư</w:t>
      </w:r>
      <w:r w:rsidRPr="0099295A">
        <w:rPr>
          <w:rFonts w:ascii="Times New Roman" w:hAnsi="Times New Roman"/>
          <w:sz w:val="24"/>
          <w:szCs w:val="24"/>
        </w:rPr>
        <w:t>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w:t>
      </w:r>
      <w:r w:rsidRPr="0099295A">
        <w:rPr>
          <w:rFonts w:ascii="Times New Roman" w:hAnsi="Times New Roman" w:hint="eastAsia"/>
          <w:sz w:val="24"/>
          <w:szCs w:val="24"/>
        </w:rPr>
        <w:t>ư</w:t>
      </w:r>
      <w:r w:rsidRPr="0099295A">
        <w:rPr>
          <w:rFonts w:ascii="Times New Roman" w:hAnsi="Times New Roman"/>
          <w:sz w:val="24"/>
          <w:szCs w:val="24"/>
        </w:rPr>
        <w:t>ợng</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mạng</w:t>
      </w:r>
      <w:proofErr w:type="spellEnd"/>
      <w:r w:rsidRPr="0099295A">
        <w:rPr>
          <w:rFonts w:ascii="Times New Roman" w:hAnsi="Times New Roman"/>
          <w:sz w:val="24"/>
          <w:szCs w:val="24"/>
        </w:rPr>
        <w:t>.</w:t>
      </w:r>
    </w:p>
    <w:p w14:paraId="47828C55" w14:textId="77777777" w:rsidR="00166CE3" w:rsidRPr="0099295A" w:rsidRDefault="00166CE3" w:rsidP="005807A8">
      <w:pPr>
        <w:pStyle w:val="ListParagraph"/>
        <w:numPr>
          <w:ilvl w:val="0"/>
          <w:numId w:val="15"/>
        </w:numPr>
        <w:spacing w:after="0" w:line="360" w:lineRule="auto"/>
        <w:rPr>
          <w:rFonts w:ascii="Times New Roman" w:hAnsi="Times New Roman"/>
          <w:sz w:val="24"/>
          <w:szCs w:val="24"/>
        </w:rPr>
      </w:pPr>
      <w:proofErr w:type="spellStart"/>
      <w:r w:rsidRPr="0099295A">
        <w:rPr>
          <w:rFonts w:ascii="Times New Roman" w:hAnsi="Times New Roman"/>
          <w:sz w:val="24"/>
          <w:szCs w:val="24"/>
        </w:rPr>
        <w:t>Mô-đun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học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máy</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dựa</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trên</w:t>
      </w:r>
      <w:proofErr w:type="spellEnd"/>
      <w:r w:rsidRPr="0099295A">
        <w:rPr>
          <w:rFonts w:ascii="Times New Roman" w:hAnsi="Times New Roman"/>
          <w:sz w:val="24"/>
          <w:szCs w:val="24"/>
        </w:rPr>
        <w:t xml:space="preserve"> GA (GA-based Machine Learning Module): </w:t>
      </w:r>
      <w:proofErr w:type="spellStart"/>
      <w:r w:rsidRPr="0099295A">
        <w:rPr>
          <w:rFonts w:ascii="Times New Roman" w:hAnsi="Times New Roman"/>
          <w:sz w:val="24"/>
          <w:szCs w:val="24"/>
        </w:rPr>
        <w:t>Thực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hiện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lựa</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chọn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đặc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tr</w:t>
      </w:r>
      <w:r w:rsidRPr="0099295A">
        <w:rPr>
          <w:rFonts w:ascii="Times New Roman" w:hAnsi="Times New Roman" w:hint="eastAsia"/>
          <w:sz w:val="24"/>
          <w:szCs w:val="24"/>
        </w:rPr>
        <w:t>ư</w:t>
      </w:r>
      <w:r w:rsidRPr="0099295A">
        <w:rPr>
          <w:rFonts w:ascii="Times New Roman" w:hAnsi="Times New Roman"/>
          <w:sz w:val="24"/>
          <w:szCs w:val="24"/>
        </w:rPr>
        <w:t>ng</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bằng</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cách</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sử</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dụng</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thuật</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toán</w:t>
      </w:r>
      <w:proofErr w:type="spellEnd"/>
      <w:r w:rsidRPr="0099295A">
        <w:rPr>
          <w:rFonts w:ascii="Times New Roman" w:hAnsi="Times New Roman"/>
          <w:sz w:val="24"/>
          <w:szCs w:val="24"/>
        </w:rPr>
        <w:t xml:space="preserve"> di </w:t>
      </w:r>
      <w:proofErr w:type="spellStart"/>
      <w:r w:rsidRPr="0099295A">
        <w:rPr>
          <w:rFonts w:ascii="Times New Roman" w:hAnsi="Times New Roman"/>
          <w:sz w:val="24"/>
          <w:szCs w:val="24"/>
        </w:rPr>
        <w:t>truyền</w:t>
      </w:r>
      <w:proofErr w:type="spellEnd"/>
      <w:r w:rsidRPr="0099295A">
        <w:rPr>
          <w:rFonts w:ascii="Times New Roman" w:hAnsi="Times New Roman"/>
          <w:sz w:val="24"/>
          <w:szCs w:val="24"/>
        </w:rPr>
        <w:t>.</w:t>
      </w:r>
    </w:p>
    <w:p w14:paraId="764E7F9A" w14:textId="77777777" w:rsidR="00166CE3" w:rsidRDefault="00166CE3" w:rsidP="005807A8">
      <w:pPr>
        <w:pStyle w:val="ListParagraph"/>
        <w:numPr>
          <w:ilvl w:val="0"/>
          <w:numId w:val="15"/>
        </w:numPr>
        <w:spacing w:after="0" w:line="360" w:lineRule="auto"/>
        <w:rPr>
          <w:rFonts w:ascii="Times New Roman" w:hAnsi="Times New Roman"/>
          <w:sz w:val="24"/>
          <w:szCs w:val="24"/>
        </w:rPr>
      </w:pPr>
      <w:proofErr w:type="spellStart"/>
      <w:r w:rsidRPr="0099295A">
        <w:rPr>
          <w:rFonts w:ascii="Times New Roman" w:hAnsi="Times New Roman"/>
          <w:sz w:val="24"/>
          <w:szCs w:val="24"/>
        </w:rPr>
        <w:t>Mô-đun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phân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loại</w:t>
      </w:r>
      <w:proofErr w:type="spellEnd"/>
      <w:r w:rsidRPr="0099295A">
        <w:rPr>
          <w:rFonts w:ascii="Times New Roman" w:hAnsi="Times New Roman"/>
          <w:sz w:val="24"/>
          <w:szCs w:val="24"/>
        </w:rPr>
        <w:t xml:space="preserve"> (Classification Module): </w:t>
      </w:r>
      <w:proofErr w:type="spellStart"/>
      <w:r w:rsidRPr="0099295A">
        <w:rPr>
          <w:rFonts w:ascii="Times New Roman" w:hAnsi="Times New Roman"/>
          <w:sz w:val="24"/>
          <w:szCs w:val="24"/>
        </w:rPr>
        <w:t>Sử</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dụng</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các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bộ</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phân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loại</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để</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dự</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đoán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mối</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đe</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dọa</w:t>
      </w:r>
      <w:proofErr w:type="spellEnd"/>
      <w:r w:rsidRPr="0099295A">
        <w:rPr>
          <w:rFonts w:ascii="Times New Roman" w:hAnsi="Times New Roman"/>
          <w:sz w:val="24"/>
          <w:szCs w:val="24"/>
        </w:rPr>
        <w:t>.</w:t>
      </w:r>
    </w:p>
    <w:p w14:paraId="6DBA1141" w14:textId="77777777" w:rsidR="005C73BF" w:rsidRPr="0099295A" w:rsidRDefault="005C73BF" w:rsidP="00194FDD">
      <w:pPr>
        <w:pStyle w:val="ListParagraph"/>
        <w:spacing w:after="0" w:line="360" w:lineRule="auto"/>
        <w:rPr>
          <w:rFonts w:ascii="Times New Roman" w:hAnsi="Times New Roman"/>
          <w:sz w:val="24"/>
          <w:szCs w:val="24"/>
        </w:rPr>
      </w:pPr>
    </w:p>
    <w:p w14:paraId="5448DBCF" w14:textId="150F66CA" w:rsidR="00166CE3" w:rsidRPr="00E73327" w:rsidRDefault="00166CE3" w:rsidP="005807A8">
      <w:pPr>
        <w:pStyle w:val="ListParagraph"/>
        <w:numPr>
          <w:ilvl w:val="0"/>
          <w:numId w:val="32"/>
        </w:numPr>
        <w:spacing w:after="0" w:line="360" w:lineRule="auto"/>
        <w:outlineLvl w:val="2"/>
        <w:rPr>
          <w:rFonts w:ascii="Times New Roman" w:hAnsi="Times New Roman"/>
          <w:b/>
          <w:sz w:val="32"/>
          <w:szCs w:val="32"/>
        </w:rPr>
      </w:pPr>
      <w:bookmarkStart w:id="28" w:name="_Toc169381112"/>
      <w:proofErr w:type="spellStart"/>
      <w:r w:rsidRPr="00E73327">
        <w:rPr>
          <w:rFonts w:ascii="Times New Roman" w:hAnsi="Times New Roman"/>
          <w:b/>
          <w:sz w:val="32"/>
          <w:szCs w:val="32"/>
        </w:rPr>
        <w:t>Chuẩn</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bị</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dữ</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liệu</w:t>
      </w:r>
      <w:proofErr w:type="spellEnd"/>
      <w:r w:rsidRPr="00E73327">
        <w:rPr>
          <w:rFonts w:ascii="Times New Roman" w:hAnsi="Times New Roman"/>
          <w:b/>
          <w:sz w:val="32"/>
          <w:szCs w:val="32"/>
        </w:rPr>
        <w:t xml:space="preserve"> (Data</w:t>
      </w:r>
      <w:r w:rsidR="009A4F03" w:rsidRPr="00E73327">
        <w:rPr>
          <w:rFonts w:ascii="Times New Roman" w:hAnsi="Times New Roman"/>
          <w:b/>
          <w:sz w:val="32"/>
          <w:szCs w:val="32"/>
        </w:rPr>
        <w:t>sets</w:t>
      </w:r>
      <w:r w:rsidRPr="00E73327">
        <w:rPr>
          <w:rFonts w:ascii="Times New Roman" w:hAnsi="Times New Roman"/>
          <w:b/>
          <w:sz w:val="32"/>
          <w:szCs w:val="32"/>
        </w:rPr>
        <w:t xml:space="preserve"> Preparation)</w:t>
      </w:r>
      <w:bookmarkEnd w:id="28"/>
    </w:p>
    <w:p w14:paraId="5A7B3CAF" w14:textId="0F58D0F5" w:rsidR="0014031F" w:rsidRPr="0014031F" w:rsidRDefault="0014031F" w:rsidP="005807A8">
      <w:pPr>
        <w:pStyle w:val="ListParagraph"/>
        <w:numPr>
          <w:ilvl w:val="0"/>
          <w:numId w:val="17"/>
        </w:numPr>
        <w:spacing w:after="0" w:line="360" w:lineRule="auto"/>
        <w:rPr>
          <w:rFonts w:ascii="Times New Roman" w:hAnsi="Times New Roman"/>
          <w:sz w:val="24"/>
          <w:szCs w:val="24"/>
        </w:rPr>
      </w:pPr>
      <w:proofErr w:type="spellStart"/>
      <w:r w:rsidRPr="0014031F">
        <w:rPr>
          <w:rFonts w:ascii="Times New Roman" w:hAnsi="Times New Roman"/>
          <w:sz w:val="24"/>
          <w:szCs w:val="24"/>
        </w:rPr>
        <w:t>Chuẩn</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bị</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dữ</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liệu</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là</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b</w:t>
      </w:r>
      <w:r w:rsidRPr="0014031F">
        <w:rPr>
          <w:rFonts w:ascii="Times New Roman" w:hAnsi="Times New Roman" w:hint="eastAsia"/>
          <w:sz w:val="24"/>
          <w:szCs w:val="24"/>
        </w:rPr>
        <w:t>ư</w:t>
      </w:r>
      <w:r w:rsidRPr="0014031F">
        <w:rPr>
          <w:rFonts w:ascii="Times New Roman" w:hAnsi="Times New Roman"/>
          <w:sz w:val="24"/>
          <w:szCs w:val="24"/>
        </w:rPr>
        <w:t>ớc</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đầu</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tiên</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của</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bất</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kỳ</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hệ</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thống</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học</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nào</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B</w:t>
      </w:r>
      <w:r w:rsidRPr="0014031F">
        <w:rPr>
          <w:rFonts w:ascii="Times New Roman" w:hAnsi="Times New Roman" w:hint="eastAsia"/>
          <w:sz w:val="24"/>
          <w:szCs w:val="24"/>
        </w:rPr>
        <w:t>ư</w:t>
      </w:r>
      <w:r w:rsidRPr="0014031F">
        <w:rPr>
          <w:rFonts w:ascii="Times New Roman" w:hAnsi="Times New Roman"/>
          <w:sz w:val="24"/>
          <w:szCs w:val="24"/>
        </w:rPr>
        <w:t>ớc</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tiền</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xử</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lý</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dữ</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liệu</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quan</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trọng</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để</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làm</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sạch</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dữ</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liệu</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khỏi</w:t>
      </w:r>
      <w:proofErr w:type="spellEnd"/>
      <w:r w:rsidRPr="0014031F">
        <w:rPr>
          <w:rFonts w:ascii="Times New Roman" w:hAnsi="Times New Roman"/>
          <w:sz w:val="24"/>
          <w:szCs w:val="24"/>
        </w:rPr>
        <w:t xml:space="preserve"> </w:t>
      </w:r>
      <w:proofErr w:type="spellStart"/>
      <w:r w:rsidR="005F2C76">
        <w:rPr>
          <w:rFonts w:ascii="Times New Roman" w:hAnsi="Times New Roman"/>
          <w:sz w:val="24"/>
          <w:szCs w:val="24"/>
        </w:rPr>
        <w:t>những</w:t>
      </w:r>
      <w:proofErr w:type="spellEnd"/>
      <w:r w:rsidR="005F2C76">
        <w:rPr>
          <w:rFonts w:ascii="Times New Roman" w:hAnsi="Times New Roman"/>
          <w:sz w:val="24"/>
          <w:szCs w:val="24"/>
        </w:rPr>
        <w:t xml:space="preserve"> </w:t>
      </w:r>
      <w:proofErr w:type="spellStart"/>
      <w:r w:rsidR="005F2C76">
        <w:rPr>
          <w:rFonts w:ascii="Times New Roman" w:hAnsi="Times New Roman"/>
          <w:sz w:val="24"/>
          <w:szCs w:val="24"/>
        </w:rPr>
        <w:t>giá</w:t>
      </w:r>
      <w:proofErr w:type="spellEnd"/>
      <w:r w:rsidR="005F2C76">
        <w:rPr>
          <w:rFonts w:ascii="Times New Roman" w:hAnsi="Times New Roman"/>
          <w:sz w:val="24"/>
          <w:szCs w:val="24"/>
        </w:rPr>
        <w:t xml:space="preserve"> </w:t>
      </w:r>
      <w:proofErr w:type="spellStart"/>
      <w:r w:rsidR="005F2C76">
        <w:rPr>
          <w:rFonts w:ascii="Times New Roman" w:hAnsi="Times New Roman"/>
          <w:sz w:val="24"/>
          <w:szCs w:val="24"/>
        </w:rPr>
        <w:t>trị</w:t>
      </w:r>
      <w:proofErr w:type="spellEnd"/>
      <w:r w:rsidR="005F2C76">
        <w:rPr>
          <w:rFonts w:ascii="Times New Roman" w:hAnsi="Times New Roman"/>
          <w:sz w:val="24"/>
          <w:szCs w:val="24"/>
        </w:rPr>
        <w:t xml:space="preserve"> </w:t>
      </w:r>
      <w:proofErr w:type="spellStart"/>
      <w:r w:rsidR="005F2C76">
        <w:rPr>
          <w:rFonts w:ascii="Times New Roman" w:hAnsi="Times New Roman"/>
          <w:sz w:val="24"/>
          <w:szCs w:val="24"/>
        </w:rPr>
        <w:t>bất</w:t>
      </w:r>
      <w:proofErr w:type="spellEnd"/>
      <w:r w:rsidR="005F2C76">
        <w:rPr>
          <w:rFonts w:ascii="Times New Roman" w:hAnsi="Times New Roman"/>
          <w:sz w:val="24"/>
          <w:szCs w:val="24"/>
        </w:rPr>
        <w:t xml:space="preserve"> </w:t>
      </w:r>
      <w:proofErr w:type="spellStart"/>
      <w:r w:rsidR="005F2C76">
        <w:rPr>
          <w:rFonts w:ascii="Times New Roman" w:hAnsi="Times New Roman"/>
          <w:sz w:val="24"/>
          <w:szCs w:val="24"/>
        </w:rPr>
        <w:t>thường</w:t>
      </w:r>
      <w:proofErr w:type="spellEnd"/>
      <w:r w:rsidR="005F2C76">
        <w:rPr>
          <w:rFonts w:ascii="Times New Roman" w:hAnsi="Times New Roman"/>
          <w:sz w:val="24"/>
          <w:szCs w:val="24"/>
        </w:rPr>
        <w:t xml:space="preserve"> </w:t>
      </w:r>
      <w:proofErr w:type="spellStart"/>
      <w:r w:rsidRPr="0014031F">
        <w:rPr>
          <w:rFonts w:ascii="Times New Roman" w:hAnsi="Times New Roman"/>
          <w:sz w:val="24"/>
          <w:szCs w:val="24"/>
        </w:rPr>
        <w:t>tr</w:t>
      </w:r>
      <w:r w:rsidRPr="0014031F">
        <w:rPr>
          <w:rFonts w:ascii="Times New Roman" w:hAnsi="Times New Roman" w:hint="eastAsia"/>
          <w:sz w:val="24"/>
          <w:szCs w:val="24"/>
        </w:rPr>
        <w:t>ư</w:t>
      </w:r>
      <w:r w:rsidRPr="0014031F">
        <w:rPr>
          <w:rFonts w:ascii="Times New Roman" w:hAnsi="Times New Roman"/>
          <w:sz w:val="24"/>
          <w:szCs w:val="24"/>
        </w:rPr>
        <w:t>ớc</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khi</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nó</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đ</w:t>
      </w:r>
      <w:r w:rsidRPr="0014031F">
        <w:rPr>
          <w:rFonts w:ascii="Times New Roman" w:hAnsi="Times New Roman" w:hint="eastAsia"/>
          <w:sz w:val="24"/>
          <w:szCs w:val="24"/>
        </w:rPr>
        <w:t>ư</w:t>
      </w:r>
      <w:r w:rsidRPr="0014031F">
        <w:rPr>
          <w:rFonts w:ascii="Times New Roman" w:hAnsi="Times New Roman"/>
          <w:sz w:val="24"/>
          <w:szCs w:val="24"/>
        </w:rPr>
        <w:t>ợc</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trình</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bày</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cho</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mô-đun</w:t>
      </w:r>
      <w:proofErr w:type="spellEnd"/>
      <w:r w:rsidRPr="0014031F">
        <w:rPr>
          <w:rFonts w:ascii="Times New Roman" w:hAnsi="Times New Roman"/>
          <w:sz w:val="24"/>
          <w:szCs w:val="24"/>
        </w:rPr>
        <w:t xml:space="preserve"> </w:t>
      </w:r>
      <w:proofErr w:type="spellStart"/>
      <w:r w:rsidRPr="0014031F">
        <w:rPr>
          <w:rFonts w:ascii="Times New Roman" w:hAnsi="Times New Roman"/>
          <w:sz w:val="24"/>
          <w:szCs w:val="24"/>
        </w:rPr>
        <w:t>học</w:t>
      </w:r>
      <w:proofErr w:type="spellEnd"/>
      <w:r w:rsidR="005F2C76">
        <w:rPr>
          <w:rFonts w:ascii="Times New Roman" w:hAnsi="Times New Roman"/>
          <w:sz w:val="24"/>
          <w:szCs w:val="24"/>
        </w:rPr>
        <w:t xml:space="preserve"> </w:t>
      </w:r>
      <w:proofErr w:type="spellStart"/>
      <w:r w:rsidR="005F2C76">
        <w:rPr>
          <w:rFonts w:ascii="Times New Roman" w:hAnsi="Times New Roman"/>
          <w:sz w:val="24"/>
          <w:szCs w:val="24"/>
        </w:rPr>
        <w:t>máy</w:t>
      </w:r>
      <w:proofErr w:type="spellEnd"/>
      <w:r w:rsidRPr="0014031F">
        <w:rPr>
          <w:rFonts w:ascii="Times New Roman" w:hAnsi="Times New Roman"/>
          <w:sz w:val="24"/>
          <w:szCs w:val="24"/>
        </w:rPr>
        <w:t>.</w:t>
      </w:r>
    </w:p>
    <w:p w14:paraId="0A25862B" w14:textId="23C23B19" w:rsidR="00166CE3" w:rsidRPr="0099295A" w:rsidRDefault="00166CE3" w:rsidP="005807A8">
      <w:pPr>
        <w:pStyle w:val="ListParagraph"/>
        <w:numPr>
          <w:ilvl w:val="0"/>
          <w:numId w:val="16"/>
        </w:numPr>
        <w:spacing w:after="0" w:line="360" w:lineRule="auto"/>
        <w:rPr>
          <w:rFonts w:ascii="Times New Roman" w:hAnsi="Times New Roman"/>
          <w:sz w:val="24"/>
          <w:szCs w:val="24"/>
        </w:rPr>
      </w:pPr>
      <w:proofErr w:type="spellStart"/>
      <w:r w:rsidRPr="0099295A">
        <w:rPr>
          <w:rFonts w:ascii="Times New Roman" w:hAnsi="Times New Roman"/>
          <w:sz w:val="24"/>
          <w:szCs w:val="24"/>
        </w:rPr>
        <w:t>Dữ</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liệu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w:t>
      </w:r>
      <w:r w:rsidRPr="0099295A">
        <w:rPr>
          <w:rFonts w:ascii="Times New Roman" w:hAnsi="Times New Roman" w:hint="eastAsia"/>
          <w:sz w:val="24"/>
          <w:szCs w:val="24"/>
        </w:rPr>
        <w:t>ư</w:t>
      </w:r>
      <w:r w:rsidRPr="0099295A">
        <w:rPr>
          <w:rFonts w:ascii="Times New Roman" w:hAnsi="Times New Roman"/>
          <w:sz w:val="24"/>
          <w:szCs w:val="24"/>
        </w:rPr>
        <w:t>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w:t>
      </w:r>
      <w:r w:rsidRPr="0099295A">
        <w:rPr>
          <w:rFonts w:ascii="Times New Roman" w:hAnsi="Times New Roman" w:hint="eastAsia"/>
          <w:sz w:val="24"/>
          <w:szCs w:val="24"/>
        </w:rPr>
        <w:t>ư</w:t>
      </w:r>
      <w:r w:rsidRPr="0099295A">
        <w:rPr>
          <w:rFonts w:ascii="Times New Roman" w:hAnsi="Times New Roman"/>
          <w:sz w:val="24"/>
          <w:szCs w:val="24"/>
        </w:rPr>
        <w:t>ợng</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mạng</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đ</w:t>
      </w:r>
      <w:r w:rsidRPr="0099295A">
        <w:rPr>
          <w:rFonts w:ascii="Times New Roman" w:hAnsi="Times New Roman" w:hint="eastAsia"/>
          <w:sz w:val="24"/>
          <w:szCs w:val="24"/>
        </w:rPr>
        <w:t>ư</w:t>
      </w:r>
      <w:r w:rsidRPr="0099295A">
        <w:rPr>
          <w:rFonts w:ascii="Times New Roman" w:hAnsi="Times New Roman"/>
          <w:sz w:val="24"/>
          <w:szCs w:val="24"/>
        </w:rPr>
        <w:t>ợc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thu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thập</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từ</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các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thiết</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bị</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mạng</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khác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nhau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và</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đ</w:t>
      </w:r>
      <w:r w:rsidRPr="0099295A">
        <w:rPr>
          <w:rFonts w:ascii="Times New Roman" w:hAnsi="Times New Roman" w:hint="eastAsia"/>
          <w:sz w:val="24"/>
          <w:szCs w:val="24"/>
        </w:rPr>
        <w:t>ư</w:t>
      </w:r>
      <w:r w:rsidRPr="0099295A">
        <w:rPr>
          <w:rFonts w:ascii="Times New Roman" w:hAnsi="Times New Roman"/>
          <w:sz w:val="24"/>
          <w:szCs w:val="24"/>
        </w:rPr>
        <w:t>ợc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w:t>
      </w:r>
      <w:r w:rsidRPr="0099295A">
        <w:rPr>
          <w:rFonts w:ascii="Times New Roman" w:hAnsi="Times New Roman" w:hint="eastAsia"/>
          <w:sz w:val="24"/>
          <w:szCs w:val="24"/>
        </w:rPr>
        <w:t>ư</w:t>
      </w:r>
      <w:r w:rsidRPr="0099295A">
        <w:rPr>
          <w:rFonts w:ascii="Times New Roman" w:hAnsi="Times New Roman"/>
          <w:sz w:val="24"/>
          <w:szCs w:val="24"/>
        </w:rPr>
        <w:t>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trữ</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vào</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các</w:t>
      </w:r>
      <w:proofErr w:type="spellEnd"/>
      <w:r w:rsidR="009A4F03">
        <w:rPr>
          <w:rFonts w:ascii="Times New Roman" w:hAnsi="Times New Roman"/>
          <w:sz w:val="24"/>
          <w:szCs w:val="24"/>
        </w:rPr>
        <w:t xml:space="preserve"> </w:t>
      </w:r>
      <w:proofErr w:type="spellStart"/>
      <w:r w:rsidR="009A4F03">
        <w:rPr>
          <w:rFonts w:ascii="Times New Roman" w:hAnsi="Times New Roman"/>
          <w:sz w:val="24"/>
          <w:szCs w:val="24"/>
        </w:rPr>
        <w:t>cơ</w:t>
      </w:r>
      <w:proofErr w:type="spellEnd"/>
      <w:r w:rsidR="009A4F03">
        <w:rPr>
          <w:rFonts w:ascii="Times New Roman" w:hAnsi="Times New Roman"/>
          <w:sz w:val="24"/>
          <w:szCs w:val="24"/>
        </w:rPr>
        <w:t xml:space="preserve"> </w:t>
      </w:r>
      <w:proofErr w:type="spellStart"/>
      <w:r w:rsidR="009A4F03">
        <w:rPr>
          <w:rFonts w:ascii="Times New Roman" w:hAnsi="Times New Roman"/>
          <w:sz w:val="24"/>
          <w:szCs w:val="24"/>
        </w:rPr>
        <w:t>sở</w:t>
      </w:r>
      <w:proofErr w:type="spellEnd"/>
      <w:r w:rsidR="009A4F03">
        <w:rPr>
          <w:rFonts w:ascii="Times New Roman" w:hAnsi="Times New Roman"/>
          <w:sz w:val="24"/>
          <w:szCs w:val="24"/>
        </w:rPr>
        <w:t xml:space="preserve"> </w:t>
      </w:r>
      <w:proofErr w:type="spellStart"/>
      <w:r w:rsidR="009A4F03">
        <w:rPr>
          <w:rFonts w:ascii="Times New Roman" w:hAnsi="Times New Roman"/>
          <w:sz w:val="24"/>
          <w:szCs w:val="24"/>
        </w:rPr>
        <w:t>dữ</w:t>
      </w:r>
      <w:proofErr w:type="spellEnd"/>
      <w:r w:rsidR="009A4F03">
        <w:rPr>
          <w:rFonts w:ascii="Times New Roman" w:hAnsi="Times New Roman"/>
          <w:sz w:val="24"/>
          <w:szCs w:val="24"/>
        </w:rPr>
        <w:t xml:space="preserve"> </w:t>
      </w:r>
      <w:proofErr w:type="spellStart"/>
      <w:r w:rsidR="009A4F03">
        <w:rPr>
          <w:rFonts w:ascii="Times New Roman" w:hAnsi="Times New Roman"/>
          <w:sz w:val="24"/>
          <w:szCs w:val="24"/>
        </w:rPr>
        <w:t>liệu</w:t>
      </w:r>
      <w:proofErr w:type="spellEnd"/>
      <w:r w:rsidRPr="0099295A">
        <w:rPr>
          <w:rFonts w:ascii="Times New Roman" w:hAnsi="Times New Roman"/>
          <w:sz w:val="24"/>
          <w:szCs w:val="24"/>
        </w:rPr>
        <w:t>.</w:t>
      </w:r>
    </w:p>
    <w:p w14:paraId="358DDF49" w14:textId="1A1923DE" w:rsidR="008C58AB" w:rsidRDefault="00166CE3" w:rsidP="005807A8">
      <w:pPr>
        <w:pStyle w:val="ListParagraph"/>
        <w:numPr>
          <w:ilvl w:val="0"/>
          <w:numId w:val="16"/>
        </w:numPr>
        <w:spacing w:after="0" w:line="360" w:lineRule="auto"/>
        <w:rPr>
          <w:rFonts w:ascii="Times New Roman" w:hAnsi="Times New Roman"/>
          <w:sz w:val="24"/>
          <w:szCs w:val="24"/>
        </w:rPr>
      </w:pPr>
      <w:proofErr w:type="spellStart"/>
      <w:r w:rsidRPr="0099295A">
        <w:rPr>
          <w:rFonts w:ascii="Times New Roman" w:hAnsi="Times New Roman"/>
          <w:sz w:val="24"/>
          <w:szCs w:val="24"/>
        </w:rPr>
        <w:t>Dữ</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liệu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thô</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đ</w:t>
      </w:r>
      <w:r w:rsidRPr="0099295A">
        <w:rPr>
          <w:rFonts w:ascii="Times New Roman" w:hAnsi="Times New Roman" w:hint="eastAsia"/>
          <w:sz w:val="24"/>
          <w:szCs w:val="24"/>
        </w:rPr>
        <w:t>ư</w:t>
      </w:r>
      <w:r w:rsidRPr="0099295A">
        <w:rPr>
          <w:rFonts w:ascii="Times New Roman" w:hAnsi="Times New Roman"/>
          <w:sz w:val="24"/>
          <w:szCs w:val="24"/>
        </w:rPr>
        <w:t>ợc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xử</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lý</w:t>
      </w:r>
      <w:proofErr w:type="spellEnd"/>
      <w:r w:rsidRPr="0099295A">
        <w:rPr>
          <w:rFonts w:ascii="Times New Roman" w:hAnsi="Times New Roman"/>
          <w:sz w:val="24"/>
          <w:szCs w:val="24"/>
        </w:rPr>
        <w:t xml:space="preserve"> qua </w:t>
      </w:r>
      <w:proofErr w:type="spellStart"/>
      <w:r w:rsidRPr="0099295A">
        <w:rPr>
          <w:rFonts w:ascii="Times New Roman" w:hAnsi="Times New Roman"/>
          <w:sz w:val="24"/>
          <w:szCs w:val="24"/>
        </w:rPr>
        <w:t>các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b</w:t>
      </w:r>
      <w:r w:rsidRPr="0099295A">
        <w:rPr>
          <w:rFonts w:ascii="Times New Roman" w:hAnsi="Times New Roman" w:hint="eastAsia"/>
          <w:sz w:val="24"/>
          <w:szCs w:val="24"/>
        </w:rPr>
        <w:t>ư</w:t>
      </w:r>
      <w:r w:rsidRPr="0099295A">
        <w:rPr>
          <w:rFonts w:ascii="Times New Roman" w:hAnsi="Times New Roman"/>
          <w:sz w:val="24"/>
          <w:szCs w:val="24"/>
        </w:rPr>
        <w:t>ớc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mã</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hóa</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đầu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vào</w:t>
      </w:r>
      <w:proofErr w:type="spellEnd"/>
      <w:r w:rsidRPr="0099295A">
        <w:rPr>
          <w:rFonts w:ascii="Times New Roman" w:hAnsi="Times New Roman"/>
          <w:sz w:val="24"/>
          <w:szCs w:val="24"/>
        </w:rPr>
        <w:t>/</w:t>
      </w:r>
      <w:proofErr w:type="spellStart"/>
      <w:r w:rsidRPr="0099295A">
        <w:rPr>
          <w:rFonts w:ascii="Times New Roman" w:hAnsi="Times New Roman"/>
          <w:sz w:val="24"/>
          <w:szCs w:val="24"/>
        </w:rPr>
        <w:t>đầu</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ra</w:t>
      </w:r>
      <w:proofErr w:type="spellEnd"/>
      <w:r w:rsidRPr="0099295A">
        <w:rPr>
          <w:rFonts w:ascii="Times New Roman" w:hAnsi="Times New Roman"/>
          <w:sz w:val="24"/>
          <w:szCs w:val="24"/>
        </w:rPr>
        <w:t xml:space="preserve"> (input/output coding), </w:t>
      </w:r>
      <w:proofErr w:type="spellStart"/>
      <w:r w:rsidRPr="0099295A">
        <w:rPr>
          <w:rFonts w:ascii="Times New Roman" w:hAnsi="Times New Roman"/>
          <w:sz w:val="24"/>
          <w:szCs w:val="24"/>
        </w:rPr>
        <w:t>chuẩn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hóa</w:t>
      </w:r>
      <w:proofErr w:type="spellEnd"/>
      <w:r w:rsidRPr="0099295A">
        <w:rPr>
          <w:rFonts w:ascii="Times New Roman" w:hAnsi="Times New Roman"/>
          <w:sz w:val="24"/>
          <w:szCs w:val="24"/>
        </w:rPr>
        <w:t xml:space="preserve"> (normalization) </w:t>
      </w:r>
      <w:proofErr w:type="spellStart"/>
      <w:r w:rsidRPr="0099295A">
        <w:rPr>
          <w:rFonts w:ascii="Times New Roman" w:hAnsi="Times New Roman"/>
          <w:sz w:val="24"/>
          <w:szCs w:val="24"/>
        </w:rPr>
        <w:t>và</w:t>
      </w:r>
      <w:proofErr w:type="spellEnd"/>
      <w:r w:rsidRPr="0099295A">
        <w:rPr>
          <w:rFonts w:ascii="Times New Roman" w:hAnsi="Times New Roman"/>
          <w:sz w:val="24"/>
          <w:szCs w:val="24"/>
        </w:rPr>
        <w:t xml:space="preserve"> chia </w:t>
      </w:r>
      <w:proofErr w:type="spellStart"/>
      <w:r w:rsidRPr="0099295A">
        <w:rPr>
          <w:rFonts w:ascii="Times New Roman" w:hAnsi="Times New Roman"/>
          <w:sz w:val="24"/>
          <w:szCs w:val="24"/>
        </w:rPr>
        <w:t>tỷ</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lệ</w:t>
      </w:r>
      <w:proofErr w:type="spellEnd"/>
      <w:r w:rsidRPr="0099295A">
        <w:rPr>
          <w:rFonts w:ascii="Times New Roman" w:hAnsi="Times New Roman"/>
          <w:sz w:val="24"/>
          <w:szCs w:val="24"/>
        </w:rPr>
        <w:t xml:space="preserve"> (scaling) </w:t>
      </w:r>
      <w:proofErr w:type="spellStart"/>
      <w:r w:rsidRPr="0099295A">
        <w:rPr>
          <w:rFonts w:ascii="Times New Roman" w:hAnsi="Times New Roman"/>
          <w:sz w:val="24"/>
          <w:szCs w:val="24"/>
        </w:rPr>
        <w:t>để</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chuẩn</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bị</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cho</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các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b</w:t>
      </w:r>
      <w:r w:rsidRPr="0099295A">
        <w:rPr>
          <w:rFonts w:ascii="Times New Roman" w:hAnsi="Times New Roman" w:hint="eastAsia"/>
          <w:sz w:val="24"/>
          <w:szCs w:val="24"/>
        </w:rPr>
        <w:t>ư</w:t>
      </w:r>
      <w:r w:rsidRPr="0099295A">
        <w:rPr>
          <w:rFonts w:ascii="Times New Roman" w:hAnsi="Times New Roman"/>
          <w:sz w:val="24"/>
          <w:szCs w:val="24"/>
        </w:rPr>
        <w:t>ớc</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tiếp</w:t>
      </w:r>
      <w:proofErr w:type="spellEnd"/>
      <w:r w:rsidRPr="0099295A">
        <w:rPr>
          <w:rFonts w:ascii="Times New Roman" w:hAnsi="Times New Roman"/>
          <w:sz w:val="24"/>
          <w:szCs w:val="24"/>
        </w:rPr>
        <w:t xml:space="preserve"> </w:t>
      </w:r>
      <w:proofErr w:type="spellStart"/>
      <w:r w:rsidRPr="0099295A">
        <w:rPr>
          <w:rFonts w:ascii="Times New Roman" w:hAnsi="Times New Roman"/>
          <w:sz w:val="24"/>
          <w:szCs w:val="24"/>
        </w:rPr>
        <w:t>theo</w:t>
      </w:r>
      <w:proofErr w:type="spellEnd"/>
      <w:r w:rsidR="008C58AB">
        <w:rPr>
          <w:rFonts w:ascii="Times New Roman" w:hAnsi="Times New Roman"/>
          <w:sz w:val="24"/>
          <w:szCs w:val="24"/>
        </w:rPr>
        <w:t>:</w:t>
      </w:r>
    </w:p>
    <w:p w14:paraId="3C548834" w14:textId="77777777" w:rsidR="008C58AB" w:rsidRPr="008C58AB" w:rsidRDefault="008C58AB" w:rsidP="005807A8">
      <w:pPr>
        <w:pStyle w:val="ListParagraph"/>
        <w:numPr>
          <w:ilvl w:val="0"/>
          <w:numId w:val="18"/>
        </w:numPr>
        <w:spacing w:after="0" w:line="360" w:lineRule="auto"/>
        <w:rPr>
          <w:rFonts w:ascii="Times New Roman" w:hAnsi="Times New Roman"/>
          <w:sz w:val="24"/>
          <w:szCs w:val="24"/>
        </w:rPr>
      </w:pPr>
      <w:proofErr w:type="spellStart"/>
      <w:r w:rsidRPr="008C58AB">
        <w:rPr>
          <w:rFonts w:ascii="Times New Roman" w:hAnsi="Times New Roman"/>
          <w:sz w:val="24"/>
          <w:szCs w:val="24"/>
        </w:rPr>
        <w:t>Mã</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hóa</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đầu</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vào</w:t>
      </w:r>
      <w:proofErr w:type="spellEnd"/>
      <w:r w:rsidRPr="008C58AB">
        <w:rPr>
          <w:rFonts w:ascii="Times New Roman" w:hAnsi="Times New Roman"/>
          <w:sz w:val="24"/>
          <w:szCs w:val="24"/>
        </w:rPr>
        <w:t>/</w:t>
      </w:r>
      <w:proofErr w:type="spellStart"/>
      <w:r w:rsidRPr="008C58AB">
        <w:rPr>
          <w:rFonts w:ascii="Times New Roman" w:hAnsi="Times New Roman"/>
          <w:sz w:val="24"/>
          <w:szCs w:val="24"/>
        </w:rPr>
        <w:t>đầu</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ra</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Dữ</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liệu</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thô</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w:t>
      </w:r>
      <w:r w:rsidRPr="008C58AB">
        <w:rPr>
          <w:rFonts w:ascii="Times New Roman" w:hAnsi="Times New Roman" w:hint="eastAsia"/>
          <w:sz w:val="24"/>
          <w:szCs w:val="24"/>
        </w:rPr>
        <w:t>ư</w:t>
      </w:r>
      <w:r w:rsidRPr="008C58AB">
        <w:rPr>
          <w:rFonts w:ascii="Times New Roman" w:hAnsi="Times New Roman"/>
          <w:sz w:val="24"/>
          <w:szCs w:val="24"/>
        </w:rPr>
        <w:t>ợc</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chuyển</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đổi</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về</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dạng</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phù</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hợp</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cho</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việc</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xử</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lý</w:t>
      </w:r>
      <w:proofErr w:type="spellEnd"/>
      <w:r w:rsidRPr="008C58AB">
        <w:rPr>
          <w:rFonts w:ascii="Times New Roman" w:hAnsi="Times New Roman"/>
          <w:sz w:val="24"/>
          <w:szCs w:val="24"/>
        </w:rPr>
        <w:t>.</w:t>
      </w:r>
    </w:p>
    <w:p w14:paraId="11FA0D55" w14:textId="77777777" w:rsidR="008C58AB" w:rsidRPr="008C58AB" w:rsidRDefault="008C58AB" w:rsidP="005807A8">
      <w:pPr>
        <w:pStyle w:val="ListParagraph"/>
        <w:numPr>
          <w:ilvl w:val="0"/>
          <w:numId w:val="18"/>
        </w:numPr>
        <w:spacing w:after="0" w:line="360" w:lineRule="auto"/>
        <w:rPr>
          <w:rFonts w:ascii="Times New Roman" w:hAnsi="Times New Roman"/>
          <w:sz w:val="24"/>
          <w:szCs w:val="24"/>
        </w:rPr>
      </w:pPr>
      <w:proofErr w:type="spellStart"/>
      <w:r w:rsidRPr="008C58AB">
        <w:rPr>
          <w:rFonts w:ascii="Times New Roman" w:hAnsi="Times New Roman"/>
          <w:sz w:val="24"/>
          <w:szCs w:val="24"/>
        </w:rPr>
        <w:t>Chuẩn</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hóa</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Dữ</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liệu</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w:t>
      </w:r>
      <w:r w:rsidRPr="008C58AB">
        <w:rPr>
          <w:rFonts w:ascii="Times New Roman" w:hAnsi="Times New Roman" w:hint="eastAsia"/>
          <w:sz w:val="24"/>
          <w:szCs w:val="24"/>
        </w:rPr>
        <w:t>ư</w:t>
      </w:r>
      <w:r w:rsidRPr="008C58AB">
        <w:rPr>
          <w:rFonts w:ascii="Times New Roman" w:hAnsi="Times New Roman"/>
          <w:sz w:val="24"/>
          <w:szCs w:val="24"/>
        </w:rPr>
        <w:t>ợc</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chuẩn</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hóa</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để</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giảm</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sự</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chênh</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lệch</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giữa</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các</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đặc</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tr</w:t>
      </w:r>
      <w:r w:rsidRPr="008C58AB">
        <w:rPr>
          <w:rFonts w:ascii="Times New Roman" w:hAnsi="Times New Roman" w:hint="eastAsia"/>
          <w:sz w:val="24"/>
          <w:szCs w:val="24"/>
        </w:rPr>
        <w:t>ư</w:t>
      </w:r>
      <w:r w:rsidRPr="008C58AB">
        <w:rPr>
          <w:rFonts w:ascii="Times New Roman" w:hAnsi="Times New Roman"/>
          <w:sz w:val="24"/>
          <w:szCs w:val="24"/>
        </w:rPr>
        <w:t>ng</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giúp</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thuật</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toán</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học</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máy</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hoạt</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động</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hiệu</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quả</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w:t>
      </w:r>
      <w:r w:rsidRPr="008C58AB">
        <w:rPr>
          <w:rFonts w:ascii="Times New Roman" w:hAnsi="Times New Roman" w:hint="eastAsia"/>
          <w:sz w:val="24"/>
          <w:szCs w:val="24"/>
        </w:rPr>
        <w:t>ơ</w:t>
      </w:r>
      <w:r w:rsidRPr="008C58AB">
        <w:rPr>
          <w:rFonts w:ascii="Times New Roman" w:hAnsi="Times New Roman"/>
          <w:sz w:val="24"/>
          <w:szCs w:val="24"/>
        </w:rPr>
        <w:t>n</w:t>
      </w:r>
      <w:proofErr w:type="spellEnd"/>
      <w:r w:rsidRPr="008C58AB">
        <w:rPr>
          <w:rFonts w:ascii="Times New Roman" w:hAnsi="Times New Roman"/>
          <w:sz w:val="24"/>
          <w:szCs w:val="24"/>
        </w:rPr>
        <w:t>.</w:t>
      </w:r>
    </w:p>
    <w:p w14:paraId="788120C6" w14:textId="40DE3292" w:rsidR="008C58AB" w:rsidRPr="008C58AB" w:rsidRDefault="008C58AB" w:rsidP="005807A8">
      <w:pPr>
        <w:pStyle w:val="ListParagraph"/>
        <w:numPr>
          <w:ilvl w:val="0"/>
          <w:numId w:val="18"/>
        </w:numPr>
        <w:spacing w:after="0" w:line="360" w:lineRule="auto"/>
        <w:rPr>
          <w:rFonts w:ascii="Times New Roman" w:hAnsi="Times New Roman"/>
          <w:sz w:val="24"/>
          <w:szCs w:val="24"/>
        </w:rPr>
      </w:pPr>
      <w:r w:rsidRPr="008C58AB">
        <w:rPr>
          <w:rFonts w:ascii="Times New Roman" w:hAnsi="Times New Roman"/>
          <w:sz w:val="24"/>
          <w:szCs w:val="24"/>
        </w:rPr>
        <w:t xml:space="preserve">Chia </w:t>
      </w:r>
      <w:proofErr w:type="spellStart"/>
      <w:r w:rsidRPr="008C58AB">
        <w:rPr>
          <w:rFonts w:ascii="Times New Roman" w:hAnsi="Times New Roman"/>
          <w:sz w:val="24"/>
          <w:szCs w:val="24"/>
        </w:rPr>
        <w:t>tỷ</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lệ</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Dữ</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liệu</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w:t>
      </w:r>
      <w:r w:rsidRPr="008C58AB">
        <w:rPr>
          <w:rFonts w:ascii="Times New Roman" w:hAnsi="Times New Roman" w:hint="eastAsia"/>
          <w:sz w:val="24"/>
          <w:szCs w:val="24"/>
        </w:rPr>
        <w:t>ư</w:t>
      </w:r>
      <w:r w:rsidRPr="008C58AB">
        <w:rPr>
          <w:rFonts w:ascii="Times New Roman" w:hAnsi="Times New Roman"/>
          <w:sz w:val="24"/>
          <w:szCs w:val="24"/>
        </w:rPr>
        <w:t>ợc</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điều</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chỉnh</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về</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một</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phạm</w:t>
      </w:r>
      <w:proofErr w:type="spellEnd"/>
      <w:r w:rsidRPr="008C58AB">
        <w:rPr>
          <w:rFonts w:ascii="Times New Roman" w:hAnsi="Times New Roman"/>
          <w:sz w:val="24"/>
          <w:szCs w:val="24"/>
        </w:rPr>
        <w:t xml:space="preserve"> vi </w:t>
      </w:r>
      <w:proofErr w:type="spellStart"/>
      <w:r w:rsidRPr="008C58AB">
        <w:rPr>
          <w:rFonts w:ascii="Times New Roman" w:hAnsi="Times New Roman"/>
          <w:sz w:val="24"/>
          <w:szCs w:val="24"/>
        </w:rPr>
        <w:t>nhất</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định</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giúp</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các</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mô</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hình</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học</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máy</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hoạt</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động</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ổn</w:t>
      </w:r>
      <w:proofErr w:type="spellEnd"/>
      <w:r w:rsidRPr="008C58AB">
        <w:rPr>
          <w:rFonts w:ascii="Times New Roman" w:hAnsi="Times New Roman"/>
          <w:sz w:val="24"/>
          <w:szCs w:val="24"/>
        </w:rPr>
        <w:t xml:space="preserve"> </w:t>
      </w:r>
      <w:proofErr w:type="spellStart"/>
      <w:r w:rsidRPr="008C58AB">
        <w:rPr>
          <w:rFonts w:ascii="Times New Roman" w:hAnsi="Times New Roman"/>
          <w:sz w:val="24"/>
          <w:szCs w:val="24"/>
        </w:rPr>
        <w:t>định</w:t>
      </w:r>
      <w:proofErr w:type="spellEnd"/>
      <w:r w:rsidRPr="008C58AB">
        <w:rPr>
          <w:rFonts w:ascii="Times New Roman" w:hAnsi="Times New Roman"/>
          <w:sz w:val="24"/>
          <w:szCs w:val="24"/>
        </w:rPr>
        <w:t>.</w:t>
      </w:r>
    </w:p>
    <w:p w14:paraId="653AB0EE" w14:textId="77777777" w:rsidR="005C73BF" w:rsidRPr="005C73BF" w:rsidRDefault="005C73BF" w:rsidP="00194FDD">
      <w:pPr>
        <w:spacing w:after="0" w:line="360" w:lineRule="auto"/>
        <w:rPr>
          <w:rFonts w:ascii="Times New Roman" w:hAnsi="Times New Roman"/>
          <w:sz w:val="24"/>
          <w:szCs w:val="24"/>
        </w:rPr>
      </w:pPr>
    </w:p>
    <w:p w14:paraId="171B1317" w14:textId="73EFC943" w:rsidR="00166CE3" w:rsidRPr="00E73327" w:rsidRDefault="00166CE3" w:rsidP="005807A8">
      <w:pPr>
        <w:pStyle w:val="ListParagraph"/>
        <w:numPr>
          <w:ilvl w:val="0"/>
          <w:numId w:val="32"/>
        </w:numPr>
        <w:spacing w:after="0" w:line="360" w:lineRule="auto"/>
        <w:outlineLvl w:val="2"/>
        <w:rPr>
          <w:rFonts w:ascii="Times New Roman" w:hAnsi="Times New Roman"/>
          <w:b/>
          <w:sz w:val="32"/>
          <w:szCs w:val="32"/>
        </w:rPr>
      </w:pPr>
      <w:bookmarkStart w:id="29" w:name="_Toc169381113"/>
      <w:proofErr w:type="spellStart"/>
      <w:r w:rsidRPr="00E73327">
        <w:rPr>
          <w:rFonts w:ascii="Times New Roman" w:hAnsi="Times New Roman"/>
          <w:b/>
          <w:sz w:val="32"/>
          <w:szCs w:val="32"/>
        </w:rPr>
        <w:t>Mô-đun</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học</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máy</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dựa</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trên</w:t>
      </w:r>
      <w:proofErr w:type="spellEnd"/>
      <w:r w:rsidRPr="00E73327">
        <w:rPr>
          <w:rFonts w:ascii="Times New Roman" w:hAnsi="Times New Roman"/>
          <w:b/>
          <w:sz w:val="32"/>
          <w:szCs w:val="32"/>
        </w:rPr>
        <w:t xml:space="preserve"> GA (GA-based Machine Learning Module)</w:t>
      </w:r>
      <w:bookmarkEnd w:id="29"/>
    </w:p>
    <w:p w14:paraId="7242FC2A" w14:textId="2B8C918F" w:rsidR="003A4006" w:rsidRDefault="00CC2110" w:rsidP="00194FDD">
      <w:pPr>
        <w:spacing w:after="0" w:line="360" w:lineRule="auto"/>
        <w:rPr>
          <w:rFonts w:ascii="Times New Roman" w:hAnsi="Times New Roman"/>
          <w:sz w:val="24"/>
          <w:szCs w:val="24"/>
        </w:rPr>
      </w:pPr>
      <w:r w:rsidRPr="00CC2110">
        <w:rPr>
          <w:rFonts w:ascii="Times New Roman" w:hAnsi="Times New Roman"/>
          <w:sz w:val="24"/>
          <w:szCs w:val="24"/>
        </w:rPr>
        <w:t>Nh</w:t>
      </w:r>
      <w:r w:rsidRPr="00CC2110">
        <w:rPr>
          <w:rFonts w:ascii="Times New Roman" w:hAnsi="Times New Roman" w:hint="eastAsia"/>
          <w:sz w:val="24"/>
          <w:szCs w:val="24"/>
        </w:rPr>
        <w:t>ư</w:t>
      </w:r>
      <w:r w:rsidRPr="00CC2110">
        <w:rPr>
          <w:rFonts w:ascii="Times New Roman" w:hAnsi="Times New Roman"/>
          <w:sz w:val="24"/>
          <w:szCs w:val="24"/>
        </w:rPr>
        <w:t xml:space="preserve"> </w:t>
      </w:r>
      <w:proofErr w:type="spellStart"/>
      <w:r w:rsidRPr="00CC2110">
        <w:rPr>
          <w:rFonts w:ascii="Times New Roman" w:hAnsi="Times New Roman"/>
          <w:sz w:val="24"/>
          <w:szCs w:val="24"/>
        </w:rPr>
        <w:t>một</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giải</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pháp</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cho</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vấn</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đề</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hiện</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tại</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công</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việc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này</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sử</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dụng</w:t>
      </w:r>
      <w:proofErr w:type="spellEnd"/>
      <w:r w:rsidRPr="00CC2110">
        <w:rPr>
          <w:rFonts w:ascii="Times New Roman" w:hAnsi="Times New Roman"/>
          <w:sz w:val="24"/>
          <w:szCs w:val="24"/>
        </w:rPr>
        <w:t xml:space="preserve"> GA </w:t>
      </w:r>
      <w:proofErr w:type="spellStart"/>
      <w:r w:rsidRPr="00CC2110">
        <w:rPr>
          <w:rFonts w:ascii="Times New Roman" w:hAnsi="Times New Roman"/>
          <w:sz w:val="24"/>
          <w:szCs w:val="24"/>
        </w:rPr>
        <w:t>để</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lựa</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chọn</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đặc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tr</w:t>
      </w:r>
      <w:r w:rsidRPr="00CC2110">
        <w:rPr>
          <w:rFonts w:ascii="Times New Roman" w:hAnsi="Times New Roman" w:hint="eastAsia"/>
          <w:sz w:val="24"/>
          <w:szCs w:val="24"/>
        </w:rPr>
        <w:t>ư</w:t>
      </w:r>
      <w:r w:rsidRPr="00CC2110">
        <w:rPr>
          <w:rFonts w:ascii="Times New Roman" w:hAnsi="Times New Roman"/>
          <w:sz w:val="24"/>
          <w:szCs w:val="24"/>
        </w:rPr>
        <w:t>ng</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tối</w:t>
      </w:r>
      <w:proofErr w:type="spellEnd"/>
      <w:r w:rsidRPr="00CC2110">
        <w:rPr>
          <w:rFonts w:ascii="Times New Roman" w:hAnsi="Times New Roman"/>
          <w:sz w:val="24"/>
          <w:szCs w:val="24"/>
        </w:rPr>
        <w:t xml:space="preserve"> </w:t>
      </w:r>
      <w:proofErr w:type="spellStart"/>
      <w:r w:rsidRPr="00CC2110">
        <w:rPr>
          <w:rFonts w:ascii="Times New Roman" w:hAnsi="Times New Roman" w:hint="eastAsia"/>
          <w:sz w:val="24"/>
          <w:szCs w:val="24"/>
        </w:rPr>
        <w:t>ư</w:t>
      </w:r>
      <w:r w:rsidRPr="00CC2110">
        <w:rPr>
          <w:rFonts w:ascii="Times New Roman" w:hAnsi="Times New Roman"/>
          <w:sz w:val="24"/>
          <w:szCs w:val="24"/>
        </w:rPr>
        <w:t>u</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theo</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cách</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không</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giám</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sát</w:t>
      </w:r>
      <w:proofErr w:type="spellEnd"/>
      <w:r w:rsidRPr="00CC2110">
        <w:rPr>
          <w:rFonts w:ascii="Times New Roman" w:hAnsi="Times New Roman"/>
          <w:sz w:val="24"/>
          <w:szCs w:val="24"/>
        </w:rPr>
        <w:t xml:space="preserve">. Ở </w:t>
      </w:r>
      <w:proofErr w:type="spellStart"/>
      <w:r w:rsidRPr="00CC2110">
        <w:rPr>
          <w:rFonts w:ascii="Times New Roman" w:hAnsi="Times New Roman"/>
          <w:sz w:val="24"/>
          <w:szCs w:val="24"/>
        </w:rPr>
        <w:t>đây</w:t>
      </w:r>
      <w:proofErr w:type="spellEnd"/>
      <w:r w:rsidRPr="00CC2110">
        <w:rPr>
          <w:rFonts w:ascii="Times New Roman" w:hAnsi="Times New Roman"/>
          <w:sz w:val="24"/>
          <w:szCs w:val="24"/>
        </w:rPr>
        <w:t xml:space="preserve">, GA </w:t>
      </w:r>
      <w:proofErr w:type="spellStart"/>
      <w:r w:rsidRPr="00CC2110">
        <w:rPr>
          <w:rFonts w:ascii="Times New Roman" w:hAnsi="Times New Roman"/>
          <w:sz w:val="24"/>
          <w:szCs w:val="24"/>
        </w:rPr>
        <w:t>đ</w:t>
      </w:r>
      <w:r w:rsidRPr="00CC2110">
        <w:rPr>
          <w:rFonts w:ascii="Times New Roman" w:hAnsi="Times New Roman" w:hint="eastAsia"/>
          <w:sz w:val="24"/>
          <w:szCs w:val="24"/>
        </w:rPr>
        <w:t>ư</w:t>
      </w:r>
      <w:r w:rsidRPr="00CC2110">
        <w:rPr>
          <w:rFonts w:ascii="Times New Roman" w:hAnsi="Times New Roman"/>
          <w:sz w:val="24"/>
          <w:szCs w:val="24"/>
        </w:rPr>
        <w:t>ợc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kiểm</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tra</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với</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các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tham</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số</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khác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nhau</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đ</w:t>
      </w:r>
      <w:r w:rsidRPr="00CC2110">
        <w:rPr>
          <w:rFonts w:ascii="Times New Roman" w:hAnsi="Times New Roman" w:hint="eastAsia"/>
          <w:sz w:val="24"/>
          <w:szCs w:val="24"/>
        </w:rPr>
        <w:t>ư</w:t>
      </w:r>
      <w:r w:rsidRPr="00CC2110">
        <w:rPr>
          <w:rFonts w:ascii="Times New Roman" w:hAnsi="Times New Roman"/>
          <w:sz w:val="24"/>
          <w:szCs w:val="24"/>
        </w:rPr>
        <w:t>ợc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liệt</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kê</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trong</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cài</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đặt</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thực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nghiệm</w:t>
      </w:r>
      <w:proofErr w:type="spellEnd"/>
      <w:r w:rsidRPr="00CC2110">
        <w:rPr>
          <w:rFonts w:ascii="Times New Roman" w:hAnsi="Times New Roman"/>
          <w:sz w:val="24"/>
          <w:szCs w:val="24"/>
        </w:rPr>
        <w:t xml:space="preserve">. GA bao </w:t>
      </w:r>
      <w:proofErr w:type="spellStart"/>
      <w:r w:rsidRPr="00CC2110">
        <w:rPr>
          <w:rFonts w:ascii="Times New Roman" w:hAnsi="Times New Roman"/>
          <w:sz w:val="24"/>
          <w:szCs w:val="24"/>
        </w:rPr>
        <w:t>gồm</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các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b</w:t>
      </w:r>
      <w:r w:rsidRPr="00CC2110">
        <w:rPr>
          <w:rFonts w:ascii="Times New Roman" w:hAnsi="Times New Roman" w:hint="eastAsia"/>
          <w:sz w:val="24"/>
          <w:szCs w:val="24"/>
        </w:rPr>
        <w:t>ư</w:t>
      </w:r>
      <w:r w:rsidRPr="00CC2110">
        <w:rPr>
          <w:rFonts w:ascii="Times New Roman" w:hAnsi="Times New Roman"/>
          <w:sz w:val="24"/>
          <w:szCs w:val="24"/>
        </w:rPr>
        <w:t>ớc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sau</w:t>
      </w:r>
      <w:proofErr w:type="spellEnd"/>
      <w:r w:rsidRPr="00CC2110">
        <w:rPr>
          <w:rFonts w:ascii="Times New Roman" w:hAnsi="Times New Roman"/>
          <w:sz w:val="24"/>
          <w:szCs w:val="24"/>
        </w:rPr>
        <w:t xml:space="preserve">: (a) </w:t>
      </w:r>
      <w:proofErr w:type="spellStart"/>
      <w:r w:rsidRPr="00CC2110">
        <w:rPr>
          <w:rFonts w:ascii="Times New Roman" w:hAnsi="Times New Roman"/>
          <w:sz w:val="24"/>
          <w:szCs w:val="24"/>
        </w:rPr>
        <w:t>tạo</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ra</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dân</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số</w:t>
      </w:r>
      <w:proofErr w:type="spellEnd"/>
      <w:r w:rsidRPr="00CC2110">
        <w:rPr>
          <w:rFonts w:ascii="Times New Roman" w:hAnsi="Times New Roman"/>
          <w:sz w:val="24"/>
          <w:szCs w:val="24"/>
        </w:rPr>
        <w:t xml:space="preserve"> ban </w:t>
      </w:r>
      <w:proofErr w:type="spellStart"/>
      <w:r w:rsidRPr="00CC2110">
        <w:rPr>
          <w:rFonts w:ascii="Times New Roman" w:hAnsi="Times New Roman" w:hint="eastAsia"/>
          <w:sz w:val="24"/>
          <w:szCs w:val="24"/>
        </w:rPr>
        <w:t>đ</w:t>
      </w:r>
      <w:r w:rsidRPr="00CC2110">
        <w:rPr>
          <w:rFonts w:ascii="Times New Roman" w:hAnsi="Times New Roman"/>
          <w:sz w:val="24"/>
          <w:szCs w:val="24"/>
        </w:rPr>
        <w:t>ầu</w:t>
      </w:r>
      <w:proofErr w:type="spellEnd"/>
      <w:r w:rsidRPr="00CC2110">
        <w:rPr>
          <w:rFonts w:ascii="Times New Roman" w:hAnsi="Times New Roman"/>
          <w:sz w:val="24"/>
          <w:szCs w:val="24"/>
        </w:rPr>
        <w:t xml:space="preserve">, (b) </w:t>
      </w:r>
      <w:proofErr w:type="spellStart"/>
      <w:r w:rsidRPr="00CC2110">
        <w:rPr>
          <w:rFonts w:ascii="Times New Roman" w:hAnsi="Times New Roman"/>
          <w:sz w:val="24"/>
          <w:szCs w:val="24"/>
        </w:rPr>
        <w:t>tạo</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ra</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hàm</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thích</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nghi</w:t>
      </w:r>
      <w:proofErr w:type="spellEnd"/>
      <w:r w:rsidRPr="00CC2110">
        <w:rPr>
          <w:rFonts w:ascii="Times New Roman" w:hAnsi="Times New Roman"/>
          <w:sz w:val="24"/>
          <w:szCs w:val="24"/>
        </w:rPr>
        <w:t xml:space="preserve">, (c) </w:t>
      </w:r>
      <w:proofErr w:type="spellStart"/>
      <w:r w:rsidRPr="00CC2110">
        <w:rPr>
          <w:rFonts w:ascii="Times New Roman" w:hAnsi="Times New Roman"/>
          <w:sz w:val="24"/>
          <w:szCs w:val="24"/>
        </w:rPr>
        <w:t>chiến</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l</w:t>
      </w:r>
      <w:r w:rsidRPr="00CC2110">
        <w:rPr>
          <w:rFonts w:ascii="Times New Roman" w:hAnsi="Times New Roman" w:hint="eastAsia"/>
          <w:sz w:val="24"/>
          <w:szCs w:val="24"/>
        </w:rPr>
        <w:t>ư</w:t>
      </w:r>
      <w:r w:rsidRPr="00CC2110">
        <w:rPr>
          <w:rFonts w:ascii="Times New Roman" w:hAnsi="Times New Roman"/>
          <w:sz w:val="24"/>
          <w:szCs w:val="24"/>
        </w:rPr>
        <w:t>ợc</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lựa</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chọn</w:t>
      </w:r>
      <w:proofErr w:type="spellEnd"/>
      <w:r w:rsidRPr="00CC2110">
        <w:rPr>
          <w:rFonts w:ascii="Times New Roman" w:hAnsi="Times New Roman"/>
          <w:sz w:val="24"/>
          <w:szCs w:val="24"/>
        </w:rPr>
        <w:t xml:space="preserve"> cha </w:t>
      </w:r>
      <w:proofErr w:type="spellStart"/>
      <w:r w:rsidRPr="00CC2110">
        <w:rPr>
          <w:rFonts w:ascii="Times New Roman" w:hAnsi="Times New Roman"/>
          <w:sz w:val="24"/>
          <w:szCs w:val="24"/>
        </w:rPr>
        <w:t>mẹ</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để</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tạo</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ra</w:t>
      </w:r>
      <w:proofErr w:type="spellEnd"/>
      <w:r w:rsidRPr="00CC2110">
        <w:rPr>
          <w:rFonts w:ascii="Times New Roman" w:hAnsi="Times New Roman"/>
          <w:sz w:val="24"/>
          <w:szCs w:val="24"/>
        </w:rPr>
        <w:t xml:space="preserve"> con </w:t>
      </w:r>
      <w:proofErr w:type="spellStart"/>
      <w:r w:rsidRPr="00CC2110">
        <w:rPr>
          <w:rFonts w:ascii="Times New Roman" w:hAnsi="Times New Roman"/>
          <w:sz w:val="24"/>
          <w:szCs w:val="24"/>
        </w:rPr>
        <w:t>cháu</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cho</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thế</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hệ</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tiếp</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theo</w:t>
      </w:r>
      <w:proofErr w:type="spellEnd"/>
      <w:r w:rsidRPr="00CC2110">
        <w:rPr>
          <w:rFonts w:ascii="Times New Roman" w:hAnsi="Times New Roman"/>
          <w:sz w:val="24"/>
          <w:szCs w:val="24"/>
        </w:rPr>
        <w:t xml:space="preserve">, (d) </w:t>
      </w:r>
      <w:proofErr w:type="spellStart"/>
      <w:r w:rsidRPr="00CC2110">
        <w:rPr>
          <w:rFonts w:ascii="Times New Roman" w:hAnsi="Times New Roman"/>
          <w:sz w:val="24"/>
          <w:szCs w:val="24"/>
        </w:rPr>
        <w:t>lai</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ghép</w:t>
      </w:r>
      <w:proofErr w:type="spellEnd"/>
      <w:r w:rsidRPr="00CC2110">
        <w:rPr>
          <w:rFonts w:ascii="Times New Roman" w:hAnsi="Times New Roman"/>
          <w:sz w:val="24"/>
          <w:szCs w:val="24"/>
        </w:rPr>
        <w:t xml:space="preserve">, (e) </w:t>
      </w:r>
      <w:proofErr w:type="spellStart"/>
      <w:r w:rsidRPr="00CC2110">
        <w:rPr>
          <w:rFonts w:ascii="Times New Roman" w:hAnsi="Times New Roman"/>
          <w:sz w:val="24"/>
          <w:szCs w:val="24"/>
        </w:rPr>
        <w:t>đột</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biến</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và</w:t>
      </w:r>
      <w:proofErr w:type="spellEnd"/>
      <w:r w:rsidRPr="00CC2110">
        <w:rPr>
          <w:rFonts w:ascii="Times New Roman" w:hAnsi="Times New Roman"/>
          <w:sz w:val="24"/>
          <w:szCs w:val="24"/>
        </w:rPr>
        <w:t xml:space="preserve"> (f) </w:t>
      </w:r>
      <w:proofErr w:type="spellStart"/>
      <w:r w:rsidRPr="00CC2110">
        <w:rPr>
          <w:rFonts w:ascii="Times New Roman" w:hAnsi="Times New Roman"/>
          <w:sz w:val="24"/>
          <w:szCs w:val="24"/>
        </w:rPr>
        <w:t>sản</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xuất</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thế</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hệ</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tiếp</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theo</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cuối</w:t>
      </w:r>
      <w:proofErr w:type="spellEnd"/>
      <w:r w:rsidRPr="00CC2110">
        <w:rPr>
          <w:rFonts w:ascii="Times New Roman" w:hAnsi="Times New Roman"/>
          <w:sz w:val="24"/>
          <w:szCs w:val="24"/>
        </w:rPr>
        <w:t xml:space="preserve"> </w:t>
      </w:r>
      <w:proofErr w:type="spellStart"/>
      <w:r w:rsidRPr="00CC2110">
        <w:rPr>
          <w:rFonts w:ascii="Times New Roman" w:hAnsi="Times New Roman"/>
          <w:sz w:val="24"/>
          <w:szCs w:val="24"/>
        </w:rPr>
        <w:t>cùng</w:t>
      </w:r>
      <w:proofErr w:type="spellEnd"/>
      <w:r w:rsidRPr="00CC2110">
        <w:rPr>
          <w:rFonts w:ascii="Times New Roman" w:hAnsi="Times New Roman"/>
          <w:sz w:val="24"/>
          <w:szCs w:val="24"/>
        </w:rPr>
        <w:t>.</w:t>
      </w:r>
    </w:p>
    <w:p w14:paraId="2B00C7EC" w14:textId="1285A82C" w:rsidR="008A2439" w:rsidRDefault="00F055EC" w:rsidP="00405EE1">
      <w:pPr>
        <w:spacing w:after="0" w:line="360" w:lineRule="auto"/>
        <w:jc w:val="center"/>
        <w:rPr>
          <w:rFonts w:ascii="Times New Roman" w:hAnsi="Times New Roman"/>
          <w:sz w:val="24"/>
          <w:szCs w:val="24"/>
        </w:rPr>
      </w:pPr>
      <w:r w:rsidRPr="00F055EC">
        <w:rPr>
          <w:rFonts w:ascii="Times New Roman" w:hAnsi="Times New Roman"/>
          <w:noProof/>
          <w:sz w:val="24"/>
          <w:szCs w:val="24"/>
        </w:rPr>
        <w:drawing>
          <wp:inline distT="0" distB="0" distL="0" distR="0" wp14:anchorId="2C914F91" wp14:editId="2A8FEF5C">
            <wp:extent cx="3805033" cy="2093450"/>
            <wp:effectExtent l="0" t="0" r="5080" b="2540"/>
            <wp:docPr id="196663716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7166" name="Picture 1" descr="A diagram of a process&#10;&#10;Description automatically generated"/>
                    <pic:cNvPicPr/>
                  </pic:nvPicPr>
                  <pic:blipFill>
                    <a:blip r:embed="rId18"/>
                    <a:stretch>
                      <a:fillRect/>
                    </a:stretch>
                  </pic:blipFill>
                  <pic:spPr>
                    <a:xfrm>
                      <a:off x="0" y="0"/>
                      <a:ext cx="3810074" cy="2096224"/>
                    </a:xfrm>
                    <a:prstGeom prst="rect">
                      <a:avLst/>
                    </a:prstGeom>
                  </pic:spPr>
                </pic:pic>
              </a:graphicData>
            </a:graphic>
          </wp:inline>
        </w:drawing>
      </w:r>
    </w:p>
    <w:p w14:paraId="0AE978BA" w14:textId="45B918B1" w:rsidR="004A3166" w:rsidRDefault="004A3166" w:rsidP="00405EE1">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3. </w:t>
      </w:r>
      <w:proofErr w:type="spellStart"/>
      <w:r>
        <w:rPr>
          <w:rFonts w:ascii="Times New Roman" w:hAnsi="Times New Roman"/>
          <w:i/>
          <w:iCs/>
          <w:sz w:val="24"/>
          <w:szCs w:val="24"/>
        </w:rPr>
        <w:t>Mô</w:t>
      </w:r>
      <w:proofErr w:type="spellEnd"/>
      <w:r>
        <w:rPr>
          <w:rFonts w:ascii="Times New Roman" w:hAnsi="Times New Roman"/>
          <w:i/>
          <w:iCs/>
          <w:sz w:val="24"/>
          <w:szCs w:val="24"/>
        </w:rPr>
        <w:t xml:space="preserve"> </w:t>
      </w:r>
      <w:proofErr w:type="spellStart"/>
      <w:r>
        <w:rPr>
          <w:rFonts w:ascii="Times New Roman" w:hAnsi="Times New Roman"/>
          <w:i/>
          <w:iCs/>
          <w:sz w:val="24"/>
          <w:szCs w:val="24"/>
        </w:rPr>
        <w:t>tả</w:t>
      </w:r>
      <w:proofErr w:type="spellEnd"/>
      <w:r>
        <w:rPr>
          <w:rFonts w:ascii="Times New Roman" w:hAnsi="Times New Roman"/>
          <w:i/>
          <w:iCs/>
          <w:sz w:val="24"/>
          <w:szCs w:val="24"/>
        </w:rPr>
        <w:t xml:space="preserve"> </w:t>
      </w:r>
      <w:proofErr w:type="spellStart"/>
      <w:r>
        <w:rPr>
          <w:rFonts w:ascii="Times New Roman" w:hAnsi="Times New Roman"/>
          <w:i/>
          <w:iCs/>
          <w:sz w:val="24"/>
          <w:szCs w:val="24"/>
        </w:rPr>
        <w:t>quy</w:t>
      </w:r>
      <w:proofErr w:type="spellEnd"/>
      <w:r>
        <w:rPr>
          <w:rFonts w:ascii="Times New Roman" w:hAnsi="Times New Roman"/>
          <w:i/>
          <w:iCs/>
          <w:sz w:val="24"/>
          <w:szCs w:val="24"/>
        </w:rPr>
        <w:t xml:space="preserve"> </w:t>
      </w:r>
      <w:proofErr w:type="spellStart"/>
      <w:r>
        <w:rPr>
          <w:rFonts w:ascii="Times New Roman" w:hAnsi="Times New Roman"/>
          <w:i/>
          <w:iCs/>
          <w:sz w:val="24"/>
          <w:szCs w:val="24"/>
        </w:rPr>
        <w:t>trình</w:t>
      </w:r>
      <w:proofErr w:type="spellEnd"/>
      <w:r>
        <w:rPr>
          <w:rFonts w:ascii="Times New Roman" w:hAnsi="Times New Roman"/>
          <w:i/>
          <w:iCs/>
          <w:sz w:val="24"/>
          <w:szCs w:val="24"/>
        </w:rPr>
        <w:t xml:space="preserve"> </w:t>
      </w:r>
      <w:proofErr w:type="spellStart"/>
      <w:r>
        <w:rPr>
          <w:rFonts w:ascii="Times New Roman" w:hAnsi="Times New Roman"/>
          <w:i/>
          <w:iCs/>
          <w:sz w:val="24"/>
          <w:szCs w:val="24"/>
        </w:rPr>
        <w:t>hoạt</w:t>
      </w:r>
      <w:proofErr w:type="spellEnd"/>
      <w:r>
        <w:rPr>
          <w:rFonts w:ascii="Times New Roman" w:hAnsi="Times New Roman"/>
          <w:i/>
          <w:iCs/>
          <w:sz w:val="24"/>
          <w:szCs w:val="24"/>
        </w:rPr>
        <w:t xml:space="preserve"> </w:t>
      </w:r>
      <w:proofErr w:type="spellStart"/>
      <w:r>
        <w:rPr>
          <w:rFonts w:ascii="Times New Roman" w:hAnsi="Times New Roman"/>
          <w:i/>
          <w:iCs/>
          <w:sz w:val="24"/>
          <w:szCs w:val="24"/>
        </w:rPr>
        <w:t>động</w:t>
      </w:r>
      <w:proofErr w:type="spellEnd"/>
      <w:r>
        <w:rPr>
          <w:rFonts w:ascii="Times New Roman" w:hAnsi="Times New Roman"/>
          <w:i/>
          <w:iCs/>
          <w:sz w:val="24"/>
          <w:szCs w:val="24"/>
        </w:rPr>
        <w:t xml:space="preserve"> </w:t>
      </w:r>
      <w:proofErr w:type="spellStart"/>
      <w:r>
        <w:rPr>
          <w:rFonts w:ascii="Times New Roman" w:hAnsi="Times New Roman"/>
          <w:i/>
          <w:iCs/>
          <w:sz w:val="24"/>
          <w:szCs w:val="24"/>
        </w:rPr>
        <w:t>của</w:t>
      </w:r>
      <w:proofErr w:type="spellEnd"/>
      <w:r>
        <w:rPr>
          <w:rFonts w:ascii="Times New Roman" w:hAnsi="Times New Roman"/>
          <w:i/>
          <w:iCs/>
          <w:sz w:val="24"/>
          <w:szCs w:val="24"/>
        </w:rPr>
        <w:t xml:space="preserve"> GA</w:t>
      </w:r>
    </w:p>
    <w:p w14:paraId="7452D3D8" w14:textId="77777777" w:rsidR="009273E7" w:rsidRPr="004A3166" w:rsidRDefault="009273E7" w:rsidP="00405EE1">
      <w:pPr>
        <w:spacing w:after="0" w:line="360" w:lineRule="auto"/>
        <w:jc w:val="center"/>
        <w:rPr>
          <w:rFonts w:ascii="Times New Roman" w:hAnsi="Times New Roman"/>
          <w:i/>
          <w:iCs/>
          <w:sz w:val="24"/>
          <w:szCs w:val="24"/>
        </w:rPr>
      </w:pPr>
    </w:p>
    <w:p w14:paraId="07589320" w14:textId="1D992033" w:rsidR="008C0881" w:rsidRPr="00E73327" w:rsidRDefault="00842E95" w:rsidP="005807A8">
      <w:pPr>
        <w:pStyle w:val="ListParagraph"/>
        <w:numPr>
          <w:ilvl w:val="1"/>
          <w:numId w:val="33"/>
        </w:numPr>
        <w:spacing w:after="0" w:line="360" w:lineRule="auto"/>
        <w:rPr>
          <w:rFonts w:ascii="Times New Roman" w:hAnsi="Times New Roman"/>
          <w:b/>
          <w:bCs/>
          <w:sz w:val="28"/>
          <w:szCs w:val="28"/>
        </w:rPr>
      </w:pPr>
      <w:r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Khởi</w:t>
      </w:r>
      <w:proofErr w:type="spellEnd"/>
      <w:r w:rsidR="008C0881"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tạo</w:t>
      </w:r>
      <w:proofErr w:type="spellEnd"/>
      <w:r w:rsidR="008C0881"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Quần</w:t>
      </w:r>
      <w:proofErr w:type="spellEnd"/>
      <w:r w:rsidR="008C0881"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thể</w:t>
      </w:r>
      <w:proofErr w:type="spellEnd"/>
      <w:r w:rsidR="008C0881" w:rsidRPr="00E73327">
        <w:rPr>
          <w:rFonts w:ascii="Times New Roman" w:hAnsi="Times New Roman"/>
          <w:b/>
          <w:bCs/>
          <w:sz w:val="28"/>
          <w:szCs w:val="28"/>
        </w:rPr>
        <w:t xml:space="preserve"> (</w:t>
      </w:r>
      <w:r w:rsidR="00D45C5D" w:rsidRPr="00E73327">
        <w:rPr>
          <w:rFonts w:ascii="Times New Roman" w:hAnsi="Times New Roman"/>
          <w:b/>
          <w:bCs/>
          <w:sz w:val="28"/>
          <w:szCs w:val="28"/>
        </w:rPr>
        <w:t xml:space="preserve">Chromosome structure </w:t>
      </w:r>
      <w:proofErr w:type="spellStart"/>
      <w:r w:rsidR="00D45C5D" w:rsidRPr="00E73327">
        <w:rPr>
          <w:rFonts w:ascii="Times New Roman" w:hAnsi="Times New Roman"/>
          <w:b/>
          <w:bCs/>
          <w:sz w:val="28"/>
          <w:szCs w:val="28"/>
        </w:rPr>
        <w:t>và</w:t>
      </w:r>
      <w:proofErr w:type="spellEnd"/>
      <w:r w:rsidR="00D45C5D" w:rsidRPr="00E73327">
        <w:rPr>
          <w:rFonts w:ascii="Times New Roman" w:hAnsi="Times New Roman"/>
          <w:b/>
          <w:bCs/>
          <w:sz w:val="28"/>
          <w:szCs w:val="28"/>
        </w:rPr>
        <w:t xml:space="preserve"> initial population</w:t>
      </w:r>
      <w:r w:rsidR="008C0881" w:rsidRPr="00E73327">
        <w:rPr>
          <w:rFonts w:ascii="Times New Roman" w:hAnsi="Times New Roman"/>
          <w:b/>
          <w:bCs/>
          <w:sz w:val="28"/>
          <w:szCs w:val="28"/>
        </w:rPr>
        <w:t>)</w:t>
      </w:r>
    </w:p>
    <w:p w14:paraId="5F3006ED" w14:textId="0A300EE6" w:rsidR="008C0881" w:rsidRPr="00842E95" w:rsidRDefault="008C0881" w:rsidP="005807A8">
      <w:pPr>
        <w:pStyle w:val="ListParagraph"/>
        <w:numPr>
          <w:ilvl w:val="0"/>
          <w:numId w:val="19"/>
        </w:numPr>
        <w:spacing w:after="0" w:line="360" w:lineRule="auto"/>
        <w:rPr>
          <w:rFonts w:ascii="Times New Roman" w:hAnsi="Times New Roman"/>
          <w:sz w:val="24"/>
          <w:szCs w:val="24"/>
        </w:rPr>
      </w:pPr>
      <w:proofErr w:type="spellStart"/>
      <w:r w:rsidRPr="004133F4">
        <w:rPr>
          <w:rFonts w:ascii="Times New Roman" w:hAnsi="Times New Roman"/>
          <w:sz w:val="24"/>
          <w:szCs w:val="24"/>
          <w:u w:val="single"/>
        </w:rPr>
        <w:t>Mô</w:t>
      </w:r>
      <w:proofErr w:type="spellEnd"/>
      <w:r w:rsidRPr="004133F4">
        <w:rPr>
          <w:rFonts w:ascii="Times New Roman" w:hAnsi="Times New Roman"/>
          <w:sz w:val="24"/>
          <w:szCs w:val="24"/>
          <w:u w:val="single"/>
        </w:rPr>
        <w:t xml:space="preserve"> </w:t>
      </w:r>
      <w:proofErr w:type="spellStart"/>
      <w:r w:rsidRPr="004133F4">
        <w:rPr>
          <w:rFonts w:ascii="Times New Roman" w:hAnsi="Times New Roman"/>
          <w:sz w:val="24"/>
          <w:szCs w:val="24"/>
          <w:u w:val="single"/>
        </w:rPr>
        <w:t>tả</w:t>
      </w:r>
      <w:proofErr w:type="spellEnd"/>
      <w:r w:rsidRPr="004133F4">
        <w:rPr>
          <w:rFonts w:ascii="Times New Roman" w:hAnsi="Times New Roman"/>
          <w:sz w:val="24"/>
          <w:szCs w:val="24"/>
          <w:u w:val="single"/>
        </w:rPr>
        <w:t>:</w:t>
      </w:r>
      <w:r w:rsidRPr="00842E95">
        <w:rPr>
          <w:rFonts w:ascii="Times New Roman" w:hAnsi="Times New Roman"/>
          <w:sz w:val="24"/>
          <w:szCs w:val="24"/>
        </w:rPr>
        <w:t xml:space="preserve"> </w:t>
      </w:r>
      <w:proofErr w:type="spellStart"/>
      <w:r w:rsidRPr="00842E95">
        <w:rPr>
          <w:rFonts w:ascii="Times New Roman" w:hAnsi="Times New Roman"/>
          <w:sz w:val="24"/>
          <w:szCs w:val="24"/>
        </w:rPr>
        <w:t>Tạo</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ra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một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quần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ban </w:t>
      </w:r>
      <w:proofErr w:type="spellStart"/>
      <w:r w:rsidRPr="00842E95">
        <w:rPr>
          <w:rFonts w:ascii="Times New Roman" w:hAnsi="Times New Roman"/>
          <w:sz w:val="24"/>
          <w:szCs w:val="24"/>
        </w:rPr>
        <w:t>đầu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(chromosomes), </w:t>
      </w:r>
      <w:proofErr w:type="spellStart"/>
      <w:r w:rsidRPr="00842E95">
        <w:rPr>
          <w:rFonts w:ascii="Times New Roman" w:hAnsi="Times New Roman"/>
          <w:sz w:val="24"/>
          <w:szCs w:val="24"/>
        </w:rPr>
        <w:t>mỗi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là</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một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tập</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hợp</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đặc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w:t>
      </w:r>
      <w:r w:rsidRPr="00842E95">
        <w:rPr>
          <w:rFonts w:ascii="Times New Roman" w:hAnsi="Times New Roman" w:hint="eastAsia"/>
          <w:sz w:val="24"/>
          <w:szCs w:val="24"/>
        </w:rPr>
        <w:t>ư</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chọn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ngẫu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nhiên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từ</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dữ</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liệu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gốc</w:t>
      </w:r>
      <w:proofErr w:type="spellEnd"/>
      <w:r w:rsidRPr="00842E95">
        <w:rPr>
          <w:rFonts w:ascii="Times New Roman" w:hAnsi="Times New Roman"/>
          <w:sz w:val="24"/>
          <w:szCs w:val="24"/>
        </w:rPr>
        <w:t>.</w:t>
      </w:r>
    </w:p>
    <w:p w14:paraId="50869ED1" w14:textId="4BE07B72" w:rsidR="008C0881" w:rsidRPr="004133F4" w:rsidRDefault="00E6373D" w:rsidP="005807A8">
      <w:pPr>
        <w:pStyle w:val="ListParagraph"/>
        <w:numPr>
          <w:ilvl w:val="0"/>
          <w:numId w:val="19"/>
        </w:numPr>
        <w:spacing w:after="0" w:line="360" w:lineRule="auto"/>
        <w:rPr>
          <w:rFonts w:ascii="Times New Roman" w:hAnsi="Times New Roman"/>
          <w:sz w:val="24"/>
          <w:szCs w:val="24"/>
          <w:u w:val="single"/>
        </w:rPr>
      </w:pPr>
      <w:r w:rsidRPr="004133F4">
        <w:rPr>
          <w:rFonts w:ascii="Times New Roman" w:hAnsi="Times New Roman"/>
          <w:sz w:val="24"/>
          <w:szCs w:val="24"/>
          <w:u w:val="single"/>
        </w:rPr>
        <w:t xml:space="preserve">Quy </w:t>
      </w:r>
      <w:proofErr w:type="spellStart"/>
      <w:r w:rsidRPr="004133F4">
        <w:rPr>
          <w:rFonts w:ascii="Times New Roman" w:hAnsi="Times New Roman"/>
          <w:sz w:val="24"/>
          <w:szCs w:val="24"/>
          <w:u w:val="single"/>
        </w:rPr>
        <w:t>trình</w:t>
      </w:r>
      <w:proofErr w:type="spellEnd"/>
      <w:r w:rsidR="008C0881" w:rsidRPr="004133F4">
        <w:rPr>
          <w:rFonts w:ascii="Times New Roman" w:hAnsi="Times New Roman"/>
          <w:sz w:val="24"/>
          <w:szCs w:val="24"/>
          <w:u w:val="single"/>
        </w:rPr>
        <w:t>:</w:t>
      </w:r>
    </w:p>
    <w:p w14:paraId="664C4C72" w14:textId="5976E69F" w:rsidR="00B84FB2" w:rsidRPr="00842E95" w:rsidRDefault="00B84FB2" w:rsidP="005807A8">
      <w:pPr>
        <w:pStyle w:val="ListParagraph"/>
        <w:numPr>
          <w:ilvl w:val="0"/>
          <w:numId w:val="34"/>
        </w:numPr>
        <w:spacing w:after="0" w:line="360" w:lineRule="auto"/>
        <w:rPr>
          <w:rFonts w:ascii="Times New Roman" w:hAnsi="Times New Roman"/>
          <w:sz w:val="24"/>
          <w:szCs w:val="24"/>
        </w:rPr>
      </w:pPr>
      <w:proofErr w:type="spellStart"/>
      <w:r w:rsidRPr="00842E95">
        <w:rPr>
          <w:rFonts w:ascii="Times New Roman" w:hAnsi="Times New Roman"/>
          <w:sz w:val="24"/>
          <w:szCs w:val="24"/>
        </w:rPr>
        <w:t>Tạo</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dân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số</w:t>
      </w:r>
      <w:proofErr w:type="spellEnd"/>
      <w:r w:rsidRPr="00842E95">
        <w:rPr>
          <w:rFonts w:ascii="Times New Roman" w:hAnsi="Times New Roman"/>
          <w:sz w:val="24"/>
          <w:szCs w:val="24"/>
        </w:rPr>
        <w:t xml:space="preserve"> ban </w:t>
      </w:r>
      <w:proofErr w:type="spellStart"/>
      <w:r w:rsidRPr="00842E95">
        <w:rPr>
          <w:rFonts w:ascii="Times New Roman" w:hAnsi="Times New Roman"/>
          <w:sz w:val="24"/>
          <w:szCs w:val="24"/>
        </w:rPr>
        <w:t>đầu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Việc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tạo</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dân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số</w:t>
      </w:r>
      <w:proofErr w:type="spellEnd"/>
      <w:r w:rsidRPr="00842E95">
        <w:rPr>
          <w:rFonts w:ascii="Times New Roman" w:hAnsi="Times New Roman"/>
          <w:sz w:val="24"/>
          <w:szCs w:val="24"/>
        </w:rPr>
        <w:t xml:space="preserve"> ban </w:t>
      </w:r>
      <w:proofErr w:type="spellStart"/>
      <w:r w:rsidRPr="00842E95">
        <w:rPr>
          <w:rFonts w:ascii="Times New Roman" w:hAnsi="Times New Roman"/>
          <w:sz w:val="24"/>
          <w:szCs w:val="24"/>
        </w:rPr>
        <w:t>đầu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là</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w:t>
      </w:r>
      <w:r w:rsidRPr="00842E95">
        <w:rPr>
          <w:rFonts w:ascii="Times New Roman" w:hAnsi="Times New Roman" w:hint="eastAsia"/>
          <w:sz w:val="24"/>
          <w:szCs w:val="24"/>
        </w:rPr>
        <w:t>ư</w:t>
      </w:r>
      <w:r w:rsidRPr="00842E95">
        <w:rPr>
          <w:rFonts w:ascii="Times New Roman" w:hAnsi="Times New Roman"/>
          <w:sz w:val="24"/>
          <w:szCs w:val="24"/>
        </w:rPr>
        <w:t>ớc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đầu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tiên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GA. </w:t>
      </w:r>
      <w:proofErr w:type="spellStart"/>
      <w:r w:rsidRPr="00842E95">
        <w:rPr>
          <w:rFonts w:ascii="Times New Roman" w:hAnsi="Times New Roman"/>
          <w:sz w:val="24"/>
          <w:szCs w:val="24"/>
        </w:rPr>
        <w:t>Dân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số</w:t>
      </w:r>
      <w:proofErr w:type="spellEnd"/>
      <w:r w:rsidRPr="00842E95">
        <w:rPr>
          <w:rFonts w:ascii="Times New Roman" w:hAnsi="Times New Roman"/>
          <w:sz w:val="24"/>
          <w:szCs w:val="24"/>
        </w:rPr>
        <w:t xml:space="preserve"> ban </w:t>
      </w:r>
      <w:proofErr w:type="spellStart"/>
      <w:r w:rsidRPr="00842E95">
        <w:rPr>
          <w:rFonts w:ascii="Times New Roman" w:hAnsi="Times New Roman"/>
          <w:sz w:val="24"/>
          <w:szCs w:val="24"/>
        </w:rPr>
        <w:t>đầu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tạo</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ngẫu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nhiên</w:t>
      </w:r>
      <w:proofErr w:type="spellEnd"/>
      <w:r w:rsidRPr="00842E95">
        <w:rPr>
          <w:rFonts w:ascii="Times New Roman" w:hAnsi="Times New Roman"/>
          <w:sz w:val="24"/>
          <w:szCs w:val="24"/>
        </w:rPr>
        <w:t>.</w:t>
      </w:r>
    </w:p>
    <w:p w14:paraId="4654DEA1" w14:textId="10E3A777" w:rsidR="00B84FB2" w:rsidRPr="00842E95" w:rsidRDefault="00B84FB2" w:rsidP="005807A8">
      <w:pPr>
        <w:pStyle w:val="ListParagraph"/>
        <w:numPr>
          <w:ilvl w:val="0"/>
          <w:numId w:val="34"/>
        </w:numPr>
        <w:spacing w:after="0" w:line="360" w:lineRule="auto"/>
        <w:rPr>
          <w:rFonts w:ascii="Times New Roman" w:hAnsi="Times New Roman"/>
          <w:sz w:val="24"/>
          <w:szCs w:val="24"/>
        </w:rPr>
      </w:pPr>
      <w:proofErr w:type="spellStart"/>
      <w:r w:rsidRPr="00842E95">
        <w:rPr>
          <w:rFonts w:ascii="Times New Roman" w:hAnsi="Times New Roman"/>
          <w:sz w:val="24"/>
          <w:szCs w:val="24"/>
        </w:rPr>
        <w:t>Tạo</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nhiễm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sắc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Nhiễm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sắc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tạo</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bằng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kết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hợp</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w:t>
      </w:r>
      <w:proofErr w:type="spellEnd"/>
      <w:r w:rsidRPr="00842E95">
        <w:rPr>
          <w:rFonts w:ascii="Times New Roman" w:hAnsi="Times New Roman"/>
          <w:sz w:val="24"/>
          <w:szCs w:val="24"/>
        </w:rPr>
        <w:t xml:space="preserve"> gen </w:t>
      </w:r>
      <w:proofErr w:type="spellStart"/>
      <w:r w:rsidRPr="00842E95">
        <w:rPr>
          <w:rFonts w:ascii="Times New Roman" w:hAnsi="Times New Roman"/>
          <w:sz w:val="24"/>
          <w:szCs w:val="24"/>
        </w:rPr>
        <w:t>duy</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nhất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chọn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ngẫu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nhiên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Số</w:t>
      </w:r>
      <w:proofErr w:type="spellEnd"/>
      <w:r w:rsidRPr="00842E95">
        <w:rPr>
          <w:rFonts w:ascii="Times New Roman" w:hAnsi="Times New Roman"/>
          <w:sz w:val="24"/>
          <w:szCs w:val="24"/>
        </w:rPr>
        <w:t xml:space="preserve"> gen </w:t>
      </w:r>
      <w:proofErr w:type="spellStart"/>
      <w:r w:rsidRPr="00842E95">
        <w:rPr>
          <w:rFonts w:ascii="Times New Roman" w:hAnsi="Times New Roman"/>
          <w:sz w:val="24"/>
          <w:szCs w:val="24"/>
        </w:rPr>
        <w:t>trong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mỗi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nhiễm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sắc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chọn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ngẫu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nhiên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từ</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tập</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hợp</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đặc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w:t>
      </w:r>
      <w:r w:rsidRPr="00842E95">
        <w:rPr>
          <w:rFonts w:ascii="Times New Roman" w:hAnsi="Times New Roman" w:hint="eastAsia"/>
          <w:sz w:val="24"/>
          <w:szCs w:val="24"/>
        </w:rPr>
        <w:t>ư</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dữ</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liệu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gốc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mà</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không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có</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sự</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trùng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lặp</w:t>
      </w:r>
      <w:proofErr w:type="spellEnd"/>
      <w:r w:rsidRPr="00842E95">
        <w:rPr>
          <w:rFonts w:ascii="Times New Roman" w:hAnsi="Times New Roman"/>
          <w:sz w:val="24"/>
          <w:szCs w:val="24"/>
        </w:rPr>
        <w:t>.</w:t>
      </w:r>
    </w:p>
    <w:p w14:paraId="40EDAAF8" w14:textId="08D610B0" w:rsidR="00B84FB2" w:rsidRPr="00842E95" w:rsidRDefault="00B84FB2" w:rsidP="005807A8">
      <w:pPr>
        <w:pStyle w:val="ListParagraph"/>
        <w:numPr>
          <w:ilvl w:val="0"/>
          <w:numId w:val="34"/>
        </w:numPr>
        <w:spacing w:after="0" w:line="360" w:lineRule="auto"/>
        <w:rPr>
          <w:rFonts w:ascii="Times New Roman" w:hAnsi="Times New Roman"/>
          <w:sz w:val="24"/>
          <w:szCs w:val="24"/>
        </w:rPr>
      </w:pPr>
      <w:proofErr w:type="spellStart"/>
      <w:r w:rsidRPr="00842E95">
        <w:rPr>
          <w:rFonts w:ascii="Times New Roman" w:hAnsi="Times New Roman"/>
          <w:sz w:val="24"/>
          <w:szCs w:val="24"/>
        </w:rPr>
        <w:t>Mô</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tả</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cấu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trúc</w:t>
      </w:r>
      <w:proofErr w:type="spellEnd"/>
      <w:r w:rsidRPr="00842E95">
        <w:rPr>
          <w:rFonts w:ascii="Times New Roman" w:hAnsi="Times New Roman"/>
          <w:sz w:val="24"/>
          <w:szCs w:val="24"/>
        </w:rPr>
        <w:t xml:space="preserve"> gen</w:t>
      </w:r>
      <w:r w:rsidR="001B2E3A" w:rsidRPr="00842E95">
        <w:rPr>
          <w:rFonts w:ascii="Times New Roman" w:hAnsi="Times New Roman"/>
          <w:sz w:val="24"/>
          <w:szCs w:val="24"/>
        </w:rPr>
        <w:t xml:space="preserve"> (</w:t>
      </w:r>
      <w:proofErr w:type="spellStart"/>
      <w:r w:rsidR="001B2E3A" w:rsidRPr="00842E95">
        <w:rPr>
          <w:rFonts w:ascii="Times New Roman" w:hAnsi="Times New Roman"/>
          <w:sz w:val="24"/>
          <w:szCs w:val="24"/>
        </w:rPr>
        <w:t>được</w:t>
      </w:r>
      <w:proofErr w:type="spellEnd"/>
      <w:r w:rsidR="001B2E3A" w:rsidRPr="00842E95">
        <w:rPr>
          <w:rFonts w:ascii="Times New Roman" w:hAnsi="Times New Roman"/>
          <w:sz w:val="24"/>
          <w:szCs w:val="24"/>
        </w:rPr>
        <w:t xml:space="preserve"> </w:t>
      </w:r>
      <w:proofErr w:type="spellStart"/>
      <w:r w:rsidR="001B2E3A" w:rsidRPr="00842E95">
        <w:rPr>
          <w:rFonts w:ascii="Times New Roman" w:hAnsi="Times New Roman"/>
          <w:sz w:val="24"/>
          <w:szCs w:val="24"/>
        </w:rPr>
        <w:t>biểu</w:t>
      </w:r>
      <w:proofErr w:type="spellEnd"/>
      <w:r w:rsidR="001B2E3A" w:rsidRPr="00842E95">
        <w:rPr>
          <w:rFonts w:ascii="Times New Roman" w:hAnsi="Times New Roman"/>
          <w:sz w:val="24"/>
          <w:szCs w:val="24"/>
        </w:rPr>
        <w:t xml:space="preserve"> </w:t>
      </w:r>
      <w:proofErr w:type="spellStart"/>
      <w:r w:rsidR="001B2E3A" w:rsidRPr="00842E95">
        <w:rPr>
          <w:rFonts w:ascii="Times New Roman" w:hAnsi="Times New Roman"/>
          <w:sz w:val="24"/>
          <w:szCs w:val="24"/>
        </w:rPr>
        <w:t>diễn</w:t>
      </w:r>
      <w:proofErr w:type="spellEnd"/>
      <w:r w:rsidR="001B2E3A" w:rsidRPr="00842E95">
        <w:rPr>
          <w:rFonts w:ascii="Times New Roman" w:hAnsi="Times New Roman"/>
          <w:sz w:val="24"/>
          <w:szCs w:val="24"/>
        </w:rPr>
        <w:t xml:space="preserve"> </w:t>
      </w:r>
      <w:proofErr w:type="spellStart"/>
      <w:r w:rsidR="001B2E3A" w:rsidRPr="00842E95">
        <w:rPr>
          <w:rFonts w:ascii="Times New Roman" w:hAnsi="Times New Roman"/>
          <w:sz w:val="24"/>
          <w:szCs w:val="24"/>
        </w:rPr>
        <w:t>trong</w:t>
      </w:r>
      <w:proofErr w:type="spellEnd"/>
      <w:r w:rsidR="001B2E3A" w:rsidRPr="00842E95">
        <w:rPr>
          <w:rFonts w:ascii="Times New Roman" w:hAnsi="Times New Roman"/>
          <w:sz w:val="24"/>
          <w:szCs w:val="24"/>
        </w:rPr>
        <w:t xml:space="preserve"> </w:t>
      </w:r>
      <w:proofErr w:type="spellStart"/>
      <w:r w:rsidR="001B2E3A" w:rsidRPr="00842E95">
        <w:rPr>
          <w:rFonts w:ascii="Times New Roman" w:hAnsi="Times New Roman"/>
          <w:sz w:val="24"/>
          <w:szCs w:val="24"/>
        </w:rPr>
        <w:t>hình</w:t>
      </w:r>
      <w:proofErr w:type="spellEnd"/>
      <w:r w:rsidR="001B2E3A" w:rsidRPr="00842E95">
        <w:rPr>
          <w:rFonts w:ascii="Times New Roman" w:hAnsi="Times New Roman"/>
          <w:sz w:val="24"/>
          <w:szCs w:val="24"/>
        </w:rPr>
        <w:t xml:space="preserve"> </w:t>
      </w:r>
      <w:r w:rsidR="007D650D">
        <w:rPr>
          <w:rFonts w:ascii="Times New Roman" w:hAnsi="Times New Roman"/>
          <w:sz w:val="24"/>
          <w:szCs w:val="24"/>
        </w:rPr>
        <w:t>4</w:t>
      </w:r>
      <w:r w:rsidR="001B2E3A" w:rsidRPr="00842E95">
        <w:rPr>
          <w:rFonts w:ascii="Times New Roman" w:hAnsi="Times New Roman"/>
          <w:sz w:val="24"/>
          <w:szCs w:val="24"/>
        </w:rPr>
        <w:t>)</w:t>
      </w:r>
      <w:r w:rsidRPr="00842E95">
        <w:rPr>
          <w:rFonts w:ascii="Times New Roman" w:hAnsi="Times New Roman"/>
          <w:sz w:val="24"/>
          <w:szCs w:val="24"/>
        </w:rPr>
        <w:t>:</w:t>
      </w:r>
    </w:p>
    <w:p w14:paraId="78C4B5D2" w14:textId="77777777" w:rsidR="00B84FB2" w:rsidRPr="00842E95" w:rsidRDefault="00B84FB2" w:rsidP="005807A8">
      <w:pPr>
        <w:pStyle w:val="ListParagraph"/>
        <w:numPr>
          <w:ilvl w:val="0"/>
          <w:numId w:val="35"/>
        </w:numPr>
        <w:spacing w:after="0" w:line="360" w:lineRule="auto"/>
        <w:rPr>
          <w:rFonts w:ascii="Times New Roman" w:hAnsi="Times New Roman"/>
          <w:sz w:val="24"/>
          <w:szCs w:val="24"/>
        </w:rPr>
      </w:pPr>
      <w:proofErr w:type="spellStart"/>
      <w:r w:rsidRPr="00842E95">
        <w:rPr>
          <w:rFonts w:ascii="Times New Roman" w:hAnsi="Times New Roman"/>
          <w:sz w:val="24"/>
          <w:szCs w:val="24"/>
        </w:rPr>
        <w:t>Mỗi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nhiễm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sắc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là</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một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mảng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một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chiều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có</w:t>
      </w:r>
      <w:proofErr w:type="spellEnd"/>
      <w:r w:rsidRPr="00842E95">
        <w:rPr>
          <w:rFonts w:ascii="Times New Roman" w:hAnsi="Times New Roman"/>
          <w:sz w:val="24"/>
          <w:szCs w:val="24"/>
        </w:rPr>
        <w:t xml:space="preserve"> N ô.</w:t>
      </w:r>
    </w:p>
    <w:p w14:paraId="2D802F4D" w14:textId="0DC57FC0" w:rsidR="00B84FB2" w:rsidRPr="00842E95" w:rsidRDefault="00B84FB2" w:rsidP="005807A8">
      <w:pPr>
        <w:pStyle w:val="ListParagraph"/>
        <w:numPr>
          <w:ilvl w:val="0"/>
          <w:numId w:val="35"/>
        </w:numPr>
        <w:spacing w:after="0" w:line="360" w:lineRule="auto"/>
        <w:rPr>
          <w:rFonts w:ascii="Times New Roman" w:hAnsi="Times New Roman"/>
          <w:sz w:val="24"/>
          <w:szCs w:val="24"/>
        </w:rPr>
      </w:pPr>
      <w:proofErr w:type="spellStart"/>
      <w:r w:rsidRPr="00842E95">
        <w:rPr>
          <w:rFonts w:ascii="Times New Roman" w:hAnsi="Times New Roman"/>
          <w:sz w:val="24"/>
          <w:szCs w:val="24"/>
        </w:rPr>
        <w:t>Giá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trị</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N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thiết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lập</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là</w:t>
      </w:r>
      <w:proofErr w:type="spellEnd"/>
      <w:r w:rsidRPr="00842E95">
        <w:rPr>
          <w:rFonts w:ascii="Times New Roman" w:hAnsi="Times New Roman"/>
          <w:sz w:val="24"/>
          <w:szCs w:val="24"/>
        </w:rPr>
        <w:t xml:space="preserve"> 10</w:t>
      </w:r>
      <w:r w:rsidR="00432F80" w:rsidRPr="00842E95">
        <w:rPr>
          <w:rFonts w:ascii="Times New Roman" w:hAnsi="Times New Roman"/>
          <w:sz w:val="24"/>
          <w:szCs w:val="24"/>
        </w:rPr>
        <w:t>.</w:t>
      </w:r>
    </w:p>
    <w:p w14:paraId="29A37A1C" w14:textId="1B4707DA" w:rsidR="00B84FB2" w:rsidRPr="00842E95" w:rsidRDefault="00B84FB2" w:rsidP="005807A8">
      <w:pPr>
        <w:pStyle w:val="ListParagraph"/>
        <w:numPr>
          <w:ilvl w:val="0"/>
          <w:numId w:val="35"/>
        </w:numPr>
        <w:spacing w:after="0" w:line="360" w:lineRule="auto"/>
        <w:rPr>
          <w:rFonts w:ascii="Times New Roman" w:hAnsi="Times New Roman"/>
          <w:sz w:val="24"/>
          <w:szCs w:val="24"/>
        </w:rPr>
      </w:pPr>
      <w:proofErr w:type="spellStart"/>
      <w:r w:rsidRPr="00842E95">
        <w:rPr>
          <w:rFonts w:ascii="Times New Roman" w:hAnsi="Times New Roman"/>
          <w:sz w:val="24"/>
          <w:szCs w:val="24"/>
        </w:rPr>
        <w:t>Mỗi</w:t>
      </w:r>
      <w:proofErr w:type="spellEnd"/>
      <w:r w:rsidRPr="00842E95">
        <w:rPr>
          <w:rFonts w:ascii="Times New Roman" w:hAnsi="Times New Roman"/>
          <w:sz w:val="24"/>
          <w:szCs w:val="24"/>
        </w:rPr>
        <w:t xml:space="preserve"> ô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nhiễm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sắc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chứa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một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trị</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số</w:t>
      </w:r>
      <w:proofErr w:type="spellEnd"/>
      <w:r w:rsidRPr="00842E95">
        <w:rPr>
          <w:rFonts w:ascii="Times New Roman" w:hAnsi="Times New Roman"/>
          <w:sz w:val="24"/>
          <w:szCs w:val="24"/>
        </w:rPr>
        <w:t xml:space="preserve"> V, </w:t>
      </w:r>
      <w:proofErr w:type="spellStart"/>
      <w:r w:rsidR="002D6652" w:rsidRPr="00842E95">
        <w:rPr>
          <w:rFonts w:ascii="Times New Roman" w:hAnsi="Times New Roman"/>
          <w:sz w:val="24"/>
          <w:szCs w:val="24"/>
        </w:rPr>
        <w:t>trong</w:t>
      </w:r>
      <w:proofErr w:type="spellEnd"/>
      <w:r w:rsidR="002D6652" w:rsidRPr="00842E95">
        <w:rPr>
          <w:rFonts w:ascii="Times New Roman" w:hAnsi="Times New Roman"/>
          <w:sz w:val="24"/>
          <w:szCs w:val="24"/>
        </w:rPr>
        <w:t xml:space="preserve"> </w:t>
      </w:r>
      <w:proofErr w:type="spellStart"/>
      <w:r w:rsidR="002D6652" w:rsidRPr="00842E95">
        <w:rPr>
          <w:rFonts w:ascii="Times New Roman" w:hAnsi="Times New Roman"/>
          <w:sz w:val="24"/>
          <w:szCs w:val="24"/>
        </w:rPr>
        <w:t>đó</w:t>
      </w:r>
      <w:proofErr w:type="spellEnd"/>
      <w:r w:rsidR="002D6652" w:rsidRPr="00842E95">
        <w:rPr>
          <w:rFonts w:ascii="Times New Roman" w:hAnsi="Times New Roman"/>
          <w:sz w:val="24"/>
          <w:szCs w:val="24"/>
        </w:rPr>
        <w:t xml:space="preserve"> </w:t>
      </w:r>
      <w:proofErr w:type="spellStart"/>
      <w:r w:rsidR="002D6652" w:rsidRPr="00842E95">
        <w:rPr>
          <w:rFonts w:ascii="Times New Roman" w:hAnsi="Times New Roman"/>
          <w:sz w:val="24"/>
          <w:szCs w:val="24"/>
        </w:rPr>
        <w:t>độ</w:t>
      </w:r>
      <w:proofErr w:type="spellEnd"/>
      <w:r w:rsidR="002D6652" w:rsidRPr="00842E95">
        <w:rPr>
          <w:rFonts w:ascii="Times New Roman" w:hAnsi="Times New Roman"/>
          <w:sz w:val="24"/>
          <w:szCs w:val="24"/>
        </w:rPr>
        <w:t xml:space="preserve"> </w:t>
      </w:r>
      <w:proofErr w:type="spellStart"/>
      <w:r w:rsidR="002D6652" w:rsidRPr="00842E95">
        <w:rPr>
          <w:rFonts w:ascii="Times New Roman" w:hAnsi="Times New Roman"/>
          <w:sz w:val="24"/>
          <w:szCs w:val="24"/>
        </w:rPr>
        <w:t>dài</w:t>
      </w:r>
      <w:proofErr w:type="spellEnd"/>
      <w:r w:rsidR="002D6652" w:rsidRPr="00842E95">
        <w:rPr>
          <w:rFonts w:ascii="Times New Roman" w:hAnsi="Times New Roman"/>
          <w:sz w:val="24"/>
          <w:szCs w:val="24"/>
        </w:rPr>
        <w:t xml:space="preserve"> </w:t>
      </w:r>
      <w:proofErr w:type="spellStart"/>
      <w:r w:rsidR="002D6652" w:rsidRPr="00842E95">
        <w:rPr>
          <w:rFonts w:ascii="Times New Roman" w:hAnsi="Times New Roman"/>
          <w:sz w:val="24"/>
          <w:szCs w:val="24"/>
        </w:rPr>
        <w:t>tập</w:t>
      </w:r>
      <w:proofErr w:type="spellEnd"/>
      <w:r w:rsidR="002D6652" w:rsidRPr="00842E95">
        <w:rPr>
          <w:rFonts w:ascii="Times New Roman" w:hAnsi="Times New Roman"/>
          <w:sz w:val="24"/>
          <w:szCs w:val="24"/>
        </w:rPr>
        <w:t xml:space="preserve"> </w:t>
      </w:r>
      <w:proofErr w:type="spellStart"/>
      <w:r w:rsidR="002D6652" w:rsidRPr="00842E95">
        <w:rPr>
          <w:rFonts w:ascii="Times New Roman" w:hAnsi="Times New Roman"/>
          <w:sz w:val="24"/>
          <w:szCs w:val="24"/>
        </w:rPr>
        <w:t>hợp</w:t>
      </w:r>
      <w:proofErr w:type="spellEnd"/>
      <w:r w:rsidR="002D6652" w:rsidRPr="00842E95">
        <w:rPr>
          <w:rFonts w:ascii="Times New Roman" w:hAnsi="Times New Roman"/>
          <w:sz w:val="24"/>
          <w:szCs w:val="24"/>
        </w:rPr>
        <w:t xml:space="preserve"> </w:t>
      </w:r>
      <w:proofErr w:type="spellStart"/>
      <w:r w:rsidR="002D6652" w:rsidRPr="00842E95">
        <w:rPr>
          <w:rFonts w:ascii="Times New Roman" w:hAnsi="Times New Roman"/>
          <w:sz w:val="24"/>
          <w:szCs w:val="24"/>
        </w:rPr>
        <w:t>đặc</w:t>
      </w:r>
      <w:proofErr w:type="spellEnd"/>
      <w:r w:rsidR="002D6652" w:rsidRPr="00842E95">
        <w:rPr>
          <w:rFonts w:ascii="Times New Roman" w:hAnsi="Times New Roman"/>
          <w:sz w:val="24"/>
          <w:szCs w:val="24"/>
        </w:rPr>
        <w:t xml:space="preserve"> </w:t>
      </w:r>
      <w:proofErr w:type="spellStart"/>
      <w:r w:rsidR="002D6652" w:rsidRPr="00842E95">
        <w:rPr>
          <w:rFonts w:ascii="Times New Roman" w:hAnsi="Times New Roman"/>
          <w:sz w:val="24"/>
          <w:szCs w:val="24"/>
        </w:rPr>
        <w:t>trưng</w:t>
      </w:r>
      <w:proofErr w:type="spellEnd"/>
      <w:r w:rsidR="002D6652" w:rsidRPr="00842E95">
        <w:rPr>
          <w:rFonts w:ascii="Times New Roman" w:hAnsi="Times New Roman"/>
          <w:sz w:val="24"/>
          <w:szCs w:val="24"/>
        </w:rPr>
        <w:t xml:space="preserve"> ≥ V ≥ 0.</w:t>
      </w:r>
    </w:p>
    <w:p w14:paraId="7F90558A" w14:textId="1D92EC52" w:rsidR="00B84FB2" w:rsidRPr="00842E95" w:rsidRDefault="00B84FB2" w:rsidP="005807A8">
      <w:pPr>
        <w:pStyle w:val="ListParagraph"/>
        <w:numPr>
          <w:ilvl w:val="0"/>
          <w:numId w:val="35"/>
        </w:numPr>
        <w:spacing w:after="0" w:line="360" w:lineRule="auto"/>
        <w:rPr>
          <w:rFonts w:ascii="Times New Roman" w:hAnsi="Times New Roman"/>
          <w:sz w:val="24"/>
          <w:szCs w:val="24"/>
        </w:rPr>
      </w:pPr>
      <w:proofErr w:type="spellStart"/>
      <w:r w:rsidRPr="00842E95">
        <w:rPr>
          <w:rFonts w:ascii="Times New Roman" w:hAnsi="Times New Roman"/>
          <w:sz w:val="24"/>
          <w:szCs w:val="24"/>
        </w:rPr>
        <w:t>Mỗi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trị</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số</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trong</w:t>
      </w:r>
      <w:proofErr w:type="spellEnd"/>
      <w:r w:rsidRPr="00842E95">
        <w:rPr>
          <w:rFonts w:ascii="Times New Roman" w:hAnsi="Times New Roman"/>
          <w:sz w:val="24"/>
          <w:szCs w:val="24"/>
        </w:rPr>
        <w:t xml:space="preserve"> gen </w:t>
      </w:r>
      <w:proofErr w:type="spellStart"/>
      <w:r w:rsidRPr="00842E95">
        <w:rPr>
          <w:rFonts w:ascii="Times New Roman" w:hAnsi="Times New Roman"/>
          <w:sz w:val="24"/>
          <w:szCs w:val="24"/>
        </w:rPr>
        <w:t>chỉ</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số</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nhiễm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sắc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đại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diện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cho</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một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đặc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w:t>
      </w:r>
      <w:r w:rsidRPr="00842E95">
        <w:rPr>
          <w:rFonts w:ascii="Times New Roman" w:hAnsi="Times New Roman" w:hint="eastAsia"/>
          <w:sz w:val="24"/>
          <w:szCs w:val="24"/>
        </w:rPr>
        <w:t>ư</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từ</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dữ</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liệu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gốc</w:t>
      </w:r>
      <w:proofErr w:type="spellEnd"/>
      <w:r w:rsidRPr="00842E95">
        <w:rPr>
          <w:rFonts w:ascii="Times New Roman" w:hAnsi="Times New Roman"/>
          <w:sz w:val="24"/>
          <w:szCs w:val="24"/>
        </w:rPr>
        <w:t>.</w:t>
      </w:r>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Ví</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dụ</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nếu</w:t>
      </w:r>
      <w:proofErr w:type="spellEnd"/>
      <w:r w:rsidR="0010126E" w:rsidRPr="00842E95">
        <w:rPr>
          <w:rFonts w:ascii="Times New Roman" w:hAnsi="Times New Roman"/>
          <w:sz w:val="24"/>
          <w:szCs w:val="24"/>
        </w:rPr>
        <w:t xml:space="preserve"> gen </w:t>
      </w:r>
      <w:proofErr w:type="spellStart"/>
      <w:r w:rsidR="0010126E" w:rsidRPr="00842E95">
        <w:rPr>
          <w:rFonts w:ascii="Times New Roman" w:hAnsi="Times New Roman"/>
          <w:sz w:val="24"/>
          <w:szCs w:val="24"/>
        </w:rPr>
        <w:t>tại</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chỉ</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số</w:t>
      </w:r>
      <w:proofErr w:type="spellEnd"/>
      <w:r w:rsidR="0010126E" w:rsidRPr="00842E95">
        <w:rPr>
          <w:rFonts w:ascii="Times New Roman" w:hAnsi="Times New Roman"/>
          <w:sz w:val="24"/>
          <w:szCs w:val="24"/>
        </w:rPr>
        <w:t xml:space="preserve"> 0 </w:t>
      </w:r>
      <w:proofErr w:type="spellStart"/>
      <w:r w:rsidR="0010126E" w:rsidRPr="00842E95">
        <w:rPr>
          <w:rFonts w:ascii="Times New Roman" w:hAnsi="Times New Roman"/>
          <w:sz w:val="24"/>
          <w:szCs w:val="24"/>
        </w:rPr>
        <w:t>có</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giá</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trị</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là</w:t>
      </w:r>
      <w:proofErr w:type="spellEnd"/>
      <w:r w:rsidR="0010126E" w:rsidRPr="00842E95">
        <w:rPr>
          <w:rFonts w:ascii="Times New Roman" w:hAnsi="Times New Roman"/>
          <w:sz w:val="24"/>
          <w:szCs w:val="24"/>
        </w:rPr>
        <w:t xml:space="preserve"> 8, </w:t>
      </w:r>
      <w:proofErr w:type="spellStart"/>
      <w:r w:rsidR="0010126E" w:rsidRPr="00842E95">
        <w:rPr>
          <w:rFonts w:ascii="Times New Roman" w:hAnsi="Times New Roman"/>
          <w:sz w:val="24"/>
          <w:szCs w:val="24"/>
        </w:rPr>
        <w:t>nó</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đại</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diện</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cho</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đặc</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tr</w:t>
      </w:r>
      <w:r w:rsidR="0010126E" w:rsidRPr="00842E95">
        <w:rPr>
          <w:rFonts w:ascii="Times New Roman" w:hAnsi="Times New Roman" w:hint="eastAsia"/>
          <w:sz w:val="24"/>
          <w:szCs w:val="24"/>
        </w:rPr>
        <w:t>ư</w:t>
      </w:r>
      <w:r w:rsidR="0010126E" w:rsidRPr="00842E95">
        <w:rPr>
          <w:rFonts w:ascii="Times New Roman" w:hAnsi="Times New Roman"/>
          <w:sz w:val="24"/>
          <w:szCs w:val="24"/>
        </w:rPr>
        <w:t>ng</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thứ</w:t>
      </w:r>
      <w:proofErr w:type="spellEnd"/>
      <w:r w:rsidR="0010126E" w:rsidRPr="00842E95">
        <w:rPr>
          <w:rFonts w:ascii="Times New Roman" w:hAnsi="Times New Roman"/>
          <w:sz w:val="24"/>
          <w:szCs w:val="24"/>
        </w:rPr>
        <w:t xml:space="preserve"> 8 </w:t>
      </w:r>
      <w:proofErr w:type="spellStart"/>
      <w:r w:rsidR="0010126E" w:rsidRPr="00842E95">
        <w:rPr>
          <w:rFonts w:ascii="Times New Roman" w:hAnsi="Times New Roman"/>
          <w:sz w:val="24"/>
          <w:szCs w:val="24"/>
        </w:rPr>
        <w:t>từ</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dữ</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liệu</w:t>
      </w:r>
      <w:proofErr w:type="spellEnd"/>
      <w:r w:rsidR="0010126E" w:rsidRPr="00842E95">
        <w:rPr>
          <w:rFonts w:ascii="Times New Roman" w:hAnsi="Times New Roman"/>
          <w:sz w:val="24"/>
          <w:szCs w:val="24"/>
        </w:rPr>
        <w:t xml:space="preserve"> </w:t>
      </w:r>
      <w:proofErr w:type="spellStart"/>
      <w:r w:rsidR="0010126E" w:rsidRPr="00842E95">
        <w:rPr>
          <w:rFonts w:ascii="Times New Roman" w:hAnsi="Times New Roman"/>
          <w:sz w:val="24"/>
          <w:szCs w:val="24"/>
        </w:rPr>
        <w:t>gốc</w:t>
      </w:r>
      <w:proofErr w:type="spellEnd"/>
      <w:r w:rsidR="0010126E" w:rsidRPr="00842E95">
        <w:rPr>
          <w:rFonts w:ascii="Times New Roman" w:hAnsi="Times New Roman"/>
          <w:sz w:val="24"/>
          <w:szCs w:val="24"/>
        </w:rPr>
        <w:t>.</w:t>
      </w:r>
    </w:p>
    <w:p w14:paraId="19BED6A9" w14:textId="6CC29FF8" w:rsidR="00B84FB2" w:rsidRPr="00842E95" w:rsidRDefault="00B84FB2" w:rsidP="005807A8">
      <w:pPr>
        <w:pStyle w:val="ListParagraph"/>
        <w:numPr>
          <w:ilvl w:val="0"/>
          <w:numId w:val="35"/>
        </w:numPr>
        <w:spacing w:after="0" w:line="360" w:lineRule="auto"/>
        <w:rPr>
          <w:rFonts w:ascii="Times New Roman" w:hAnsi="Times New Roman"/>
          <w:sz w:val="24"/>
          <w:szCs w:val="24"/>
        </w:rPr>
      </w:pPr>
      <w:proofErr w:type="spellStart"/>
      <w:r w:rsidRPr="00842E95">
        <w:rPr>
          <w:rFonts w:ascii="Times New Roman" w:hAnsi="Times New Roman"/>
          <w:sz w:val="24"/>
          <w:szCs w:val="24"/>
        </w:rPr>
        <w:t>Mỗi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nhiễm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sắc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chứa</w:t>
      </w:r>
      <w:proofErr w:type="spellEnd"/>
      <w:r w:rsidRPr="00842E95">
        <w:rPr>
          <w:rFonts w:ascii="Times New Roman" w:hAnsi="Times New Roman"/>
          <w:sz w:val="24"/>
          <w:szCs w:val="24"/>
        </w:rPr>
        <w:t xml:space="preserve"> 10 </w:t>
      </w:r>
      <w:proofErr w:type="spellStart"/>
      <w:r w:rsidRPr="00842E95">
        <w:rPr>
          <w:rFonts w:ascii="Times New Roman" w:hAnsi="Times New Roman"/>
          <w:sz w:val="24"/>
          <w:szCs w:val="24"/>
        </w:rPr>
        <w:t>đặc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w:t>
      </w:r>
      <w:r w:rsidRPr="00842E95">
        <w:rPr>
          <w:rFonts w:ascii="Times New Roman" w:hAnsi="Times New Roman" w:hint="eastAsia"/>
          <w:sz w:val="24"/>
          <w:szCs w:val="24"/>
        </w:rPr>
        <w:t>ư</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từ</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tập</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hợp</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đặc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w:t>
      </w:r>
      <w:r w:rsidRPr="00842E95">
        <w:rPr>
          <w:rFonts w:ascii="Times New Roman" w:hAnsi="Times New Roman" w:hint="eastAsia"/>
          <w:sz w:val="24"/>
          <w:szCs w:val="24"/>
        </w:rPr>
        <w:t>ư</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tạo</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thành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một</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tập</w:t>
      </w:r>
      <w:proofErr w:type="spellEnd"/>
      <w:r w:rsidRPr="00842E95">
        <w:rPr>
          <w:rFonts w:ascii="Times New Roman" w:hAnsi="Times New Roman"/>
          <w:sz w:val="24"/>
          <w:szCs w:val="24"/>
        </w:rPr>
        <w:t xml:space="preserve"> con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tối</w:t>
      </w:r>
      <w:proofErr w:type="spellEnd"/>
      <w:r w:rsidRPr="00842E95">
        <w:rPr>
          <w:rFonts w:ascii="Times New Roman" w:hAnsi="Times New Roman"/>
          <w:sz w:val="24"/>
          <w:szCs w:val="24"/>
        </w:rPr>
        <w:t xml:space="preserve"> </w:t>
      </w:r>
      <w:proofErr w:type="spellStart"/>
      <w:r w:rsidRPr="00842E95">
        <w:rPr>
          <w:rFonts w:ascii="Times New Roman" w:hAnsi="Times New Roman" w:hint="eastAsia"/>
          <w:sz w:val="24"/>
          <w:szCs w:val="24"/>
        </w:rPr>
        <w:t>ư</w:t>
      </w:r>
      <w:r w:rsidRPr="00842E95">
        <w:rPr>
          <w:rFonts w:ascii="Times New Roman" w:hAnsi="Times New Roman"/>
          <w:sz w:val="24"/>
          <w:szCs w:val="24"/>
        </w:rPr>
        <w:t>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hóa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sau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này</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trở</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thành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giải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pháp</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tối</w:t>
      </w:r>
      <w:proofErr w:type="spellEnd"/>
      <w:r w:rsidRPr="00842E95">
        <w:rPr>
          <w:rFonts w:ascii="Times New Roman" w:hAnsi="Times New Roman"/>
          <w:sz w:val="24"/>
          <w:szCs w:val="24"/>
        </w:rPr>
        <w:t xml:space="preserve"> </w:t>
      </w:r>
      <w:proofErr w:type="spellStart"/>
      <w:r w:rsidRPr="00842E95">
        <w:rPr>
          <w:rFonts w:ascii="Times New Roman" w:hAnsi="Times New Roman" w:hint="eastAsia"/>
          <w:sz w:val="24"/>
          <w:szCs w:val="24"/>
        </w:rPr>
        <w:t>ư</w:t>
      </w:r>
      <w:r w:rsidRPr="00842E95">
        <w:rPr>
          <w:rFonts w:ascii="Times New Roman" w:hAnsi="Times New Roman"/>
          <w:sz w:val="24"/>
          <w:szCs w:val="24"/>
        </w:rPr>
        <w:t>u</w:t>
      </w:r>
      <w:proofErr w:type="spellEnd"/>
      <w:r w:rsidRPr="00842E95">
        <w:rPr>
          <w:rFonts w:ascii="Times New Roman" w:hAnsi="Times New Roman"/>
          <w:sz w:val="24"/>
          <w:szCs w:val="24"/>
        </w:rPr>
        <w:t>.</w:t>
      </w:r>
    </w:p>
    <w:p w14:paraId="5F38A4DD" w14:textId="1ED85D60" w:rsidR="00D45C5D" w:rsidRDefault="0033610E" w:rsidP="00194FDD">
      <w:pPr>
        <w:spacing w:after="0" w:line="360" w:lineRule="auto"/>
        <w:jc w:val="center"/>
        <w:rPr>
          <w:rFonts w:ascii="Times New Roman" w:hAnsi="Times New Roman"/>
          <w:sz w:val="24"/>
          <w:szCs w:val="24"/>
        </w:rPr>
      </w:pPr>
      <w:r>
        <w:rPr>
          <w:noProof/>
        </w:rPr>
        <w:drawing>
          <wp:inline distT="0" distB="0" distL="0" distR="0" wp14:anchorId="6D82F501" wp14:editId="677E2318">
            <wp:extent cx="6498002" cy="1368000"/>
            <wp:effectExtent l="0" t="0" r="0" b="3810"/>
            <wp:docPr id="108319289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2895" name="Picture 1" descr="A diagram of a structure&#10;&#10;Description automatically generated"/>
                    <pic:cNvPicPr/>
                  </pic:nvPicPr>
                  <pic:blipFill rotWithShape="1">
                    <a:blip r:embed="rId19"/>
                    <a:srcRect r="-728" b="14680"/>
                    <a:stretch/>
                  </pic:blipFill>
                  <pic:spPr bwMode="auto">
                    <a:xfrm>
                      <a:off x="0" y="0"/>
                      <a:ext cx="6508781" cy="1370269"/>
                    </a:xfrm>
                    <a:prstGeom prst="rect">
                      <a:avLst/>
                    </a:prstGeom>
                    <a:ln>
                      <a:noFill/>
                    </a:ln>
                    <a:extLst>
                      <a:ext uri="{53640926-AAD7-44D8-BBD7-CCE9431645EC}">
                        <a14:shadowObscured xmlns:a14="http://schemas.microsoft.com/office/drawing/2010/main"/>
                      </a:ext>
                    </a:extLst>
                  </pic:spPr>
                </pic:pic>
              </a:graphicData>
            </a:graphic>
          </wp:inline>
        </w:drawing>
      </w:r>
    </w:p>
    <w:p w14:paraId="4BF1C304" w14:textId="5093326F" w:rsidR="001B2E3A" w:rsidRDefault="001B2E3A" w:rsidP="00194FDD">
      <w:pPr>
        <w:spacing w:after="0" w:line="360" w:lineRule="auto"/>
        <w:jc w:val="center"/>
        <w:rPr>
          <w:rFonts w:ascii="Times New Roman" w:hAnsi="Times New Roman"/>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w:t>
      </w:r>
      <w:r w:rsidR="007D650D">
        <w:rPr>
          <w:rFonts w:ascii="Times New Roman" w:hAnsi="Times New Roman"/>
          <w:i/>
          <w:iCs/>
          <w:sz w:val="24"/>
          <w:szCs w:val="24"/>
        </w:rPr>
        <w:t>4</w:t>
      </w:r>
      <w:r>
        <w:rPr>
          <w:rFonts w:ascii="Times New Roman" w:hAnsi="Times New Roman"/>
          <w:i/>
          <w:iCs/>
          <w:sz w:val="24"/>
          <w:szCs w:val="24"/>
        </w:rPr>
        <w:t xml:space="preserve">. </w:t>
      </w:r>
      <w:proofErr w:type="spellStart"/>
      <w:r>
        <w:rPr>
          <w:rFonts w:ascii="Times New Roman" w:hAnsi="Times New Roman"/>
          <w:i/>
          <w:iCs/>
          <w:sz w:val="24"/>
          <w:szCs w:val="24"/>
        </w:rPr>
        <w:t>Cấu</w:t>
      </w:r>
      <w:proofErr w:type="spellEnd"/>
      <w:r>
        <w:rPr>
          <w:rFonts w:ascii="Times New Roman" w:hAnsi="Times New Roman"/>
          <w:i/>
          <w:iCs/>
          <w:sz w:val="24"/>
          <w:szCs w:val="24"/>
        </w:rPr>
        <w:t xml:space="preserve"> </w:t>
      </w:r>
      <w:proofErr w:type="spellStart"/>
      <w:r>
        <w:rPr>
          <w:rFonts w:ascii="Times New Roman" w:hAnsi="Times New Roman"/>
          <w:i/>
          <w:iCs/>
          <w:sz w:val="24"/>
          <w:szCs w:val="24"/>
        </w:rPr>
        <w:t>trúc</w:t>
      </w:r>
      <w:proofErr w:type="spellEnd"/>
      <w:r>
        <w:rPr>
          <w:rFonts w:ascii="Times New Roman" w:hAnsi="Times New Roman"/>
          <w:i/>
          <w:iCs/>
          <w:sz w:val="24"/>
          <w:szCs w:val="24"/>
        </w:rPr>
        <w:t xml:space="preserve"> gen</w:t>
      </w:r>
    </w:p>
    <w:p w14:paraId="5A1B496D" w14:textId="77777777" w:rsidR="001B2E3A" w:rsidRPr="001B2E3A" w:rsidRDefault="001B2E3A" w:rsidP="00194FDD">
      <w:pPr>
        <w:spacing w:after="0" w:line="360" w:lineRule="auto"/>
        <w:rPr>
          <w:rFonts w:ascii="Times New Roman" w:hAnsi="Times New Roman"/>
          <w:sz w:val="24"/>
          <w:szCs w:val="24"/>
        </w:rPr>
      </w:pPr>
    </w:p>
    <w:p w14:paraId="585DEEAD" w14:textId="083050E1" w:rsidR="00D45C5D" w:rsidRPr="00E73327" w:rsidRDefault="00842E95" w:rsidP="005807A8">
      <w:pPr>
        <w:pStyle w:val="ListParagraph"/>
        <w:numPr>
          <w:ilvl w:val="1"/>
          <w:numId w:val="33"/>
        </w:numPr>
        <w:spacing w:after="0" w:line="360" w:lineRule="auto"/>
        <w:rPr>
          <w:rFonts w:ascii="Times New Roman" w:hAnsi="Times New Roman"/>
          <w:b/>
          <w:bCs/>
          <w:sz w:val="28"/>
          <w:szCs w:val="28"/>
        </w:rPr>
      </w:pPr>
      <w:r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Hàm</w:t>
      </w:r>
      <w:proofErr w:type="spellEnd"/>
      <w:r w:rsidR="008C0881" w:rsidRPr="00E73327">
        <w:rPr>
          <w:rFonts w:ascii="Times New Roman" w:hAnsi="Times New Roman"/>
          <w:b/>
          <w:bCs/>
          <w:sz w:val="28"/>
          <w:szCs w:val="28"/>
        </w:rPr>
        <w:t xml:space="preserve"> </w:t>
      </w:r>
      <w:proofErr w:type="spellStart"/>
      <w:r w:rsidR="00B070AE" w:rsidRPr="00E73327">
        <w:rPr>
          <w:rFonts w:ascii="Times New Roman" w:hAnsi="Times New Roman"/>
          <w:b/>
          <w:bCs/>
          <w:sz w:val="28"/>
          <w:szCs w:val="28"/>
        </w:rPr>
        <w:t>thích</w:t>
      </w:r>
      <w:proofErr w:type="spellEnd"/>
      <w:r w:rsidR="00B070AE" w:rsidRPr="00E73327">
        <w:rPr>
          <w:rFonts w:ascii="Times New Roman" w:hAnsi="Times New Roman"/>
          <w:b/>
          <w:bCs/>
          <w:sz w:val="28"/>
          <w:szCs w:val="28"/>
        </w:rPr>
        <w:t xml:space="preserve"> </w:t>
      </w:r>
      <w:proofErr w:type="spellStart"/>
      <w:r w:rsidR="00B070AE" w:rsidRPr="00E73327">
        <w:rPr>
          <w:rFonts w:ascii="Times New Roman" w:hAnsi="Times New Roman"/>
          <w:b/>
          <w:bCs/>
          <w:sz w:val="28"/>
          <w:szCs w:val="28"/>
        </w:rPr>
        <w:t>nghi</w:t>
      </w:r>
      <w:proofErr w:type="spellEnd"/>
      <w:r w:rsidR="00BB7C56" w:rsidRPr="00E73327">
        <w:rPr>
          <w:rFonts w:ascii="Times New Roman" w:hAnsi="Times New Roman"/>
          <w:b/>
          <w:bCs/>
          <w:sz w:val="28"/>
          <w:szCs w:val="28"/>
        </w:rPr>
        <w:t xml:space="preserve"> </w:t>
      </w:r>
      <w:r w:rsidR="008C0881" w:rsidRPr="00E73327">
        <w:rPr>
          <w:rFonts w:ascii="Times New Roman" w:hAnsi="Times New Roman"/>
          <w:b/>
          <w:bCs/>
          <w:sz w:val="28"/>
          <w:szCs w:val="28"/>
        </w:rPr>
        <w:t>(Fitness Function)</w:t>
      </w:r>
    </w:p>
    <w:p w14:paraId="3D8FF937" w14:textId="0BF6D2D5" w:rsidR="005F19AC" w:rsidRPr="004133F4" w:rsidRDefault="006C7F73" w:rsidP="005807A8">
      <w:pPr>
        <w:pStyle w:val="ListParagraph"/>
        <w:numPr>
          <w:ilvl w:val="0"/>
          <w:numId w:val="36"/>
        </w:numPr>
        <w:spacing w:after="0" w:line="360" w:lineRule="auto"/>
        <w:rPr>
          <w:rFonts w:ascii="Times New Roman" w:hAnsi="Times New Roman"/>
          <w:sz w:val="24"/>
          <w:szCs w:val="24"/>
          <w:u w:val="single"/>
        </w:rPr>
      </w:pPr>
      <w:proofErr w:type="spellStart"/>
      <w:r w:rsidRPr="004133F4">
        <w:rPr>
          <w:rFonts w:ascii="Times New Roman" w:hAnsi="Times New Roman"/>
          <w:sz w:val="24"/>
          <w:szCs w:val="24"/>
          <w:u w:val="single"/>
        </w:rPr>
        <w:t>Mô</w:t>
      </w:r>
      <w:proofErr w:type="spellEnd"/>
      <w:r w:rsidRPr="004133F4">
        <w:rPr>
          <w:rFonts w:ascii="Times New Roman" w:hAnsi="Times New Roman"/>
          <w:sz w:val="24"/>
          <w:szCs w:val="24"/>
          <w:u w:val="single"/>
        </w:rPr>
        <w:t xml:space="preserve"> </w:t>
      </w:r>
      <w:proofErr w:type="spellStart"/>
      <w:r w:rsidRPr="004133F4">
        <w:rPr>
          <w:rFonts w:ascii="Times New Roman" w:hAnsi="Times New Roman"/>
          <w:sz w:val="24"/>
          <w:szCs w:val="24"/>
          <w:u w:val="single"/>
        </w:rPr>
        <w:t>tả</w:t>
      </w:r>
      <w:proofErr w:type="spellEnd"/>
      <w:r w:rsidRPr="004133F4">
        <w:rPr>
          <w:rFonts w:ascii="Times New Roman" w:hAnsi="Times New Roman"/>
          <w:sz w:val="24"/>
          <w:szCs w:val="24"/>
          <w:u w:val="single"/>
        </w:rPr>
        <w:t xml:space="preserve">: </w:t>
      </w:r>
    </w:p>
    <w:p w14:paraId="44A7E7E8" w14:textId="5C0B6E36" w:rsidR="005F19AC" w:rsidRPr="00842E95" w:rsidRDefault="005F19AC" w:rsidP="005807A8">
      <w:pPr>
        <w:pStyle w:val="ListParagraph"/>
        <w:numPr>
          <w:ilvl w:val="0"/>
          <w:numId w:val="38"/>
        </w:numPr>
        <w:spacing w:after="0" w:line="360" w:lineRule="auto"/>
        <w:rPr>
          <w:rFonts w:ascii="Times New Roman" w:hAnsi="Times New Roman"/>
          <w:sz w:val="24"/>
          <w:szCs w:val="24"/>
        </w:rPr>
      </w:pPr>
      <w:proofErr w:type="spellStart"/>
      <w:r w:rsidRPr="00842E95">
        <w:rPr>
          <w:rFonts w:ascii="Times New Roman" w:hAnsi="Times New Roman"/>
          <w:sz w:val="24"/>
          <w:szCs w:val="24"/>
        </w:rPr>
        <w:t>Hàm</w:t>
      </w:r>
      <w:proofErr w:type="spellEnd"/>
      <w:r w:rsidRPr="00842E95">
        <w:rPr>
          <w:rFonts w:ascii="Times New Roman" w:hAnsi="Times New Roman"/>
          <w:sz w:val="24"/>
          <w:szCs w:val="24"/>
        </w:rPr>
        <w:t xml:space="preserve"> Fitness </w:t>
      </w:r>
      <w:proofErr w:type="spellStart"/>
      <w:r w:rsidRPr="00842E95">
        <w:rPr>
          <w:rFonts w:ascii="Times New Roman" w:hAnsi="Times New Roman"/>
          <w:sz w:val="24"/>
          <w:szCs w:val="24"/>
        </w:rPr>
        <w:t>dựa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trên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tính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toán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mối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giữa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đặc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w:t>
      </w:r>
      <w:r w:rsidRPr="00842E95">
        <w:rPr>
          <w:rFonts w:ascii="Times New Roman" w:hAnsi="Times New Roman" w:hint="eastAsia"/>
          <w:sz w:val="24"/>
          <w:szCs w:val="24"/>
        </w:rPr>
        <w:t>ư</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đã</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chọn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mà</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không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cần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nhãn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lớp</w:t>
      </w:r>
      <w:proofErr w:type="spellEnd"/>
      <w:r w:rsidRPr="00842E95">
        <w:rPr>
          <w:rFonts w:ascii="Times New Roman" w:hAnsi="Times New Roman"/>
          <w:sz w:val="24"/>
          <w:szCs w:val="24"/>
        </w:rPr>
        <w:t>.</w:t>
      </w:r>
    </w:p>
    <w:p w14:paraId="6DF85B2B" w14:textId="77777777" w:rsidR="005F19AC" w:rsidRPr="00842E95" w:rsidRDefault="005F19AC" w:rsidP="005807A8">
      <w:pPr>
        <w:pStyle w:val="ListParagraph"/>
        <w:numPr>
          <w:ilvl w:val="0"/>
          <w:numId w:val="38"/>
        </w:numPr>
        <w:spacing w:after="0" w:line="360" w:lineRule="auto"/>
        <w:rPr>
          <w:rFonts w:ascii="Times New Roman" w:hAnsi="Times New Roman"/>
          <w:sz w:val="24"/>
          <w:szCs w:val="24"/>
        </w:rPr>
      </w:pPr>
      <w:proofErr w:type="spellStart"/>
      <w:r w:rsidRPr="00842E95">
        <w:rPr>
          <w:rFonts w:ascii="Times New Roman" w:hAnsi="Times New Roman"/>
          <w:sz w:val="24"/>
          <w:szCs w:val="24"/>
        </w:rPr>
        <w:t>Mục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tiêu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hàm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là</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tìm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ra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đặc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w:t>
      </w:r>
      <w:r w:rsidRPr="00842E95">
        <w:rPr>
          <w:rFonts w:ascii="Times New Roman" w:hAnsi="Times New Roman" w:hint="eastAsia"/>
          <w:sz w:val="24"/>
          <w:szCs w:val="24"/>
        </w:rPr>
        <w:t>ư</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có</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độ</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đồng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thấp</w:t>
      </w:r>
      <w:proofErr w:type="spellEnd"/>
      <w:r w:rsidRPr="00842E95">
        <w:rPr>
          <w:rFonts w:ascii="Times New Roman" w:hAnsi="Times New Roman"/>
          <w:sz w:val="24"/>
          <w:szCs w:val="24"/>
        </w:rPr>
        <w:t>.</w:t>
      </w:r>
    </w:p>
    <w:p w14:paraId="459CB075" w14:textId="35F3CF40" w:rsidR="008C0881" w:rsidRPr="004133F4" w:rsidRDefault="00E6373D" w:rsidP="005807A8">
      <w:pPr>
        <w:pStyle w:val="ListParagraph"/>
        <w:numPr>
          <w:ilvl w:val="0"/>
          <w:numId w:val="36"/>
        </w:numPr>
        <w:spacing w:after="0" w:line="360" w:lineRule="auto"/>
        <w:rPr>
          <w:rFonts w:ascii="Times New Roman" w:hAnsi="Times New Roman"/>
          <w:sz w:val="24"/>
          <w:szCs w:val="24"/>
          <w:u w:val="single"/>
        </w:rPr>
      </w:pPr>
      <w:r w:rsidRPr="004133F4">
        <w:rPr>
          <w:rFonts w:ascii="Times New Roman" w:hAnsi="Times New Roman"/>
          <w:sz w:val="24"/>
          <w:szCs w:val="24"/>
          <w:u w:val="single"/>
        </w:rPr>
        <w:t xml:space="preserve">Quy </w:t>
      </w:r>
      <w:proofErr w:type="spellStart"/>
      <w:r w:rsidRPr="004133F4">
        <w:rPr>
          <w:rFonts w:ascii="Times New Roman" w:hAnsi="Times New Roman"/>
          <w:sz w:val="24"/>
          <w:szCs w:val="24"/>
          <w:u w:val="single"/>
        </w:rPr>
        <w:t>trình</w:t>
      </w:r>
      <w:proofErr w:type="spellEnd"/>
      <w:r w:rsidR="008C0881" w:rsidRPr="004133F4">
        <w:rPr>
          <w:rFonts w:ascii="Times New Roman" w:hAnsi="Times New Roman"/>
          <w:sz w:val="24"/>
          <w:szCs w:val="24"/>
          <w:u w:val="single"/>
        </w:rPr>
        <w:t>:</w:t>
      </w:r>
    </w:p>
    <w:p w14:paraId="690F4D5E" w14:textId="77777777" w:rsidR="0031174A" w:rsidRPr="00842E95" w:rsidRDefault="008C0881" w:rsidP="005807A8">
      <w:pPr>
        <w:pStyle w:val="ListParagraph"/>
        <w:numPr>
          <w:ilvl w:val="0"/>
          <w:numId w:val="37"/>
        </w:numPr>
        <w:spacing w:after="0" w:line="360" w:lineRule="auto"/>
        <w:rPr>
          <w:rFonts w:ascii="Times New Roman" w:hAnsi="Times New Roman"/>
          <w:sz w:val="24"/>
          <w:szCs w:val="24"/>
        </w:rPr>
      </w:pPr>
      <w:proofErr w:type="spellStart"/>
      <w:r w:rsidRPr="00842E95">
        <w:rPr>
          <w:rFonts w:ascii="Times New Roman" w:hAnsi="Times New Roman"/>
          <w:sz w:val="24"/>
          <w:szCs w:val="24"/>
        </w:rPr>
        <w:t>Tính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toán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sự</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giữa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đặc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w:t>
      </w:r>
      <w:r w:rsidRPr="00842E95">
        <w:rPr>
          <w:rFonts w:ascii="Times New Roman" w:hAnsi="Times New Roman" w:hint="eastAsia"/>
          <w:sz w:val="24"/>
          <w:szCs w:val="24"/>
        </w:rPr>
        <w:t>ư</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trong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mỗi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w:t>
      </w:r>
      <w:r w:rsidR="00C747D2" w:rsidRPr="00C747D2">
        <w:t xml:space="preserve"> </w:t>
      </w:r>
    </w:p>
    <w:p w14:paraId="57F002E0" w14:textId="38F9FA97" w:rsidR="00C747D2" w:rsidRPr="00842E95" w:rsidRDefault="00C747D2" w:rsidP="005807A8">
      <w:pPr>
        <w:pStyle w:val="ListParagraph"/>
        <w:numPr>
          <w:ilvl w:val="0"/>
          <w:numId w:val="37"/>
        </w:numPr>
        <w:spacing w:after="0" w:line="360" w:lineRule="auto"/>
        <w:rPr>
          <w:rFonts w:ascii="Times New Roman" w:hAnsi="Times New Roman"/>
          <w:sz w:val="24"/>
          <w:szCs w:val="24"/>
        </w:rPr>
      </w:pPr>
      <w:proofErr w:type="spellStart"/>
      <w:r w:rsidRPr="00842E95">
        <w:rPr>
          <w:rFonts w:ascii="Times New Roman" w:hAnsi="Times New Roman"/>
          <w:sz w:val="24"/>
          <w:szCs w:val="24"/>
        </w:rPr>
        <w:t>Hàm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tính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trung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bình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mối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sau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khi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tính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toán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mối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giữa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đặc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w:t>
      </w:r>
      <w:r w:rsidRPr="00842E95">
        <w:rPr>
          <w:rFonts w:ascii="Times New Roman" w:hAnsi="Times New Roman" w:hint="eastAsia"/>
          <w:sz w:val="24"/>
          <w:szCs w:val="24"/>
        </w:rPr>
        <w:t>ư</w:t>
      </w:r>
      <w:r w:rsidRPr="00842E95">
        <w:rPr>
          <w:rFonts w:ascii="Times New Roman" w:hAnsi="Times New Roman"/>
          <w:sz w:val="24"/>
          <w:szCs w:val="24"/>
        </w:rPr>
        <w:t>ng</w:t>
      </w:r>
      <w:proofErr w:type="spellEnd"/>
      <w:r w:rsidRPr="00842E95">
        <w:rPr>
          <w:rFonts w:ascii="Times New Roman" w:hAnsi="Times New Roman"/>
          <w:sz w:val="24"/>
          <w:szCs w:val="24"/>
        </w:rPr>
        <w:t>.</w:t>
      </w:r>
    </w:p>
    <w:p w14:paraId="1EB7BDE1" w14:textId="77777777" w:rsidR="00333347" w:rsidRPr="00842E95" w:rsidRDefault="00333347" w:rsidP="005807A8">
      <w:pPr>
        <w:pStyle w:val="ListParagraph"/>
        <w:numPr>
          <w:ilvl w:val="0"/>
          <w:numId w:val="37"/>
        </w:numPr>
        <w:spacing w:after="0" w:line="360" w:lineRule="auto"/>
        <w:rPr>
          <w:rFonts w:ascii="Times New Roman" w:hAnsi="Times New Roman"/>
          <w:sz w:val="24"/>
          <w:szCs w:val="24"/>
        </w:rPr>
      </w:pPr>
      <w:r w:rsidRPr="00842E95">
        <w:rPr>
          <w:rFonts w:ascii="Times New Roman" w:hAnsi="Times New Roman"/>
          <w:sz w:val="24"/>
          <w:szCs w:val="24"/>
        </w:rPr>
        <w:t xml:space="preserve">Sau </w:t>
      </w:r>
      <w:proofErr w:type="spellStart"/>
      <w:r w:rsidRPr="00842E95">
        <w:rPr>
          <w:rFonts w:ascii="Times New Roman" w:hAnsi="Times New Roman"/>
          <w:sz w:val="24"/>
          <w:szCs w:val="24"/>
        </w:rPr>
        <w:t>khi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có</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trị</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trung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bình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tối</w:t>
      </w:r>
      <w:proofErr w:type="spellEnd"/>
      <w:r w:rsidRPr="00842E95">
        <w:rPr>
          <w:rFonts w:ascii="Times New Roman" w:hAnsi="Times New Roman"/>
          <w:sz w:val="24"/>
          <w:szCs w:val="24"/>
        </w:rPr>
        <w:t xml:space="preserve"> </w:t>
      </w:r>
      <w:proofErr w:type="spellStart"/>
      <w:r w:rsidRPr="00842E95">
        <w:rPr>
          <w:rFonts w:ascii="Times New Roman" w:hAnsi="Times New Roman" w:hint="eastAsia"/>
          <w:sz w:val="24"/>
          <w:szCs w:val="24"/>
        </w:rPr>
        <w:t>ư</w:t>
      </w:r>
      <w:r w:rsidRPr="00842E95">
        <w:rPr>
          <w:rFonts w:ascii="Times New Roman" w:hAnsi="Times New Roman"/>
          <w:sz w:val="24"/>
          <w:szCs w:val="24"/>
        </w:rPr>
        <w:t>u</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hóa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thực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hiện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tăng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cả</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trị</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độ</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chính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xác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và</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trung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bình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qua </w:t>
      </w:r>
      <w:proofErr w:type="spellStart"/>
      <w:r w:rsidRPr="00842E95">
        <w:rPr>
          <w:rFonts w:ascii="Times New Roman" w:hAnsi="Times New Roman"/>
          <w:sz w:val="24"/>
          <w:szCs w:val="24"/>
        </w:rPr>
        <w:t>các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thế</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hệ</w:t>
      </w:r>
      <w:proofErr w:type="spellEnd"/>
      <w:r w:rsidRPr="00842E95">
        <w:rPr>
          <w:rFonts w:ascii="Times New Roman" w:hAnsi="Times New Roman"/>
          <w:sz w:val="24"/>
          <w:szCs w:val="24"/>
        </w:rPr>
        <w:t xml:space="preserve"> GA. </w:t>
      </w:r>
    </w:p>
    <w:p w14:paraId="3FB0300F" w14:textId="63DD511C" w:rsidR="00BC5136" w:rsidRPr="00842E95" w:rsidRDefault="00BC5136" w:rsidP="005807A8">
      <w:pPr>
        <w:pStyle w:val="ListParagraph"/>
        <w:numPr>
          <w:ilvl w:val="0"/>
          <w:numId w:val="37"/>
        </w:numPr>
        <w:spacing w:after="0" w:line="360" w:lineRule="auto"/>
        <w:rPr>
          <w:rFonts w:ascii="Times New Roman" w:hAnsi="Times New Roman"/>
          <w:sz w:val="24"/>
          <w:szCs w:val="24"/>
        </w:rPr>
      </w:pPr>
      <w:proofErr w:type="spellStart"/>
      <w:r w:rsidRPr="00842E95">
        <w:rPr>
          <w:rFonts w:ascii="Times New Roman" w:hAnsi="Times New Roman"/>
          <w:sz w:val="24"/>
          <w:szCs w:val="24"/>
        </w:rPr>
        <w:t>Biến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đổi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trị</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trung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bình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thành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trị</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trung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bình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không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đảm</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bảo</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tính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dạng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và</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mối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thấp</w:t>
      </w:r>
      <w:proofErr w:type="spellEnd"/>
      <w:r w:rsidR="001362D7" w:rsidRPr="00842E95">
        <w:rPr>
          <w:rFonts w:ascii="Times New Roman" w:hAnsi="Times New Roman"/>
          <w:sz w:val="24"/>
          <w:szCs w:val="24"/>
        </w:rPr>
        <w:t>.</w:t>
      </w:r>
    </w:p>
    <w:p w14:paraId="319C7904" w14:textId="3665AA02" w:rsidR="0080787B" w:rsidRPr="00842E95" w:rsidRDefault="00232B10" w:rsidP="005807A8">
      <w:pPr>
        <w:pStyle w:val="ListParagraph"/>
        <w:numPr>
          <w:ilvl w:val="0"/>
          <w:numId w:val="37"/>
        </w:numPr>
        <w:spacing w:after="0" w:line="360" w:lineRule="auto"/>
        <w:rPr>
          <w:rFonts w:ascii="Times New Roman" w:hAnsi="Times New Roman"/>
          <w:sz w:val="24"/>
          <w:szCs w:val="24"/>
        </w:rPr>
      </w:pPr>
      <w:r w:rsidRPr="00842E95">
        <w:rPr>
          <w:rFonts w:ascii="Times New Roman" w:hAnsi="Times New Roman"/>
          <w:sz w:val="24"/>
          <w:szCs w:val="24"/>
        </w:rPr>
        <w:t xml:space="preserve">Các </w:t>
      </w:r>
      <w:proofErr w:type="spellStart"/>
      <w:r w:rsidRPr="00842E95">
        <w:rPr>
          <w:rFonts w:ascii="Times New Roman" w:hAnsi="Times New Roman"/>
          <w:sz w:val="24"/>
          <w:szCs w:val="24"/>
        </w:rPr>
        <w:t>giá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trị</w:t>
      </w:r>
      <w:proofErr w:type="spellEnd"/>
      <w:r w:rsidRPr="00842E95">
        <w:rPr>
          <w:rFonts w:ascii="Times New Roman" w:hAnsi="Times New Roman"/>
          <w:sz w:val="24"/>
          <w:szCs w:val="24"/>
        </w:rPr>
        <w:t xml:space="preserve"> fitness </w:t>
      </w:r>
      <w:proofErr w:type="spellStart"/>
      <w:r w:rsidRPr="00842E95">
        <w:rPr>
          <w:rFonts w:ascii="Times New Roman" w:hAnsi="Times New Roman"/>
          <w:sz w:val="24"/>
          <w:szCs w:val="24"/>
        </w:rPr>
        <w:t>có</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tính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bằng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cách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sử</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dụng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giá</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trị</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trung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bình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mối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w:t>
      </w:r>
      <w:r w:rsidRPr="00842E95">
        <w:rPr>
          <w:rFonts w:ascii="Times New Roman" w:hAnsi="Times New Roman" w:hint="eastAsia"/>
          <w:sz w:val="24"/>
          <w:szCs w:val="24"/>
        </w:rPr>
        <w:t>ươ</w:t>
      </w:r>
      <w:r w:rsidRPr="00842E95">
        <w:rPr>
          <w:rFonts w:ascii="Times New Roman" w:hAnsi="Times New Roman"/>
          <w:sz w:val="24"/>
          <w:szCs w:val="24"/>
        </w:rPr>
        <w:t>ng</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quan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đã</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w:t>
      </w:r>
      <w:r w:rsidRPr="00842E95">
        <w:rPr>
          <w:rFonts w:ascii="Times New Roman" w:hAnsi="Times New Roman" w:hint="eastAsia"/>
          <w:sz w:val="24"/>
          <w:szCs w:val="24"/>
        </w:rPr>
        <w:t>ư</w:t>
      </w:r>
      <w:r w:rsidRPr="00842E95">
        <w:rPr>
          <w:rFonts w:ascii="Times New Roman" w:hAnsi="Times New Roman"/>
          <w:sz w:val="24"/>
          <w:szCs w:val="24"/>
        </w:rPr>
        <w:t>ợc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biến</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đổi</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và</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độ</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chính</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xác</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của</w:t>
      </w:r>
      <w:proofErr w:type="spellEnd"/>
      <w:r w:rsidRPr="00842E95">
        <w:rPr>
          <w:rFonts w:ascii="Times New Roman" w:hAnsi="Times New Roman"/>
          <w:sz w:val="24"/>
          <w:szCs w:val="24"/>
        </w:rPr>
        <w:t xml:space="preserve"> chromosome </w:t>
      </w:r>
      <w:proofErr w:type="spellStart"/>
      <w:r w:rsidRPr="00842E95">
        <w:rPr>
          <w:rFonts w:ascii="Times New Roman" w:hAnsi="Times New Roman"/>
          <w:sz w:val="24"/>
          <w:szCs w:val="24"/>
        </w:rPr>
        <w:t>cụ</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thể</w:t>
      </w:r>
      <w:proofErr w:type="spellEnd"/>
      <w:r w:rsidRPr="00842E95">
        <w:rPr>
          <w:rFonts w:ascii="Times New Roman" w:hAnsi="Times New Roman"/>
          <w:sz w:val="24"/>
          <w:szCs w:val="24"/>
        </w:rPr>
        <w:t xml:space="preserve"> </w:t>
      </w:r>
      <w:proofErr w:type="spellStart"/>
      <w:r w:rsidRPr="00842E95">
        <w:rPr>
          <w:rFonts w:ascii="Times New Roman" w:hAnsi="Times New Roman"/>
          <w:sz w:val="24"/>
          <w:szCs w:val="24"/>
        </w:rPr>
        <w:t>đó</w:t>
      </w:r>
      <w:proofErr w:type="spellEnd"/>
      <w:r w:rsidRPr="00842E95">
        <w:rPr>
          <w:rFonts w:ascii="Times New Roman" w:hAnsi="Times New Roman"/>
          <w:sz w:val="24"/>
          <w:szCs w:val="24"/>
        </w:rPr>
        <w:t>.</w:t>
      </w:r>
    </w:p>
    <w:p w14:paraId="7591E270" w14:textId="1AFBF986" w:rsidR="007401C5" w:rsidRDefault="009528B3" w:rsidP="005807A8">
      <w:pPr>
        <w:pStyle w:val="ListParagraph"/>
        <w:numPr>
          <w:ilvl w:val="0"/>
          <w:numId w:val="37"/>
        </w:numPr>
        <w:spacing w:after="0" w:line="360" w:lineRule="auto"/>
        <w:rPr>
          <w:rFonts w:ascii="Times New Roman" w:hAnsi="Times New Roman"/>
          <w:sz w:val="24"/>
          <w:szCs w:val="24"/>
        </w:rPr>
      </w:pPr>
      <w:r>
        <w:rPr>
          <w:rFonts w:ascii="Times New Roman" w:hAnsi="Times New Roman"/>
          <w:sz w:val="24"/>
          <w:szCs w:val="24"/>
        </w:rPr>
        <w:t xml:space="preserve">Công </w:t>
      </w:r>
      <w:proofErr w:type="spellStart"/>
      <w:r>
        <w:rPr>
          <w:rFonts w:ascii="Times New Roman" w:hAnsi="Times New Roman"/>
          <w:sz w:val="24"/>
          <w:szCs w:val="24"/>
        </w:rPr>
        <w:t>thức</w:t>
      </w:r>
      <w:proofErr w:type="spellEnd"/>
      <w:r>
        <w:rPr>
          <w:rFonts w:ascii="Times New Roman" w:hAnsi="Times New Roman"/>
          <w:sz w:val="24"/>
          <w:szCs w:val="24"/>
        </w:rPr>
        <w:t xml:space="preserve"> </w:t>
      </w:r>
      <w:proofErr w:type="spellStart"/>
      <w:r>
        <w:rPr>
          <w:rFonts w:ascii="Times New Roman" w:hAnsi="Times New Roman"/>
          <w:sz w:val="24"/>
          <w:szCs w:val="24"/>
        </w:rPr>
        <w:t>của</w:t>
      </w:r>
      <w:proofErr w:type="spellEnd"/>
      <w:r>
        <w:rPr>
          <w:rFonts w:ascii="Times New Roman" w:hAnsi="Times New Roman"/>
          <w:sz w:val="24"/>
          <w:szCs w:val="24"/>
        </w:rPr>
        <w:t xml:space="preserve"> </w:t>
      </w:r>
      <w:proofErr w:type="spellStart"/>
      <w:r>
        <w:rPr>
          <w:rFonts w:ascii="Times New Roman" w:hAnsi="Times New Roman"/>
          <w:sz w:val="24"/>
          <w:szCs w:val="24"/>
        </w:rPr>
        <w:t>hàm</w:t>
      </w:r>
      <w:proofErr w:type="spellEnd"/>
      <w:r>
        <w:rPr>
          <w:rFonts w:ascii="Times New Roman" w:hAnsi="Times New Roman"/>
          <w:sz w:val="24"/>
          <w:szCs w:val="24"/>
        </w:rPr>
        <w:t xml:space="preserve"> fitness </w:t>
      </w:r>
      <w:proofErr w:type="spellStart"/>
      <w:r>
        <w:rPr>
          <w:rFonts w:ascii="Times New Roman" w:hAnsi="Times New Roman"/>
          <w:sz w:val="24"/>
          <w:szCs w:val="24"/>
        </w:rPr>
        <w:t>được</w:t>
      </w:r>
      <w:proofErr w:type="spellEnd"/>
      <w:r>
        <w:rPr>
          <w:rFonts w:ascii="Times New Roman" w:hAnsi="Times New Roman"/>
          <w:sz w:val="24"/>
          <w:szCs w:val="24"/>
        </w:rPr>
        <w:t xml:space="preserve"> </w:t>
      </w:r>
      <w:proofErr w:type="spellStart"/>
      <w:r>
        <w:rPr>
          <w:rFonts w:ascii="Times New Roman" w:hAnsi="Times New Roman"/>
          <w:sz w:val="24"/>
          <w:szCs w:val="24"/>
        </w:rPr>
        <w:t>nói</w:t>
      </w:r>
      <w:proofErr w:type="spellEnd"/>
      <w:r>
        <w:rPr>
          <w:rFonts w:ascii="Times New Roman" w:hAnsi="Times New Roman"/>
          <w:sz w:val="24"/>
          <w:szCs w:val="24"/>
        </w:rPr>
        <w:t xml:space="preserve"> </w:t>
      </w:r>
      <w:proofErr w:type="spellStart"/>
      <w:r>
        <w:rPr>
          <w:rFonts w:ascii="Times New Roman" w:hAnsi="Times New Roman"/>
          <w:sz w:val="24"/>
          <w:szCs w:val="24"/>
        </w:rPr>
        <w:t>đến</w:t>
      </w:r>
      <w:proofErr w:type="spellEnd"/>
      <w:r>
        <w:rPr>
          <w:rFonts w:ascii="Times New Roman" w:hAnsi="Times New Roman"/>
          <w:sz w:val="24"/>
          <w:szCs w:val="24"/>
        </w:rPr>
        <w:t xml:space="preserve"> chi </w:t>
      </w:r>
      <w:proofErr w:type="spellStart"/>
      <w:r>
        <w:rPr>
          <w:rFonts w:ascii="Times New Roman" w:hAnsi="Times New Roman"/>
          <w:sz w:val="24"/>
          <w:szCs w:val="24"/>
        </w:rPr>
        <w:t>tiết</w:t>
      </w:r>
      <w:proofErr w:type="spellEnd"/>
      <w:r>
        <w:rPr>
          <w:rFonts w:ascii="Times New Roman" w:hAnsi="Times New Roman"/>
          <w:sz w:val="24"/>
          <w:szCs w:val="24"/>
        </w:rPr>
        <w:t xml:space="preserve"> </w:t>
      </w:r>
      <w:proofErr w:type="spellStart"/>
      <w:r>
        <w:rPr>
          <w:rFonts w:ascii="Times New Roman" w:hAnsi="Times New Roman"/>
          <w:sz w:val="24"/>
          <w:szCs w:val="24"/>
        </w:rPr>
        <w:t>trong</w:t>
      </w:r>
      <w:proofErr w:type="spellEnd"/>
      <w:r>
        <w:rPr>
          <w:rFonts w:ascii="Times New Roman" w:hAnsi="Times New Roman"/>
          <w:sz w:val="24"/>
          <w:szCs w:val="24"/>
        </w:rPr>
        <w:t xml:space="preserve"> </w:t>
      </w:r>
      <w:proofErr w:type="spellStart"/>
      <w:r>
        <w:rPr>
          <w:rFonts w:ascii="Times New Roman" w:hAnsi="Times New Roman"/>
          <w:sz w:val="24"/>
          <w:szCs w:val="24"/>
        </w:rPr>
        <w:t>chương</w:t>
      </w:r>
      <w:proofErr w:type="spellEnd"/>
      <w:r>
        <w:rPr>
          <w:rFonts w:ascii="Times New Roman" w:hAnsi="Times New Roman"/>
          <w:sz w:val="24"/>
          <w:szCs w:val="24"/>
        </w:rPr>
        <w:t xml:space="preserve"> 2, </w:t>
      </w:r>
      <w:proofErr w:type="spellStart"/>
      <w:r>
        <w:rPr>
          <w:rFonts w:ascii="Times New Roman" w:hAnsi="Times New Roman"/>
          <w:sz w:val="24"/>
          <w:szCs w:val="24"/>
        </w:rPr>
        <w:t>mục</w:t>
      </w:r>
      <w:proofErr w:type="spellEnd"/>
      <w:r>
        <w:rPr>
          <w:rFonts w:ascii="Times New Roman" w:hAnsi="Times New Roman"/>
          <w:sz w:val="24"/>
          <w:szCs w:val="24"/>
        </w:rPr>
        <w:t xml:space="preserve"> I, </w:t>
      </w:r>
      <w:proofErr w:type="spellStart"/>
      <w:r>
        <w:rPr>
          <w:rFonts w:ascii="Times New Roman" w:hAnsi="Times New Roman"/>
          <w:sz w:val="24"/>
          <w:szCs w:val="24"/>
        </w:rPr>
        <w:t>mục</w:t>
      </w:r>
      <w:proofErr w:type="spellEnd"/>
      <w:r>
        <w:rPr>
          <w:rFonts w:ascii="Times New Roman" w:hAnsi="Times New Roman"/>
          <w:sz w:val="24"/>
          <w:szCs w:val="24"/>
        </w:rPr>
        <w:t xml:space="preserve"> 4.</w:t>
      </w:r>
    </w:p>
    <w:p w14:paraId="52CF8843" w14:textId="77777777" w:rsidR="009528B3" w:rsidRPr="009528B3" w:rsidRDefault="009528B3" w:rsidP="00194FDD">
      <w:pPr>
        <w:pStyle w:val="ListParagraph"/>
        <w:spacing w:after="0" w:line="360" w:lineRule="auto"/>
        <w:rPr>
          <w:rFonts w:ascii="Times New Roman" w:hAnsi="Times New Roman"/>
          <w:sz w:val="24"/>
          <w:szCs w:val="24"/>
        </w:rPr>
      </w:pPr>
    </w:p>
    <w:p w14:paraId="4EE149C8" w14:textId="52493080" w:rsidR="008C0881" w:rsidRPr="00E73327" w:rsidRDefault="00E82400" w:rsidP="005807A8">
      <w:pPr>
        <w:pStyle w:val="ListParagraph"/>
        <w:numPr>
          <w:ilvl w:val="1"/>
          <w:numId w:val="33"/>
        </w:numPr>
        <w:spacing w:after="0" w:line="360" w:lineRule="auto"/>
        <w:rPr>
          <w:rFonts w:ascii="Times New Roman" w:hAnsi="Times New Roman"/>
          <w:b/>
          <w:bCs/>
          <w:sz w:val="28"/>
          <w:szCs w:val="28"/>
        </w:rPr>
      </w:pPr>
      <w:r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Chiến</w:t>
      </w:r>
      <w:proofErr w:type="spellEnd"/>
      <w:r w:rsidR="008C0881"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l</w:t>
      </w:r>
      <w:r w:rsidR="008C0881" w:rsidRPr="00E73327">
        <w:rPr>
          <w:rFonts w:ascii="Times New Roman" w:hAnsi="Times New Roman" w:hint="eastAsia"/>
          <w:b/>
          <w:bCs/>
          <w:sz w:val="28"/>
          <w:szCs w:val="28"/>
        </w:rPr>
        <w:t>ư</w:t>
      </w:r>
      <w:r w:rsidR="008C0881" w:rsidRPr="00E73327">
        <w:rPr>
          <w:rFonts w:ascii="Times New Roman" w:hAnsi="Times New Roman"/>
          <w:b/>
          <w:bCs/>
          <w:sz w:val="28"/>
          <w:szCs w:val="28"/>
        </w:rPr>
        <w:t>ợc</w:t>
      </w:r>
      <w:proofErr w:type="spellEnd"/>
      <w:r w:rsidR="008C0881"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Chọn</w:t>
      </w:r>
      <w:proofErr w:type="spellEnd"/>
      <w:r w:rsidR="008C0881"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lọc</w:t>
      </w:r>
      <w:proofErr w:type="spellEnd"/>
      <w:r w:rsidR="008C0881" w:rsidRPr="00E73327">
        <w:rPr>
          <w:rFonts w:ascii="Times New Roman" w:hAnsi="Times New Roman"/>
          <w:b/>
          <w:bCs/>
          <w:sz w:val="28"/>
          <w:szCs w:val="28"/>
        </w:rPr>
        <w:t xml:space="preserve"> (Selection Strategy)</w:t>
      </w:r>
    </w:p>
    <w:p w14:paraId="58F8F567" w14:textId="06B31DA8" w:rsidR="0044730D" w:rsidRPr="0000376E" w:rsidRDefault="008C0881" w:rsidP="005807A8">
      <w:pPr>
        <w:pStyle w:val="ListParagraph"/>
        <w:numPr>
          <w:ilvl w:val="0"/>
          <w:numId w:val="39"/>
        </w:numPr>
        <w:spacing w:after="0" w:line="360" w:lineRule="auto"/>
        <w:rPr>
          <w:rFonts w:ascii="Times New Roman" w:hAnsi="Times New Roman"/>
          <w:sz w:val="24"/>
          <w:szCs w:val="24"/>
          <w:u w:val="single"/>
        </w:rPr>
      </w:pPr>
      <w:proofErr w:type="spellStart"/>
      <w:r w:rsidRPr="0000376E">
        <w:rPr>
          <w:rFonts w:ascii="Times New Roman" w:hAnsi="Times New Roman"/>
          <w:sz w:val="24"/>
          <w:szCs w:val="24"/>
          <w:u w:val="single"/>
        </w:rPr>
        <w:t>Mô</w:t>
      </w:r>
      <w:proofErr w:type="spellEnd"/>
      <w:r w:rsidRPr="0000376E">
        <w:rPr>
          <w:rFonts w:ascii="Times New Roman" w:hAnsi="Times New Roman"/>
          <w:sz w:val="24"/>
          <w:szCs w:val="24"/>
          <w:u w:val="single"/>
        </w:rPr>
        <w:t xml:space="preserve"> </w:t>
      </w:r>
      <w:proofErr w:type="spellStart"/>
      <w:r w:rsidRPr="0000376E">
        <w:rPr>
          <w:rFonts w:ascii="Times New Roman" w:hAnsi="Times New Roman"/>
          <w:sz w:val="24"/>
          <w:szCs w:val="24"/>
          <w:u w:val="single"/>
        </w:rPr>
        <w:t>tả</w:t>
      </w:r>
      <w:proofErr w:type="spellEnd"/>
      <w:r w:rsidRPr="0000376E">
        <w:rPr>
          <w:rFonts w:ascii="Times New Roman" w:hAnsi="Times New Roman"/>
          <w:sz w:val="24"/>
          <w:szCs w:val="24"/>
          <w:u w:val="single"/>
        </w:rPr>
        <w:t xml:space="preserve">: </w:t>
      </w:r>
    </w:p>
    <w:p w14:paraId="2C82F7EE" w14:textId="3ACDEED7" w:rsidR="0044730D" w:rsidRPr="00E82400" w:rsidRDefault="0044730D" w:rsidP="005807A8">
      <w:pPr>
        <w:pStyle w:val="ListParagraph"/>
        <w:numPr>
          <w:ilvl w:val="0"/>
          <w:numId w:val="40"/>
        </w:numPr>
        <w:spacing w:after="0" w:line="360" w:lineRule="auto"/>
        <w:rPr>
          <w:rFonts w:ascii="Times New Roman" w:hAnsi="Times New Roman"/>
          <w:sz w:val="24"/>
          <w:szCs w:val="24"/>
        </w:rPr>
      </w:pPr>
      <w:proofErr w:type="spellStart"/>
      <w:r w:rsidRPr="00E82400">
        <w:rPr>
          <w:rFonts w:ascii="Times New Roman" w:hAnsi="Times New Roman"/>
          <w:sz w:val="24"/>
          <w:szCs w:val="24"/>
        </w:rPr>
        <w:t>Sử</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dụng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ph</w:t>
      </w:r>
      <w:r w:rsidRPr="00E82400">
        <w:rPr>
          <w:rFonts w:ascii="Times New Roman" w:hAnsi="Times New Roman" w:hint="eastAsia"/>
          <w:sz w:val="24"/>
          <w:szCs w:val="24"/>
        </w:rPr>
        <w:t>ươ</w:t>
      </w:r>
      <w:r w:rsidRPr="00E82400">
        <w:rPr>
          <w:rFonts w:ascii="Times New Roman" w:hAnsi="Times New Roman"/>
          <w:sz w:val="24"/>
          <w:szCs w:val="24"/>
        </w:rPr>
        <w:t>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pháp</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lựa</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chọn</w:t>
      </w:r>
      <w:proofErr w:type="spellEnd"/>
      <w:r w:rsidRPr="00E82400">
        <w:rPr>
          <w:rFonts w:ascii="Times New Roman" w:hAnsi="Times New Roman"/>
          <w:sz w:val="24"/>
          <w:szCs w:val="24"/>
        </w:rPr>
        <w:t xml:space="preserve"> </w:t>
      </w:r>
      <w:r w:rsidR="00395C19" w:rsidRPr="00E82400">
        <w:rPr>
          <w:rFonts w:ascii="Times New Roman" w:hAnsi="Times New Roman"/>
          <w:sz w:val="24"/>
          <w:szCs w:val="24"/>
        </w:rPr>
        <w:t xml:space="preserve">bánh </w:t>
      </w:r>
      <w:proofErr w:type="spellStart"/>
      <w:r w:rsidR="00395C19" w:rsidRPr="00E82400">
        <w:rPr>
          <w:rFonts w:ascii="Times New Roman" w:hAnsi="Times New Roman"/>
          <w:sz w:val="24"/>
          <w:szCs w:val="24"/>
        </w:rPr>
        <w:t>xe</w:t>
      </w:r>
      <w:proofErr w:type="spellEnd"/>
      <w:r w:rsidR="00395C19" w:rsidRPr="00E82400">
        <w:rPr>
          <w:rFonts w:ascii="Times New Roman" w:hAnsi="Times New Roman"/>
          <w:sz w:val="24"/>
          <w:szCs w:val="24"/>
        </w:rPr>
        <w:t xml:space="preserve"> </w:t>
      </w:r>
      <w:r w:rsidRPr="00E82400">
        <w:rPr>
          <w:rFonts w:ascii="Times New Roman" w:hAnsi="Times New Roman"/>
          <w:sz w:val="24"/>
          <w:szCs w:val="24"/>
        </w:rPr>
        <w:t xml:space="preserve">roulette </w:t>
      </w:r>
      <w:proofErr w:type="spellStart"/>
      <w:r w:rsidRPr="00E82400">
        <w:rPr>
          <w:rFonts w:ascii="Times New Roman" w:hAnsi="Times New Roman"/>
          <w:sz w:val="24"/>
          <w:szCs w:val="24"/>
        </w:rPr>
        <w:t>để</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chọn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các</w:t>
      </w:r>
      <w:proofErr w:type="spellEnd"/>
      <w:r w:rsidRPr="00E82400">
        <w:rPr>
          <w:rFonts w:ascii="Times New Roman" w:hAnsi="Times New Roman"/>
          <w:sz w:val="24"/>
          <w:szCs w:val="24"/>
        </w:rPr>
        <w:t xml:space="preserve"> cha </w:t>
      </w:r>
      <w:proofErr w:type="spellStart"/>
      <w:r w:rsidRPr="00E82400">
        <w:rPr>
          <w:rFonts w:ascii="Times New Roman" w:hAnsi="Times New Roman"/>
          <w:sz w:val="24"/>
          <w:szCs w:val="24"/>
        </w:rPr>
        <w:t>mẹ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tạo</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ra</w:t>
      </w:r>
      <w:proofErr w:type="spellEnd"/>
      <w:r w:rsidRPr="00E82400">
        <w:rPr>
          <w:rFonts w:ascii="Times New Roman" w:hAnsi="Times New Roman"/>
          <w:sz w:val="24"/>
          <w:szCs w:val="24"/>
        </w:rPr>
        <w:t xml:space="preserve"> con </w:t>
      </w:r>
      <w:proofErr w:type="spellStart"/>
      <w:r w:rsidRPr="00E82400">
        <w:rPr>
          <w:rFonts w:ascii="Times New Roman" w:hAnsi="Times New Roman"/>
          <w:sz w:val="24"/>
          <w:szCs w:val="24"/>
        </w:rPr>
        <w:t>cái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cho</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thế</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hệ</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tiếp</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theo.</w:t>
      </w:r>
      <w:proofErr w:type="spellEnd"/>
    </w:p>
    <w:p w14:paraId="4FF70A3C" w14:textId="77777777" w:rsidR="00974E42" w:rsidRPr="00E82400" w:rsidRDefault="0044730D" w:rsidP="005807A8">
      <w:pPr>
        <w:pStyle w:val="ListParagraph"/>
        <w:numPr>
          <w:ilvl w:val="0"/>
          <w:numId w:val="40"/>
        </w:numPr>
        <w:spacing w:after="0" w:line="360" w:lineRule="auto"/>
        <w:rPr>
          <w:rFonts w:ascii="Times New Roman" w:hAnsi="Times New Roman"/>
          <w:sz w:val="24"/>
          <w:szCs w:val="24"/>
        </w:rPr>
      </w:pPr>
      <w:r w:rsidRPr="00E82400">
        <w:rPr>
          <w:rFonts w:ascii="Times New Roman" w:hAnsi="Times New Roman"/>
          <w:sz w:val="24"/>
          <w:szCs w:val="24"/>
        </w:rPr>
        <w:t>Ph</w:t>
      </w:r>
      <w:r w:rsidRPr="00E82400">
        <w:rPr>
          <w:rFonts w:ascii="Times New Roman" w:hAnsi="Times New Roman" w:hint="eastAsia"/>
          <w:sz w:val="24"/>
          <w:szCs w:val="24"/>
        </w:rPr>
        <w:t>ươ</w:t>
      </w:r>
      <w:r w:rsidRPr="00E82400">
        <w:rPr>
          <w:rFonts w:ascii="Times New Roman" w:hAnsi="Times New Roman"/>
          <w:sz w:val="24"/>
          <w:szCs w:val="24"/>
        </w:rPr>
        <w:t xml:space="preserve">ng </w:t>
      </w:r>
      <w:proofErr w:type="spellStart"/>
      <w:r w:rsidRPr="00E82400">
        <w:rPr>
          <w:rFonts w:ascii="Times New Roman" w:hAnsi="Times New Roman"/>
          <w:sz w:val="24"/>
          <w:szCs w:val="24"/>
        </w:rPr>
        <w:t>pháp</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này</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có</w:t>
      </w:r>
      <w:proofErr w:type="spellEnd"/>
      <w:r w:rsidRPr="00E82400">
        <w:rPr>
          <w:rFonts w:ascii="Times New Roman" w:hAnsi="Times New Roman"/>
          <w:sz w:val="24"/>
          <w:szCs w:val="24"/>
        </w:rPr>
        <w:t xml:space="preserve"> </w:t>
      </w:r>
      <w:proofErr w:type="spellStart"/>
      <w:r w:rsidRPr="00E82400">
        <w:rPr>
          <w:rFonts w:ascii="Times New Roman" w:hAnsi="Times New Roman" w:hint="eastAsia"/>
          <w:sz w:val="24"/>
          <w:szCs w:val="24"/>
        </w:rPr>
        <w:t>ư</w:t>
      </w:r>
      <w:r w:rsidRPr="00E82400">
        <w:rPr>
          <w:rFonts w:ascii="Times New Roman" w:hAnsi="Times New Roman"/>
          <w:sz w:val="24"/>
          <w:szCs w:val="24"/>
        </w:rPr>
        <w:t>u</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điểm</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là</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giảm</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thời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gian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thực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khi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w:t>
      </w:r>
      <w:r w:rsidRPr="00E82400">
        <w:rPr>
          <w:rFonts w:ascii="Times New Roman" w:hAnsi="Times New Roman" w:hint="eastAsia"/>
          <w:sz w:val="24"/>
          <w:szCs w:val="24"/>
        </w:rPr>
        <w:t>ư</w:t>
      </w:r>
      <w:r w:rsidRPr="00E82400">
        <w:rPr>
          <w:rFonts w:ascii="Times New Roman" w:hAnsi="Times New Roman"/>
          <w:sz w:val="24"/>
          <w:szCs w:val="24"/>
        </w:rPr>
        <w:t>ợc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triển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khai</w:t>
      </w:r>
      <w:proofErr w:type="spellEnd"/>
      <w:r w:rsidRPr="00E82400">
        <w:rPr>
          <w:rFonts w:ascii="Times New Roman" w:hAnsi="Times New Roman"/>
          <w:sz w:val="24"/>
          <w:szCs w:val="24"/>
        </w:rPr>
        <w:t xml:space="preserve"> song </w:t>
      </w:r>
      <w:proofErr w:type="spellStart"/>
      <w:r w:rsidRPr="00E82400">
        <w:rPr>
          <w:rFonts w:ascii="Times New Roman" w:hAnsi="Times New Roman"/>
          <w:sz w:val="24"/>
          <w:szCs w:val="24"/>
        </w:rPr>
        <w:t>song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và</w:t>
      </w:r>
      <w:proofErr w:type="spellEnd"/>
      <w:r w:rsidRPr="00E82400">
        <w:rPr>
          <w:rFonts w:ascii="Times New Roman" w:hAnsi="Times New Roman"/>
          <w:sz w:val="24"/>
          <w:szCs w:val="24"/>
        </w:rPr>
        <w:t xml:space="preserve"> </w:t>
      </w:r>
      <w:proofErr w:type="spellStart"/>
      <w:r w:rsidR="00687D49" w:rsidRPr="00E82400">
        <w:rPr>
          <w:rFonts w:ascii="Times New Roman" w:hAnsi="Times New Roman"/>
          <w:sz w:val="24"/>
          <w:szCs w:val="24"/>
        </w:rPr>
        <w:t>không</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đòi</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hỏi</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việc</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tỷ</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lệ</w:t>
      </w:r>
      <w:proofErr w:type="spellEnd"/>
      <w:r w:rsidR="00687D49" w:rsidRPr="00E82400">
        <w:rPr>
          <w:rFonts w:ascii="Times New Roman" w:hAnsi="Times New Roman"/>
          <w:sz w:val="24"/>
          <w:szCs w:val="24"/>
        </w:rPr>
        <w:t>/</w:t>
      </w:r>
      <w:proofErr w:type="spellStart"/>
      <w:r w:rsidR="00687D49" w:rsidRPr="00E82400">
        <w:rPr>
          <w:rFonts w:ascii="Times New Roman" w:hAnsi="Times New Roman"/>
          <w:sz w:val="24"/>
          <w:szCs w:val="24"/>
        </w:rPr>
        <w:t>chuẩn</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hóa</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nh</w:t>
      </w:r>
      <w:r w:rsidR="00687D49" w:rsidRPr="00E82400">
        <w:rPr>
          <w:rFonts w:ascii="Times New Roman" w:hAnsi="Times New Roman" w:hint="eastAsia"/>
          <w:sz w:val="24"/>
          <w:szCs w:val="24"/>
        </w:rPr>
        <w:t>ư</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các</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ph</w:t>
      </w:r>
      <w:r w:rsidR="00687D49" w:rsidRPr="00E82400">
        <w:rPr>
          <w:rFonts w:ascii="Times New Roman" w:hAnsi="Times New Roman" w:hint="eastAsia"/>
          <w:sz w:val="24"/>
          <w:szCs w:val="24"/>
        </w:rPr>
        <w:t>ươ</w:t>
      </w:r>
      <w:r w:rsidR="00687D49" w:rsidRPr="00E82400">
        <w:rPr>
          <w:rFonts w:ascii="Times New Roman" w:hAnsi="Times New Roman"/>
          <w:sz w:val="24"/>
          <w:szCs w:val="24"/>
        </w:rPr>
        <w:t>ng</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pháp</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lựa</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chọn</w:t>
      </w:r>
      <w:proofErr w:type="spellEnd"/>
      <w:r w:rsidR="00687D49" w:rsidRPr="00E82400">
        <w:rPr>
          <w:rFonts w:ascii="Times New Roman" w:hAnsi="Times New Roman"/>
          <w:sz w:val="24"/>
          <w:szCs w:val="24"/>
        </w:rPr>
        <w:t xml:space="preserve"> </w:t>
      </w:r>
      <w:proofErr w:type="spellStart"/>
      <w:r w:rsidR="00687D49" w:rsidRPr="00E82400">
        <w:rPr>
          <w:rFonts w:ascii="Times New Roman" w:hAnsi="Times New Roman"/>
          <w:sz w:val="24"/>
          <w:szCs w:val="24"/>
        </w:rPr>
        <w:t>khác</w:t>
      </w:r>
      <w:proofErr w:type="spellEnd"/>
    </w:p>
    <w:p w14:paraId="304AC4B8" w14:textId="417E141B" w:rsidR="00395C19" w:rsidRDefault="00395C19" w:rsidP="005807A8">
      <w:pPr>
        <w:pStyle w:val="ListParagraph"/>
        <w:numPr>
          <w:ilvl w:val="0"/>
          <w:numId w:val="39"/>
        </w:numPr>
        <w:spacing w:after="0" w:line="360" w:lineRule="auto"/>
        <w:rPr>
          <w:rFonts w:ascii="Times New Roman" w:hAnsi="Times New Roman"/>
          <w:sz w:val="24"/>
          <w:szCs w:val="24"/>
        </w:rPr>
      </w:pPr>
      <w:r w:rsidRPr="0000376E">
        <w:rPr>
          <w:rFonts w:ascii="Times New Roman" w:hAnsi="Times New Roman"/>
          <w:sz w:val="24"/>
          <w:szCs w:val="24"/>
          <w:u w:val="single"/>
        </w:rPr>
        <w:t>Ph</w:t>
      </w:r>
      <w:r w:rsidRPr="0000376E">
        <w:rPr>
          <w:rFonts w:ascii="Times New Roman" w:hAnsi="Times New Roman" w:hint="eastAsia"/>
          <w:sz w:val="24"/>
          <w:szCs w:val="24"/>
          <w:u w:val="single"/>
        </w:rPr>
        <w:t>ươ</w:t>
      </w:r>
      <w:r w:rsidRPr="0000376E">
        <w:rPr>
          <w:rFonts w:ascii="Times New Roman" w:hAnsi="Times New Roman"/>
          <w:sz w:val="24"/>
          <w:szCs w:val="24"/>
          <w:u w:val="single"/>
        </w:rPr>
        <w:t xml:space="preserve">ng </w:t>
      </w:r>
      <w:proofErr w:type="spellStart"/>
      <w:r w:rsidRPr="0000376E">
        <w:rPr>
          <w:rFonts w:ascii="Times New Roman" w:hAnsi="Times New Roman"/>
          <w:sz w:val="24"/>
          <w:szCs w:val="24"/>
          <w:u w:val="single"/>
        </w:rPr>
        <w:t>pháp</w:t>
      </w:r>
      <w:proofErr w:type="spellEnd"/>
      <w:r w:rsidRPr="0000376E">
        <w:rPr>
          <w:rFonts w:ascii="Times New Roman" w:hAnsi="Times New Roman"/>
          <w:sz w:val="24"/>
          <w:szCs w:val="24"/>
          <w:u w:val="single"/>
        </w:rPr>
        <w:t xml:space="preserve"> </w:t>
      </w:r>
      <w:proofErr w:type="spellStart"/>
      <w:r w:rsidRPr="0000376E">
        <w:rPr>
          <w:rFonts w:ascii="Times New Roman" w:hAnsi="Times New Roman"/>
          <w:sz w:val="24"/>
          <w:szCs w:val="24"/>
          <w:u w:val="single"/>
        </w:rPr>
        <w:t>lựa</w:t>
      </w:r>
      <w:proofErr w:type="spellEnd"/>
      <w:r w:rsidRPr="0000376E">
        <w:rPr>
          <w:rFonts w:ascii="Times New Roman" w:hAnsi="Times New Roman"/>
          <w:sz w:val="24"/>
          <w:szCs w:val="24"/>
          <w:u w:val="single"/>
        </w:rPr>
        <w:t xml:space="preserve"> </w:t>
      </w:r>
      <w:proofErr w:type="spellStart"/>
      <w:r w:rsidRPr="0000376E">
        <w:rPr>
          <w:rFonts w:ascii="Times New Roman" w:hAnsi="Times New Roman"/>
          <w:sz w:val="24"/>
          <w:szCs w:val="24"/>
          <w:u w:val="single"/>
        </w:rPr>
        <w:t>chọn</w:t>
      </w:r>
      <w:proofErr w:type="spellEnd"/>
      <w:r w:rsidRPr="0000376E">
        <w:rPr>
          <w:rFonts w:ascii="Times New Roman" w:hAnsi="Times New Roman"/>
          <w:sz w:val="24"/>
          <w:szCs w:val="24"/>
          <w:u w:val="single"/>
        </w:rPr>
        <w:t xml:space="preserve"> bánh </w:t>
      </w:r>
      <w:proofErr w:type="spellStart"/>
      <w:r w:rsidRPr="0000376E">
        <w:rPr>
          <w:rFonts w:ascii="Times New Roman" w:hAnsi="Times New Roman"/>
          <w:sz w:val="24"/>
          <w:szCs w:val="24"/>
          <w:u w:val="single"/>
        </w:rPr>
        <w:t>xe</w:t>
      </w:r>
      <w:proofErr w:type="spellEnd"/>
      <w:r w:rsidRPr="0000376E">
        <w:rPr>
          <w:rFonts w:ascii="Times New Roman" w:hAnsi="Times New Roman"/>
          <w:sz w:val="24"/>
          <w:szCs w:val="24"/>
          <w:u w:val="single"/>
        </w:rPr>
        <w:t xml:space="preserve"> roulette</w:t>
      </w:r>
      <w:r w:rsidR="00EA65D5" w:rsidRPr="0000376E">
        <w:rPr>
          <w:rFonts w:ascii="Times New Roman" w:hAnsi="Times New Roman"/>
          <w:sz w:val="24"/>
          <w:szCs w:val="24"/>
          <w:u w:val="single"/>
        </w:rPr>
        <w:t>:</w:t>
      </w:r>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Tìm</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kiếm</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tuyến</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tính</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đ</w:t>
      </w:r>
      <w:r w:rsidR="00EA65D5" w:rsidRPr="00E82400">
        <w:rPr>
          <w:rFonts w:ascii="Times New Roman" w:hAnsi="Times New Roman" w:hint="eastAsia"/>
          <w:sz w:val="24"/>
          <w:szCs w:val="24"/>
        </w:rPr>
        <w:t>ư</w:t>
      </w:r>
      <w:r w:rsidR="00EA65D5" w:rsidRPr="00E82400">
        <w:rPr>
          <w:rFonts w:ascii="Times New Roman" w:hAnsi="Times New Roman"/>
          <w:sz w:val="24"/>
          <w:szCs w:val="24"/>
        </w:rPr>
        <w:t>ợc</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sử</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dụng</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làm</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nguyên</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tắc</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trong</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lựa</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chọn</w:t>
      </w:r>
      <w:proofErr w:type="spellEnd"/>
      <w:r w:rsidR="00EA65D5" w:rsidRPr="00E82400">
        <w:rPr>
          <w:rFonts w:ascii="Times New Roman" w:hAnsi="Times New Roman"/>
          <w:sz w:val="24"/>
          <w:szCs w:val="24"/>
        </w:rPr>
        <w:t xml:space="preserve"> bánh </w:t>
      </w:r>
      <w:proofErr w:type="spellStart"/>
      <w:r w:rsidR="00EA65D5" w:rsidRPr="00E82400">
        <w:rPr>
          <w:rFonts w:ascii="Times New Roman" w:hAnsi="Times New Roman"/>
          <w:sz w:val="24"/>
          <w:szCs w:val="24"/>
        </w:rPr>
        <w:t>xe</w:t>
      </w:r>
      <w:proofErr w:type="spellEnd"/>
      <w:r w:rsidR="00EA65D5" w:rsidRPr="00E82400">
        <w:rPr>
          <w:rFonts w:ascii="Times New Roman" w:hAnsi="Times New Roman"/>
          <w:sz w:val="24"/>
          <w:szCs w:val="24"/>
        </w:rPr>
        <w:t xml:space="preserve"> roulette, </w:t>
      </w:r>
      <w:proofErr w:type="spellStart"/>
      <w:r w:rsidR="00EA65D5" w:rsidRPr="00E82400">
        <w:rPr>
          <w:rFonts w:ascii="Times New Roman" w:hAnsi="Times New Roman"/>
          <w:sz w:val="24"/>
          <w:szCs w:val="24"/>
        </w:rPr>
        <w:t>n</w:t>
      </w:r>
      <w:r w:rsidR="00EA65D5" w:rsidRPr="00E82400">
        <w:rPr>
          <w:rFonts w:ascii="Times New Roman" w:hAnsi="Times New Roman" w:hint="eastAsia"/>
          <w:sz w:val="24"/>
          <w:szCs w:val="24"/>
        </w:rPr>
        <w:t>ơ</w:t>
      </w:r>
      <w:r w:rsidR="00EA65D5" w:rsidRPr="00E82400">
        <w:rPr>
          <w:rFonts w:ascii="Times New Roman" w:hAnsi="Times New Roman"/>
          <w:sz w:val="24"/>
          <w:szCs w:val="24"/>
        </w:rPr>
        <w:t>i</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các</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khe</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của</w:t>
      </w:r>
      <w:proofErr w:type="spellEnd"/>
      <w:r w:rsidR="00EA65D5" w:rsidRPr="00E82400">
        <w:rPr>
          <w:rFonts w:ascii="Times New Roman" w:hAnsi="Times New Roman"/>
          <w:sz w:val="24"/>
          <w:szCs w:val="24"/>
        </w:rPr>
        <w:t xml:space="preserve"> bánh </w:t>
      </w:r>
      <w:proofErr w:type="spellStart"/>
      <w:r w:rsidR="00EA65D5" w:rsidRPr="00E82400">
        <w:rPr>
          <w:rFonts w:ascii="Times New Roman" w:hAnsi="Times New Roman"/>
          <w:sz w:val="24"/>
          <w:szCs w:val="24"/>
        </w:rPr>
        <w:t>xe</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đ</w:t>
      </w:r>
      <w:r w:rsidR="00EA65D5" w:rsidRPr="00E82400">
        <w:rPr>
          <w:rFonts w:ascii="Times New Roman" w:hAnsi="Times New Roman" w:hint="eastAsia"/>
          <w:sz w:val="24"/>
          <w:szCs w:val="24"/>
        </w:rPr>
        <w:t>ư</w:t>
      </w:r>
      <w:r w:rsidR="00EA65D5" w:rsidRPr="00E82400">
        <w:rPr>
          <w:rFonts w:ascii="Times New Roman" w:hAnsi="Times New Roman"/>
          <w:sz w:val="24"/>
          <w:szCs w:val="24"/>
        </w:rPr>
        <w:t>ợc</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đo</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lường</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bằng</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giá</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trị</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thích</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nghi</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của</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từng</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nhiễm</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sắc</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thể</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Nhiễm</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sắc</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thể</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có</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giá</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trị</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thích</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nghi</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cao</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h</w:t>
      </w:r>
      <w:r w:rsidR="00EA65D5" w:rsidRPr="00E82400">
        <w:rPr>
          <w:rFonts w:ascii="Times New Roman" w:hAnsi="Times New Roman" w:hint="eastAsia"/>
          <w:sz w:val="24"/>
          <w:szCs w:val="24"/>
        </w:rPr>
        <w:t>ơ</w:t>
      </w:r>
      <w:r w:rsidR="00EA65D5" w:rsidRPr="00E82400">
        <w:rPr>
          <w:rFonts w:ascii="Times New Roman" w:hAnsi="Times New Roman"/>
          <w:sz w:val="24"/>
          <w:szCs w:val="24"/>
        </w:rPr>
        <w:t>n</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sẽ</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chiếm</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nhiều</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diện</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tích</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h</w:t>
      </w:r>
      <w:r w:rsidR="00EA65D5" w:rsidRPr="00E82400">
        <w:rPr>
          <w:rFonts w:ascii="Times New Roman" w:hAnsi="Times New Roman" w:hint="eastAsia"/>
          <w:sz w:val="24"/>
          <w:szCs w:val="24"/>
        </w:rPr>
        <w:t>ơ</w:t>
      </w:r>
      <w:r w:rsidR="00EA65D5" w:rsidRPr="00E82400">
        <w:rPr>
          <w:rFonts w:ascii="Times New Roman" w:hAnsi="Times New Roman"/>
          <w:sz w:val="24"/>
          <w:szCs w:val="24"/>
        </w:rPr>
        <w:t>n</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trên</w:t>
      </w:r>
      <w:proofErr w:type="spellEnd"/>
      <w:r w:rsidR="00EA65D5" w:rsidRPr="00E82400">
        <w:rPr>
          <w:rFonts w:ascii="Times New Roman" w:hAnsi="Times New Roman"/>
          <w:sz w:val="24"/>
          <w:szCs w:val="24"/>
        </w:rPr>
        <w:t xml:space="preserve"> bánh </w:t>
      </w:r>
      <w:proofErr w:type="spellStart"/>
      <w:r w:rsidR="00EA65D5" w:rsidRPr="00E82400">
        <w:rPr>
          <w:rFonts w:ascii="Times New Roman" w:hAnsi="Times New Roman"/>
          <w:sz w:val="24"/>
          <w:szCs w:val="24"/>
        </w:rPr>
        <w:t>xe</w:t>
      </w:r>
      <w:proofErr w:type="spellEnd"/>
      <w:r w:rsidR="00EA65D5" w:rsidRPr="00E82400">
        <w:rPr>
          <w:rFonts w:ascii="Times New Roman" w:hAnsi="Times New Roman"/>
          <w:sz w:val="24"/>
          <w:szCs w:val="24"/>
        </w:rPr>
        <w:t xml:space="preserve"> roulette, do </w:t>
      </w:r>
      <w:proofErr w:type="spellStart"/>
      <w:r w:rsidR="00EA65D5" w:rsidRPr="00E82400">
        <w:rPr>
          <w:rFonts w:ascii="Times New Roman" w:hAnsi="Times New Roman"/>
          <w:sz w:val="24"/>
          <w:szCs w:val="24"/>
        </w:rPr>
        <w:t>đó</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có</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khả</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năng</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cao</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đ</w:t>
      </w:r>
      <w:r w:rsidR="00EA65D5" w:rsidRPr="00E82400">
        <w:rPr>
          <w:rFonts w:ascii="Times New Roman" w:hAnsi="Times New Roman" w:hint="eastAsia"/>
          <w:sz w:val="24"/>
          <w:szCs w:val="24"/>
        </w:rPr>
        <w:t>ư</w:t>
      </w:r>
      <w:r w:rsidR="00EA65D5" w:rsidRPr="00E82400">
        <w:rPr>
          <w:rFonts w:ascii="Times New Roman" w:hAnsi="Times New Roman"/>
          <w:sz w:val="24"/>
          <w:szCs w:val="24"/>
        </w:rPr>
        <w:t>ợc</w:t>
      </w:r>
      <w:proofErr w:type="spellEnd"/>
      <w:r w:rsidR="00EA65D5" w:rsidRPr="00E82400">
        <w:rPr>
          <w:rFonts w:ascii="Times New Roman" w:hAnsi="Times New Roman"/>
          <w:sz w:val="24"/>
          <w:szCs w:val="24"/>
        </w:rPr>
        <w:t xml:space="preserve"> </w:t>
      </w:r>
      <w:proofErr w:type="spellStart"/>
      <w:r w:rsidR="00EA65D5" w:rsidRPr="00E82400">
        <w:rPr>
          <w:rFonts w:ascii="Times New Roman" w:hAnsi="Times New Roman"/>
          <w:sz w:val="24"/>
          <w:szCs w:val="24"/>
        </w:rPr>
        <w:t>chọn</w:t>
      </w:r>
      <w:proofErr w:type="spellEnd"/>
      <w:r w:rsidR="00EA65D5" w:rsidRPr="00E82400">
        <w:rPr>
          <w:rFonts w:ascii="Times New Roman" w:hAnsi="Times New Roman"/>
          <w:sz w:val="24"/>
          <w:szCs w:val="24"/>
        </w:rPr>
        <w:t>.</w:t>
      </w:r>
    </w:p>
    <w:p w14:paraId="4BFC4107" w14:textId="4A59EE2D" w:rsidR="00ED4D06" w:rsidRPr="004E2C35" w:rsidRDefault="00FC737E" w:rsidP="004E2C35">
      <w:pPr>
        <w:spacing w:after="0" w:line="360" w:lineRule="auto"/>
        <w:ind w:left="360"/>
        <w:jc w:val="center"/>
        <w:rPr>
          <w:rFonts w:ascii="Times New Roman" w:hAnsi="Times New Roman"/>
          <w:sz w:val="24"/>
          <w:szCs w:val="24"/>
        </w:rPr>
      </w:pPr>
      <w:r w:rsidRPr="00FC737E">
        <w:rPr>
          <w:noProof/>
        </w:rPr>
        <w:drawing>
          <wp:inline distT="0" distB="0" distL="0" distR="0" wp14:anchorId="7713141A" wp14:editId="72CECDFF">
            <wp:extent cx="5607338" cy="2552831"/>
            <wp:effectExtent l="0" t="0" r="0" b="0"/>
            <wp:docPr id="681243376"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3376" name="Picture 1" descr="A pie chart with different colored circles&#10;&#10;Description automatically generated"/>
                    <pic:cNvPicPr/>
                  </pic:nvPicPr>
                  <pic:blipFill>
                    <a:blip r:embed="rId20"/>
                    <a:stretch>
                      <a:fillRect/>
                    </a:stretch>
                  </pic:blipFill>
                  <pic:spPr>
                    <a:xfrm>
                      <a:off x="0" y="0"/>
                      <a:ext cx="5607338" cy="2552831"/>
                    </a:xfrm>
                    <a:prstGeom prst="rect">
                      <a:avLst/>
                    </a:prstGeom>
                  </pic:spPr>
                </pic:pic>
              </a:graphicData>
            </a:graphic>
          </wp:inline>
        </w:drawing>
      </w:r>
    </w:p>
    <w:p w14:paraId="663569D2" w14:textId="0174807A" w:rsidR="004E2C35" w:rsidRPr="004E2C35" w:rsidRDefault="004E2C35" w:rsidP="004E2C35">
      <w:pPr>
        <w:pStyle w:val="ListParagraph"/>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5. </w:t>
      </w:r>
      <w:r w:rsidRPr="004E2C35">
        <w:rPr>
          <w:rFonts w:ascii="Times New Roman" w:hAnsi="Times New Roman"/>
          <w:i/>
          <w:iCs/>
          <w:sz w:val="24"/>
          <w:szCs w:val="24"/>
        </w:rPr>
        <w:t>Ph</w:t>
      </w:r>
      <w:r w:rsidRPr="004E2C35">
        <w:rPr>
          <w:rFonts w:ascii="Times New Roman" w:hAnsi="Times New Roman" w:hint="eastAsia"/>
          <w:i/>
          <w:iCs/>
          <w:sz w:val="24"/>
          <w:szCs w:val="24"/>
        </w:rPr>
        <w:t>ươ</w:t>
      </w:r>
      <w:r w:rsidRPr="004E2C35">
        <w:rPr>
          <w:rFonts w:ascii="Times New Roman" w:hAnsi="Times New Roman"/>
          <w:i/>
          <w:iCs/>
          <w:sz w:val="24"/>
          <w:szCs w:val="24"/>
        </w:rPr>
        <w:t xml:space="preserve">ng </w:t>
      </w:r>
      <w:proofErr w:type="spellStart"/>
      <w:r w:rsidRPr="004E2C35">
        <w:rPr>
          <w:rFonts w:ascii="Times New Roman" w:hAnsi="Times New Roman"/>
          <w:i/>
          <w:iCs/>
          <w:sz w:val="24"/>
          <w:szCs w:val="24"/>
        </w:rPr>
        <w:t>pháp</w:t>
      </w:r>
      <w:proofErr w:type="spellEnd"/>
      <w:r w:rsidRPr="004E2C35">
        <w:rPr>
          <w:rFonts w:ascii="Times New Roman" w:hAnsi="Times New Roman"/>
          <w:i/>
          <w:iCs/>
          <w:sz w:val="24"/>
          <w:szCs w:val="24"/>
        </w:rPr>
        <w:t xml:space="preserve"> </w:t>
      </w:r>
      <w:proofErr w:type="spellStart"/>
      <w:r w:rsidRPr="004E2C35">
        <w:rPr>
          <w:rFonts w:ascii="Times New Roman" w:hAnsi="Times New Roman"/>
          <w:i/>
          <w:iCs/>
          <w:sz w:val="24"/>
          <w:szCs w:val="24"/>
        </w:rPr>
        <w:t>lựa</w:t>
      </w:r>
      <w:proofErr w:type="spellEnd"/>
      <w:r w:rsidRPr="004E2C35">
        <w:rPr>
          <w:rFonts w:ascii="Times New Roman" w:hAnsi="Times New Roman"/>
          <w:i/>
          <w:iCs/>
          <w:sz w:val="24"/>
          <w:szCs w:val="24"/>
        </w:rPr>
        <w:t xml:space="preserve"> </w:t>
      </w:r>
      <w:proofErr w:type="spellStart"/>
      <w:r w:rsidRPr="004E2C35">
        <w:rPr>
          <w:rFonts w:ascii="Times New Roman" w:hAnsi="Times New Roman"/>
          <w:i/>
          <w:iCs/>
          <w:sz w:val="24"/>
          <w:szCs w:val="24"/>
        </w:rPr>
        <w:t>chọn</w:t>
      </w:r>
      <w:proofErr w:type="spellEnd"/>
      <w:r w:rsidRPr="004E2C35">
        <w:rPr>
          <w:rFonts w:ascii="Times New Roman" w:hAnsi="Times New Roman"/>
          <w:i/>
          <w:iCs/>
          <w:sz w:val="24"/>
          <w:szCs w:val="24"/>
        </w:rPr>
        <w:t xml:space="preserve"> bánh </w:t>
      </w:r>
      <w:proofErr w:type="spellStart"/>
      <w:r w:rsidRPr="004E2C35">
        <w:rPr>
          <w:rFonts w:ascii="Times New Roman" w:hAnsi="Times New Roman"/>
          <w:i/>
          <w:iCs/>
          <w:sz w:val="24"/>
          <w:szCs w:val="24"/>
        </w:rPr>
        <w:t>xe</w:t>
      </w:r>
      <w:proofErr w:type="spellEnd"/>
      <w:r w:rsidRPr="004E2C35">
        <w:rPr>
          <w:rFonts w:ascii="Times New Roman" w:hAnsi="Times New Roman"/>
          <w:i/>
          <w:iCs/>
          <w:sz w:val="24"/>
          <w:szCs w:val="24"/>
        </w:rPr>
        <w:t xml:space="preserve"> roulette</w:t>
      </w:r>
    </w:p>
    <w:p w14:paraId="295F11B4" w14:textId="255B07E6" w:rsidR="008C0881" w:rsidRPr="0000376E" w:rsidRDefault="008C0881" w:rsidP="005807A8">
      <w:pPr>
        <w:pStyle w:val="ListParagraph"/>
        <w:numPr>
          <w:ilvl w:val="0"/>
          <w:numId w:val="39"/>
        </w:numPr>
        <w:spacing w:after="0" w:line="360" w:lineRule="auto"/>
        <w:rPr>
          <w:rFonts w:ascii="Times New Roman" w:hAnsi="Times New Roman"/>
          <w:sz w:val="24"/>
          <w:szCs w:val="24"/>
          <w:u w:val="single"/>
        </w:rPr>
      </w:pPr>
      <w:r w:rsidRPr="0000376E">
        <w:rPr>
          <w:rFonts w:ascii="Times New Roman" w:hAnsi="Times New Roman"/>
          <w:sz w:val="24"/>
          <w:szCs w:val="24"/>
          <w:u w:val="single"/>
        </w:rPr>
        <w:t xml:space="preserve">Quy </w:t>
      </w:r>
      <w:proofErr w:type="spellStart"/>
      <w:r w:rsidRPr="0000376E">
        <w:rPr>
          <w:rFonts w:ascii="Times New Roman" w:hAnsi="Times New Roman"/>
          <w:sz w:val="24"/>
          <w:szCs w:val="24"/>
          <w:u w:val="single"/>
        </w:rPr>
        <w:t>trình</w:t>
      </w:r>
      <w:proofErr w:type="spellEnd"/>
      <w:r w:rsidRPr="0000376E">
        <w:rPr>
          <w:rFonts w:ascii="Times New Roman" w:hAnsi="Times New Roman"/>
          <w:sz w:val="24"/>
          <w:szCs w:val="24"/>
          <w:u w:val="single"/>
        </w:rPr>
        <w:t>:</w:t>
      </w:r>
    </w:p>
    <w:p w14:paraId="3C492888" w14:textId="77777777" w:rsidR="00F448FB" w:rsidRPr="00E82400" w:rsidRDefault="00F448FB" w:rsidP="005807A8">
      <w:pPr>
        <w:pStyle w:val="ListParagraph"/>
        <w:numPr>
          <w:ilvl w:val="0"/>
          <w:numId w:val="41"/>
        </w:numPr>
        <w:spacing w:after="0" w:line="360" w:lineRule="auto"/>
        <w:rPr>
          <w:rFonts w:ascii="Times New Roman" w:hAnsi="Times New Roman"/>
          <w:sz w:val="24"/>
          <w:szCs w:val="24"/>
        </w:rPr>
      </w:pPr>
      <w:proofErr w:type="spellStart"/>
      <w:r w:rsidRPr="00E82400">
        <w:rPr>
          <w:rFonts w:ascii="Times New Roman" w:hAnsi="Times New Roman"/>
          <w:sz w:val="24"/>
          <w:szCs w:val="24"/>
        </w:rPr>
        <w:t>Đánh</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giá</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độ</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phù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hợp</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của</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từng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nhiễm</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sắc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thể</w:t>
      </w:r>
      <w:proofErr w:type="spellEnd"/>
      <w:r w:rsidRPr="00E82400">
        <w:rPr>
          <w:rFonts w:ascii="Times New Roman" w:hAnsi="Times New Roman"/>
          <w:sz w:val="24"/>
          <w:szCs w:val="24"/>
        </w:rPr>
        <w:t>.</w:t>
      </w:r>
    </w:p>
    <w:p w14:paraId="77809195" w14:textId="2F1AF34D" w:rsidR="00A03867" w:rsidRPr="00E82400" w:rsidRDefault="00F448FB" w:rsidP="005807A8">
      <w:pPr>
        <w:pStyle w:val="ListParagraph"/>
        <w:numPr>
          <w:ilvl w:val="0"/>
          <w:numId w:val="41"/>
        </w:numPr>
        <w:spacing w:after="0" w:line="360" w:lineRule="auto"/>
        <w:rPr>
          <w:rFonts w:ascii="Times New Roman" w:hAnsi="Times New Roman"/>
          <w:sz w:val="24"/>
          <w:szCs w:val="24"/>
        </w:rPr>
      </w:pPr>
      <w:proofErr w:type="spellStart"/>
      <w:r w:rsidRPr="00E82400">
        <w:rPr>
          <w:rFonts w:ascii="Times New Roman" w:hAnsi="Times New Roman"/>
          <w:sz w:val="24"/>
          <w:szCs w:val="24"/>
        </w:rPr>
        <w:t>Chọn</w:t>
      </w:r>
      <w:proofErr w:type="spellEnd"/>
      <w:r w:rsidRPr="00E82400">
        <w:rPr>
          <w:rFonts w:ascii="Times New Roman" w:hAnsi="Times New Roman"/>
          <w:sz w:val="24"/>
          <w:szCs w:val="24"/>
        </w:rPr>
        <w:t xml:space="preserve"> cha </w:t>
      </w:r>
      <w:proofErr w:type="spellStart"/>
      <w:r w:rsidRPr="00E82400">
        <w:rPr>
          <w:rFonts w:ascii="Times New Roman" w:hAnsi="Times New Roman"/>
          <w:sz w:val="24"/>
          <w:szCs w:val="24"/>
        </w:rPr>
        <w:t>mẹ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dựa</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trên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giá</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trị</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độ</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phù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hợp</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bằng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cách</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sử</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dụng</w:t>
      </w:r>
      <w:proofErr w:type="spellEnd"/>
      <w:r w:rsidRPr="00E82400">
        <w:rPr>
          <w:rFonts w:ascii="Times New Roman" w:hAnsi="Times New Roman"/>
          <w:sz w:val="24"/>
          <w:szCs w:val="24"/>
        </w:rPr>
        <w:t xml:space="preserve"> </w:t>
      </w:r>
      <w:r w:rsidR="00395C19" w:rsidRPr="00E82400">
        <w:rPr>
          <w:rFonts w:ascii="Times New Roman" w:hAnsi="Times New Roman"/>
          <w:sz w:val="24"/>
          <w:szCs w:val="24"/>
        </w:rPr>
        <w:t xml:space="preserve">bánh </w:t>
      </w:r>
      <w:proofErr w:type="spellStart"/>
      <w:r w:rsidR="00395C19" w:rsidRPr="00E82400">
        <w:rPr>
          <w:rFonts w:ascii="Times New Roman" w:hAnsi="Times New Roman"/>
          <w:sz w:val="24"/>
          <w:szCs w:val="24"/>
        </w:rPr>
        <w:t>xe</w:t>
      </w:r>
      <w:proofErr w:type="spellEnd"/>
      <w:r w:rsidR="00395C19" w:rsidRPr="00E82400">
        <w:rPr>
          <w:rFonts w:ascii="Times New Roman" w:hAnsi="Times New Roman"/>
          <w:sz w:val="24"/>
          <w:szCs w:val="24"/>
        </w:rPr>
        <w:t xml:space="preserve"> </w:t>
      </w:r>
      <w:r w:rsidRPr="00E82400">
        <w:rPr>
          <w:rFonts w:ascii="Times New Roman" w:hAnsi="Times New Roman"/>
          <w:sz w:val="24"/>
          <w:szCs w:val="24"/>
        </w:rPr>
        <w:t>roulette.</w:t>
      </w:r>
    </w:p>
    <w:p w14:paraId="4115D60D" w14:textId="77777777" w:rsidR="00095CF9" w:rsidRPr="00F448FB" w:rsidRDefault="00095CF9" w:rsidP="00194FDD">
      <w:pPr>
        <w:pStyle w:val="ListParagraph"/>
        <w:spacing w:after="0" w:line="360" w:lineRule="auto"/>
        <w:ind w:left="1080"/>
        <w:rPr>
          <w:rFonts w:ascii="Times New Roman" w:hAnsi="Times New Roman"/>
          <w:sz w:val="24"/>
          <w:szCs w:val="24"/>
        </w:rPr>
      </w:pPr>
    </w:p>
    <w:p w14:paraId="4562B0AF" w14:textId="665F6410" w:rsidR="008C0881" w:rsidRPr="00E73327" w:rsidRDefault="00E82400" w:rsidP="005807A8">
      <w:pPr>
        <w:pStyle w:val="ListParagraph"/>
        <w:numPr>
          <w:ilvl w:val="1"/>
          <w:numId w:val="33"/>
        </w:numPr>
        <w:spacing w:after="0" w:line="360" w:lineRule="auto"/>
        <w:rPr>
          <w:rFonts w:ascii="Times New Roman" w:hAnsi="Times New Roman"/>
          <w:b/>
          <w:bCs/>
          <w:sz w:val="28"/>
          <w:szCs w:val="28"/>
        </w:rPr>
      </w:pPr>
      <w:r w:rsidRPr="00E73327">
        <w:rPr>
          <w:rFonts w:ascii="Times New Roman" w:hAnsi="Times New Roman"/>
          <w:b/>
          <w:bCs/>
          <w:sz w:val="28"/>
          <w:szCs w:val="28"/>
        </w:rPr>
        <w:t xml:space="preserve"> </w:t>
      </w:r>
      <w:r w:rsidR="00B27BB4" w:rsidRPr="00E73327">
        <w:rPr>
          <w:rFonts w:ascii="Times New Roman" w:hAnsi="Times New Roman"/>
          <w:b/>
          <w:bCs/>
          <w:sz w:val="28"/>
          <w:szCs w:val="28"/>
        </w:rPr>
        <w:t xml:space="preserve">Lai </w:t>
      </w:r>
      <w:proofErr w:type="spellStart"/>
      <w:r w:rsidR="00B27BB4" w:rsidRPr="00E73327">
        <w:rPr>
          <w:rFonts w:ascii="Times New Roman" w:hAnsi="Times New Roman"/>
          <w:b/>
          <w:bCs/>
          <w:sz w:val="28"/>
          <w:szCs w:val="28"/>
        </w:rPr>
        <w:t>ghép</w:t>
      </w:r>
      <w:proofErr w:type="spellEnd"/>
      <w:r w:rsidR="00B27BB4"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và</w:t>
      </w:r>
      <w:proofErr w:type="spellEnd"/>
      <w:r w:rsidR="008C0881"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Đột</w:t>
      </w:r>
      <w:proofErr w:type="spellEnd"/>
      <w:r w:rsidR="008C0881" w:rsidRPr="00E73327">
        <w:rPr>
          <w:rFonts w:ascii="Times New Roman" w:hAnsi="Times New Roman"/>
          <w:b/>
          <w:bCs/>
          <w:sz w:val="28"/>
          <w:szCs w:val="28"/>
        </w:rPr>
        <w:t xml:space="preserve"> </w:t>
      </w:r>
      <w:proofErr w:type="spellStart"/>
      <w:r w:rsidR="008C0881" w:rsidRPr="00E73327">
        <w:rPr>
          <w:rFonts w:ascii="Times New Roman" w:hAnsi="Times New Roman"/>
          <w:b/>
          <w:bCs/>
          <w:sz w:val="28"/>
          <w:szCs w:val="28"/>
        </w:rPr>
        <w:t>biến</w:t>
      </w:r>
      <w:proofErr w:type="spellEnd"/>
      <w:r w:rsidR="008C0881" w:rsidRPr="00E73327">
        <w:rPr>
          <w:rFonts w:ascii="Times New Roman" w:hAnsi="Times New Roman"/>
          <w:b/>
          <w:bCs/>
          <w:sz w:val="28"/>
          <w:szCs w:val="28"/>
        </w:rPr>
        <w:t xml:space="preserve"> (Crossover and Mutation)</w:t>
      </w:r>
    </w:p>
    <w:p w14:paraId="6D0B19FA" w14:textId="27C95DE4" w:rsidR="008C0881" w:rsidRPr="007204E4" w:rsidRDefault="008C0881" w:rsidP="005807A8">
      <w:pPr>
        <w:pStyle w:val="ListParagraph"/>
        <w:numPr>
          <w:ilvl w:val="0"/>
          <w:numId w:val="20"/>
        </w:numPr>
        <w:spacing w:after="0" w:line="360" w:lineRule="auto"/>
        <w:rPr>
          <w:rFonts w:ascii="Times New Roman" w:hAnsi="Times New Roman"/>
          <w:sz w:val="24"/>
          <w:szCs w:val="24"/>
        </w:rPr>
      </w:pPr>
      <w:proofErr w:type="spellStart"/>
      <w:r w:rsidRPr="0000376E">
        <w:rPr>
          <w:rFonts w:ascii="Times New Roman" w:hAnsi="Times New Roman"/>
          <w:sz w:val="24"/>
          <w:szCs w:val="24"/>
          <w:u w:val="single"/>
        </w:rPr>
        <w:t>Mô</w:t>
      </w:r>
      <w:proofErr w:type="spellEnd"/>
      <w:r w:rsidRPr="0000376E">
        <w:rPr>
          <w:rFonts w:ascii="Times New Roman" w:hAnsi="Times New Roman"/>
          <w:sz w:val="24"/>
          <w:szCs w:val="24"/>
          <w:u w:val="single"/>
        </w:rPr>
        <w:t xml:space="preserve"> </w:t>
      </w:r>
      <w:proofErr w:type="spellStart"/>
      <w:r w:rsidRPr="0000376E">
        <w:rPr>
          <w:rFonts w:ascii="Times New Roman" w:hAnsi="Times New Roman"/>
          <w:sz w:val="24"/>
          <w:szCs w:val="24"/>
          <w:u w:val="single"/>
        </w:rPr>
        <w:t>tả</w:t>
      </w:r>
      <w:proofErr w:type="spellEnd"/>
      <w:r w:rsidRPr="0000376E">
        <w:rPr>
          <w:rFonts w:ascii="Times New Roman" w:hAnsi="Times New Roman"/>
          <w:sz w:val="24"/>
          <w:szCs w:val="24"/>
          <w:u w:val="single"/>
        </w:rPr>
        <w:t>:</w:t>
      </w:r>
      <w:r w:rsidRPr="007204E4">
        <w:rPr>
          <w:rFonts w:ascii="Times New Roman" w:hAnsi="Times New Roman"/>
          <w:sz w:val="24"/>
          <w:szCs w:val="24"/>
        </w:rPr>
        <w:t xml:space="preserve"> </w:t>
      </w:r>
      <w:proofErr w:type="spellStart"/>
      <w:r w:rsidRPr="007204E4">
        <w:rPr>
          <w:rFonts w:ascii="Times New Roman" w:hAnsi="Times New Roman"/>
          <w:sz w:val="24"/>
          <w:szCs w:val="24"/>
        </w:rPr>
        <w:t>Tạo</w:t>
      </w:r>
      <w:proofErr w:type="spellEnd"/>
      <w:r w:rsidRPr="007204E4">
        <w:rPr>
          <w:rFonts w:ascii="Times New Roman" w:hAnsi="Times New Roman"/>
          <w:sz w:val="24"/>
          <w:szCs w:val="24"/>
        </w:rPr>
        <w:t xml:space="preserve"> </w:t>
      </w:r>
      <w:proofErr w:type="spellStart"/>
      <w:r w:rsidRPr="007204E4">
        <w:rPr>
          <w:rFonts w:ascii="Times New Roman" w:hAnsi="Times New Roman"/>
          <w:sz w:val="24"/>
          <w:szCs w:val="24"/>
        </w:rPr>
        <w:t>ra</w:t>
      </w:r>
      <w:proofErr w:type="spellEnd"/>
      <w:r w:rsidRPr="007204E4">
        <w:rPr>
          <w:rFonts w:ascii="Times New Roman" w:hAnsi="Times New Roman"/>
          <w:sz w:val="24"/>
          <w:szCs w:val="24"/>
        </w:rPr>
        <w:t xml:space="preserve"> </w:t>
      </w:r>
      <w:proofErr w:type="spellStart"/>
      <w:r w:rsidRPr="007204E4">
        <w:rPr>
          <w:rFonts w:ascii="Times New Roman" w:hAnsi="Times New Roman"/>
          <w:sz w:val="24"/>
          <w:szCs w:val="24"/>
        </w:rPr>
        <w:t>thế</w:t>
      </w:r>
      <w:proofErr w:type="spellEnd"/>
      <w:r w:rsidRPr="007204E4">
        <w:rPr>
          <w:rFonts w:ascii="Times New Roman" w:hAnsi="Times New Roman"/>
          <w:sz w:val="24"/>
          <w:szCs w:val="24"/>
        </w:rPr>
        <w:t xml:space="preserve"> </w:t>
      </w:r>
      <w:proofErr w:type="spellStart"/>
      <w:r w:rsidRPr="007204E4">
        <w:rPr>
          <w:rFonts w:ascii="Times New Roman" w:hAnsi="Times New Roman"/>
          <w:sz w:val="24"/>
          <w:szCs w:val="24"/>
        </w:rPr>
        <w:t>hệ</w:t>
      </w:r>
      <w:proofErr w:type="spellEnd"/>
      <w:r w:rsidRPr="007204E4">
        <w:rPr>
          <w:rFonts w:ascii="Times New Roman" w:hAnsi="Times New Roman"/>
          <w:sz w:val="24"/>
          <w:szCs w:val="24"/>
        </w:rPr>
        <w:t xml:space="preserve"> </w:t>
      </w:r>
      <w:proofErr w:type="spellStart"/>
      <w:r w:rsidRPr="007204E4">
        <w:rPr>
          <w:rFonts w:ascii="Times New Roman" w:hAnsi="Times New Roman"/>
          <w:sz w:val="24"/>
          <w:szCs w:val="24"/>
        </w:rPr>
        <w:t>mới</w:t>
      </w:r>
      <w:proofErr w:type="spellEnd"/>
      <w:r w:rsidRPr="007204E4">
        <w:rPr>
          <w:rFonts w:ascii="Times New Roman" w:hAnsi="Times New Roman"/>
          <w:sz w:val="24"/>
          <w:szCs w:val="24"/>
        </w:rPr>
        <w:t xml:space="preserve"> </w:t>
      </w:r>
      <w:proofErr w:type="spellStart"/>
      <w:r w:rsidRPr="007204E4">
        <w:rPr>
          <w:rFonts w:ascii="Times New Roman" w:hAnsi="Times New Roman"/>
          <w:sz w:val="24"/>
          <w:szCs w:val="24"/>
        </w:rPr>
        <w:t>thông</w:t>
      </w:r>
      <w:proofErr w:type="spellEnd"/>
      <w:r w:rsidRPr="007204E4">
        <w:rPr>
          <w:rFonts w:ascii="Times New Roman" w:hAnsi="Times New Roman"/>
          <w:sz w:val="24"/>
          <w:szCs w:val="24"/>
        </w:rPr>
        <w:t xml:space="preserve"> qua </w:t>
      </w:r>
      <w:proofErr w:type="spellStart"/>
      <w:r w:rsidRPr="007204E4">
        <w:rPr>
          <w:rFonts w:ascii="Times New Roman" w:hAnsi="Times New Roman"/>
          <w:sz w:val="24"/>
          <w:szCs w:val="24"/>
        </w:rPr>
        <w:t>các</w:t>
      </w:r>
      <w:proofErr w:type="spellEnd"/>
      <w:r w:rsidRPr="007204E4">
        <w:rPr>
          <w:rFonts w:ascii="Times New Roman" w:hAnsi="Times New Roman"/>
          <w:sz w:val="24"/>
          <w:szCs w:val="24"/>
        </w:rPr>
        <w:t xml:space="preserve"> </w:t>
      </w:r>
      <w:proofErr w:type="spellStart"/>
      <w:r w:rsidRPr="007204E4">
        <w:rPr>
          <w:rFonts w:ascii="Times New Roman" w:hAnsi="Times New Roman"/>
          <w:sz w:val="24"/>
          <w:szCs w:val="24"/>
        </w:rPr>
        <w:t>quá</w:t>
      </w:r>
      <w:proofErr w:type="spellEnd"/>
      <w:r w:rsidRPr="007204E4">
        <w:rPr>
          <w:rFonts w:ascii="Times New Roman" w:hAnsi="Times New Roman"/>
          <w:sz w:val="24"/>
          <w:szCs w:val="24"/>
        </w:rPr>
        <w:t xml:space="preserve"> </w:t>
      </w:r>
      <w:proofErr w:type="spellStart"/>
      <w:r w:rsidRPr="007204E4">
        <w:rPr>
          <w:rFonts w:ascii="Times New Roman" w:hAnsi="Times New Roman"/>
          <w:sz w:val="24"/>
          <w:szCs w:val="24"/>
        </w:rPr>
        <w:t>trình</w:t>
      </w:r>
      <w:proofErr w:type="spellEnd"/>
      <w:r w:rsidRPr="007204E4">
        <w:rPr>
          <w:rFonts w:ascii="Times New Roman" w:hAnsi="Times New Roman"/>
          <w:sz w:val="24"/>
          <w:szCs w:val="24"/>
        </w:rPr>
        <w:t xml:space="preserve"> </w:t>
      </w:r>
      <w:proofErr w:type="spellStart"/>
      <w:r w:rsidR="00B27BB4">
        <w:rPr>
          <w:rFonts w:ascii="Times New Roman" w:hAnsi="Times New Roman"/>
          <w:sz w:val="24"/>
          <w:szCs w:val="24"/>
        </w:rPr>
        <w:t>lai</w:t>
      </w:r>
      <w:proofErr w:type="spellEnd"/>
      <w:r w:rsidR="00B27BB4">
        <w:rPr>
          <w:rFonts w:ascii="Times New Roman" w:hAnsi="Times New Roman"/>
          <w:sz w:val="24"/>
          <w:szCs w:val="24"/>
        </w:rPr>
        <w:t xml:space="preserve"> </w:t>
      </w:r>
      <w:proofErr w:type="spellStart"/>
      <w:r w:rsidR="00B27BB4">
        <w:rPr>
          <w:rFonts w:ascii="Times New Roman" w:hAnsi="Times New Roman"/>
          <w:sz w:val="24"/>
          <w:szCs w:val="24"/>
        </w:rPr>
        <w:t>ghép</w:t>
      </w:r>
      <w:proofErr w:type="spellEnd"/>
      <w:r w:rsidR="00B27BB4">
        <w:rPr>
          <w:rFonts w:ascii="Times New Roman" w:hAnsi="Times New Roman"/>
          <w:sz w:val="24"/>
          <w:szCs w:val="24"/>
        </w:rPr>
        <w:t xml:space="preserve"> </w:t>
      </w:r>
      <w:proofErr w:type="spellStart"/>
      <w:r w:rsidRPr="007204E4">
        <w:rPr>
          <w:rFonts w:ascii="Times New Roman" w:hAnsi="Times New Roman"/>
          <w:sz w:val="24"/>
          <w:szCs w:val="24"/>
        </w:rPr>
        <w:t>và</w:t>
      </w:r>
      <w:proofErr w:type="spellEnd"/>
      <w:r w:rsidRPr="007204E4">
        <w:rPr>
          <w:rFonts w:ascii="Times New Roman" w:hAnsi="Times New Roman"/>
          <w:sz w:val="24"/>
          <w:szCs w:val="24"/>
        </w:rPr>
        <w:t xml:space="preserve"> </w:t>
      </w:r>
      <w:proofErr w:type="spellStart"/>
      <w:r w:rsidRPr="007204E4">
        <w:rPr>
          <w:rFonts w:ascii="Times New Roman" w:hAnsi="Times New Roman"/>
          <w:sz w:val="24"/>
          <w:szCs w:val="24"/>
        </w:rPr>
        <w:t>đột</w:t>
      </w:r>
      <w:proofErr w:type="spellEnd"/>
      <w:r w:rsidRPr="007204E4">
        <w:rPr>
          <w:rFonts w:ascii="Times New Roman" w:hAnsi="Times New Roman"/>
          <w:sz w:val="24"/>
          <w:szCs w:val="24"/>
        </w:rPr>
        <w:t xml:space="preserve"> </w:t>
      </w:r>
      <w:proofErr w:type="spellStart"/>
      <w:r w:rsidRPr="007204E4">
        <w:rPr>
          <w:rFonts w:ascii="Times New Roman" w:hAnsi="Times New Roman"/>
          <w:sz w:val="24"/>
          <w:szCs w:val="24"/>
        </w:rPr>
        <w:t>biến</w:t>
      </w:r>
      <w:proofErr w:type="spellEnd"/>
      <w:r w:rsidRPr="007204E4">
        <w:rPr>
          <w:rFonts w:ascii="Times New Roman" w:hAnsi="Times New Roman"/>
          <w:sz w:val="24"/>
          <w:szCs w:val="24"/>
        </w:rPr>
        <w:t>.</w:t>
      </w:r>
    </w:p>
    <w:p w14:paraId="5DF080A2" w14:textId="77777777" w:rsidR="008C0881" w:rsidRPr="0000376E" w:rsidRDefault="008C0881" w:rsidP="005807A8">
      <w:pPr>
        <w:pStyle w:val="ListParagraph"/>
        <w:numPr>
          <w:ilvl w:val="0"/>
          <w:numId w:val="20"/>
        </w:numPr>
        <w:spacing w:after="0" w:line="360" w:lineRule="auto"/>
        <w:rPr>
          <w:rFonts w:ascii="Times New Roman" w:hAnsi="Times New Roman"/>
          <w:sz w:val="24"/>
          <w:szCs w:val="24"/>
          <w:u w:val="single"/>
        </w:rPr>
      </w:pPr>
      <w:r w:rsidRPr="0000376E">
        <w:rPr>
          <w:rFonts w:ascii="Times New Roman" w:hAnsi="Times New Roman"/>
          <w:sz w:val="24"/>
          <w:szCs w:val="24"/>
          <w:u w:val="single"/>
        </w:rPr>
        <w:t xml:space="preserve">Quy </w:t>
      </w:r>
      <w:proofErr w:type="spellStart"/>
      <w:r w:rsidRPr="0000376E">
        <w:rPr>
          <w:rFonts w:ascii="Times New Roman" w:hAnsi="Times New Roman"/>
          <w:sz w:val="24"/>
          <w:szCs w:val="24"/>
          <w:u w:val="single"/>
        </w:rPr>
        <w:t>trình</w:t>
      </w:r>
      <w:proofErr w:type="spellEnd"/>
      <w:r w:rsidRPr="0000376E">
        <w:rPr>
          <w:rFonts w:ascii="Times New Roman" w:hAnsi="Times New Roman"/>
          <w:sz w:val="24"/>
          <w:szCs w:val="24"/>
          <w:u w:val="single"/>
        </w:rPr>
        <w:t>:</w:t>
      </w:r>
    </w:p>
    <w:p w14:paraId="6E83A795" w14:textId="4A25F99D" w:rsidR="008C0881" w:rsidRPr="00E82400" w:rsidRDefault="00B27BB4" w:rsidP="005807A8">
      <w:pPr>
        <w:pStyle w:val="ListParagraph"/>
        <w:numPr>
          <w:ilvl w:val="0"/>
          <w:numId w:val="42"/>
        </w:numPr>
        <w:spacing w:after="0" w:line="360" w:lineRule="auto"/>
        <w:rPr>
          <w:rFonts w:ascii="Times New Roman" w:hAnsi="Times New Roman"/>
          <w:sz w:val="24"/>
          <w:szCs w:val="24"/>
        </w:rPr>
      </w:pPr>
      <w:r w:rsidRPr="00E82400">
        <w:rPr>
          <w:rFonts w:ascii="Times New Roman" w:hAnsi="Times New Roman"/>
          <w:sz w:val="24"/>
          <w:szCs w:val="24"/>
        </w:rPr>
        <w:t xml:space="preserve">Lai </w:t>
      </w:r>
      <w:proofErr w:type="spellStart"/>
      <w:r w:rsidRPr="00E82400">
        <w:rPr>
          <w:rFonts w:ascii="Times New Roman" w:hAnsi="Times New Roman"/>
          <w:sz w:val="24"/>
          <w:szCs w:val="24"/>
        </w:rPr>
        <w:t>ghép</w:t>
      </w:r>
      <w:proofErr w:type="spellEnd"/>
      <w:r w:rsidR="008C0881" w:rsidRPr="00E82400">
        <w:rPr>
          <w:rFonts w:ascii="Times New Roman" w:hAnsi="Times New Roman"/>
          <w:sz w:val="24"/>
          <w:szCs w:val="24"/>
        </w:rPr>
        <w:t xml:space="preserve">: </w:t>
      </w:r>
    </w:p>
    <w:p w14:paraId="22B3206B" w14:textId="77777777" w:rsidR="001743B3" w:rsidRPr="00E82400" w:rsidRDefault="001743B3" w:rsidP="005807A8">
      <w:pPr>
        <w:pStyle w:val="ListParagraph"/>
        <w:numPr>
          <w:ilvl w:val="0"/>
          <w:numId w:val="43"/>
        </w:numPr>
        <w:spacing w:after="0" w:line="360" w:lineRule="auto"/>
        <w:rPr>
          <w:rFonts w:ascii="Times New Roman" w:hAnsi="Times New Roman"/>
          <w:sz w:val="24"/>
          <w:szCs w:val="24"/>
        </w:rPr>
      </w:pPr>
      <w:proofErr w:type="spellStart"/>
      <w:r w:rsidRPr="00E82400">
        <w:rPr>
          <w:rFonts w:ascii="Times New Roman" w:hAnsi="Times New Roman"/>
          <w:sz w:val="24"/>
          <w:szCs w:val="24"/>
        </w:rPr>
        <w:t>Chọn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hai</w:t>
      </w:r>
      <w:proofErr w:type="spellEnd"/>
      <w:r w:rsidRPr="00E82400">
        <w:rPr>
          <w:rFonts w:ascii="Times New Roman" w:hAnsi="Times New Roman"/>
          <w:sz w:val="24"/>
          <w:szCs w:val="24"/>
        </w:rPr>
        <w:t xml:space="preserve"> cha </w:t>
      </w:r>
      <w:proofErr w:type="spellStart"/>
      <w:r w:rsidRPr="00E82400">
        <w:rPr>
          <w:rFonts w:ascii="Times New Roman" w:hAnsi="Times New Roman"/>
          <w:sz w:val="24"/>
          <w:szCs w:val="24"/>
        </w:rPr>
        <w:t>mẹ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bằng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ph</w:t>
      </w:r>
      <w:r w:rsidRPr="00E82400">
        <w:rPr>
          <w:rFonts w:ascii="Times New Roman" w:hAnsi="Times New Roman" w:hint="eastAsia"/>
          <w:sz w:val="24"/>
          <w:szCs w:val="24"/>
        </w:rPr>
        <w:t>ươ</w:t>
      </w:r>
      <w:r w:rsidRPr="00E82400">
        <w:rPr>
          <w:rFonts w:ascii="Times New Roman" w:hAnsi="Times New Roman"/>
          <w:sz w:val="24"/>
          <w:szCs w:val="24"/>
        </w:rPr>
        <w:t>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pháp</w:t>
      </w:r>
      <w:proofErr w:type="spellEnd"/>
      <w:r w:rsidRPr="00E82400">
        <w:rPr>
          <w:rFonts w:ascii="Times New Roman" w:hAnsi="Times New Roman"/>
          <w:sz w:val="24"/>
          <w:szCs w:val="24"/>
        </w:rPr>
        <w:t xml:space="preserve"> bánh </w:t>
      </w:r>
      <w:proofErr w:type="spellStart"/>
      <w:r w:rsidRPr="00E82400">
        <w:rPr>
          <w:rFonts w:ascii="Times New Roman" w:hAnsi="Times New Roman"/>
          <w:sz w:val="24"/>
          <w:szCs w:val="24"/>
        </w:rPr>
        <w:t>xe</w:t>
      </w:r>
      <w:proofErr w:type="spellEnd"/>
      <w:r w:rsidRPr="00E82400">
        <w:rPr>
          <w:rFonts w:ascii="Times New Roman" w:hAnsi="Times New Roman"/>
          <w:sz w:val="24"/>
          <w:szCs w:val="24"/>
        </w:rPr>
        <w:t xml:space="preserve"> roulette.</w:t>
      </w:r>
    </w:p>
    <w:p w14:paraId="4CEF76DF" w14:textId="77777777" w:rsidR="001743B3" w:rsidRPr="00E82400" w:rsidRDefault="001743B3" w:rsidP="005807A8">
      <w:pPr>
        <w:pStyle w:val="ListParagraph"/>
        <w:numPr>
          <w:ilvl w:val="0"/>
          <w:numId w:val="43"/>
        </w:numPr>
        <w:spacing w:after="0" w:line="360" w:lineRule="auto"/>
        <w:rPr>
          <w:rFonts w:ascii="Times New Roman" w:hAnsi="Times New Roman"/>
          <w:sz w:val="24"/>
          <w:szCs w:val="24"/>
        </w:rPr>
      </w:pPr>
      <w:proofErr w:type="spellStart"/>
      <w:r w:rsidRPr="00E82400">
        <w:rPr>
          <w:rFonts w:ascii="Times New Roman" w:hAnsi="Times New Roman"/>
          <w:sz w:val="24"/>
          <w:szCs w:val="24"/>
        </w:rPr>
        <w:t>Chuyển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nửa</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sau</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của</w:t>
      </w:r>
      <w:proofErr w:type="spellEnd"/>
      <w:r w:rsidRPr="00E82400">
        <w:rPr>
          <w:rFonts w:ascii="Times New Roman" w:hAnsi="Times New Roman"/>
          <w:sz w:val="24"/>
          <w:szCs w:val="24"/>
        </w:rPr>
        <w:t xml:space="preserve"> cha </w:t>
      </w:r>
      <w:proofErr w:type="spellStart"/>
      <w:r w:rsidRPr="00E82400">
        <w:rPr>
          <w:rFonts w:ascii="Times New Roman" w:hAnsi="Times New Roman"/>
          <w:sz w:val="24"/>
          <w:szCs w:val="24"/>
        </w:rPr>
        <w:t>mẹ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đầu</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tiên</w:t>
      </w:r>
      <w:proofErr w:type="spellEnd"/>
      <w:r w:rsidRPr="00E82400">
        <w:rPr>
          <w:rFonts w:ascii="Times New Roman" w:hAnsi="Times New Roman"/>
          <w:sz w:val="24"/>
          <w:szCs w:val="24"/>
        </w:rPr>
        <w:t xml:space="preserve"> sang </w:t>
      </w:r>
      <w:proofErr w:type="spellStart"/>
      <w:r w:rsidRPr="00E82400">
        <w:rPr>
          <w:rFonts w:ascii="Times New Roman" w:hAnsi="Times New Roman"/>
          <w:sz w:val="24"/>
          <w:szCs w:val="24"/>
        </w:rPr>
        <w:t>cá</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thể</w:t>
      </w:r>
      <w:proofErr w:type="spellEnd"/>
      <w:r w:rsidRPr="00E82400">
        <w:rPr>
          <w:rFonts w:ascii="Times New Roman" w:hAnsi="Times New Roman"/>
          <w:sz w:val="24"/>
          <w:szCs w:val="24"/>
        </w:rPr>
        <w:t xml:space="preserve"> con.</w:t>
      </w:r>
    </w:p>
    <w:p w14:paraId="1D410C36" w14:textId="19B0263A" w:rsidR="001743B3" w:rsidRPr="00E82400" w:rsidRDefault="001743B3" w:rsidP="005807A8">
      <w:pPr>
        <w:pStyle w:val="ListParagraph"/>
        <w:numPr>
          <w:ilvl w:val="0"/>
          <w:numId w:val="43"/>
        </w:numPr>
        <w:spacing w:after="0" w:line="360" w:lineRule="auto"/>
        <w:rPr>
          <w:rFonts w:ascii="Times New Roman" w:hAnsi="Times New Roman"/>
          <w:sz w:val="24"/>
          <w:szCs w:val="24"/>
        </w:rPr>
      </w:pPr>
      <w:proofErr w:type="spellStart"/>
      <w:r w:rsidRPr="00E82400">
        <w:rPr>
          <w:rFonts w:ascii="Times New Roman" w:hAnsi="Times New Roman"/>
          <w:sz w:val="24"/>
          <w:szCs w:val="24"/>
        </w:rPr>
        <w:t>Thêm</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các</w:t>
      </w:r>
      <w:proofErr w:type="spellEnd"/>
      <w:r w:rsidRPr="00E82400">
        <w:rPr>
          <w:rFonts w:ascii="Times New Roman" w:hAnsi="Times New Roman"/>
          <w:sz w:val="24"/>
          <w:szCs w:val="24"/>
        </w:rPr>
        <w:t xml:space="preserve"> gene </w:t>
      </w:r>
      <w:proofErr w:type="spellStart"/>
      <w:r w:rsidRPr="00E82400">
        <w:rPr>
          <w:rFonts w:ascii="Times New Roman" w:hAnsi="Times New Roman"/>
          <w:sz w:val="24"/>
          <w:szCs w:val="24"/>
        </w:rPr>
        <w:t>còn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lại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từ</w:t>
      </w:r>
      <w:proofErr w:type="spellEnd"/>
      <w:r w:rsidRPr="00E82400">
        <w:rPr>
          <w:rFonts w:ascii="Times New Roman" w:hAnsi="Times New Roman"/>
          <w:sz w:val="24"/>
          <w:szCs w:val="24"/>
        </w:rPr>
        <w:t xml:space="preserve"> cha </w:t>
      </w:r>
      <w:proofErr w:type="spellStart"/>
      <w:r w:rsidRPr="00E82400">
        <w:rPr>
          <w:rFonts w:ascii="Times New Roman" w:hAnsi="Times New Roman"/>
          <w:sz w:val="24"/>
          <w:szCs w:val="24"/>
        </w:rPr>
        <w:t>mẹ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thứ</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hai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vào</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cá</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thể</w:t>
      </w:r>
      <w:proofErr w:type="spellEnd"/>
      <w:r w:rsidRPr="00E82400">
        <w:rPr>
          <w:rFonts w:ascii="Times New Roman" w:hAnsi="Times New Roman"/>
          <w:sz w:val="24"/>
          <w:szCs w:val="24"/>
        </w:rPr>
        <w:t xml:space="preserve"> con </w:t>
      </w:r>
      <w:proofErr w:type="spellStart"/>
      <w:r w:rsidRPr="00E82400">
        <w:rPr>
          <w:rFonts w:ascii="Times New Roman" w:hAnsi="Times New Roman"/>
          <w:sz w:val="24"/>
          <w:szCs w:val="24"/>
        </w:rPr>
        <w:t>theo</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thứ</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tự</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w:t>
      </w:r>
      <w:r w:rsidRPr="00E82400">
        <w:rPr>
          <w:rFonts w:ascii="Times New Roman" w:hAnsi="Times New Roman" w:hint="eastAsia"/>
          <w:sz w:val="24"/>
          <w:szCs w:val="24"/>
        </w:rPr>
        <w:t>ươ</w:t>
      </w:r>
      <w:r w:rsidRPr="00E82400">
        <w:rPr>
          <w:rFonts w:ascii="Times New Roman" w:hAnsi="Times New Roman"/>
          <w:sz w:val="24"/>
          <w:szCs w:val="24"/>
        </w:rPr>
        <w:t>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ứng</w:t>
      </w:r>
      <w:proofErr w:type="spellEnd"/>
      <w:r w:rsidRPr="00E82400">
        <w:rPr>
          <w:rFonts w:ascii="Times New Roman" w:hAnsi="Times New Roman"/>
          <w:sz w:val="24"/>
          <w:szCs w:val="24"/>
        </w:rPr>
        <w:t>.</w:t>
      </w:r>
    </w:p>
    <w:p w14:paraId="6AF59F18" w14:textId="77777777" w:rsidR="005D7DAF" w:rsidRPr="00E82400" w:rsidRDefault="005D7DAF" w:rsidP="005807A8">
      <w:pPr>
        <w:pStyle w:val="ListParagraph"/>
        <w:numPr>
          <w:ilvl w:val="0"/>
          <w:numId w:val="43"/>
        </w:numPr>
        <w:spacing w:line="360" w:lineRule="auto"/>
        <w:rPr>
          <w:rFonts w:ascii="Times New Roman" w:hAnsi="Times New Roman"/>
          <w:sz w:val="24"/>
          <w:szCs w:val="24"/>
        </w:rPr>
      </w:pPr>
      <w:proofErr w:type="spellStart"/>
      <w:r w:rsidRPr="00E82400">
        <w:rPr>
          <w:rFonts w:ascii="Times New Roman" w:hAnsi="Times New Roman"/>
          <w:sz w:val="24"/>
          <w:szCs w:val="24"/>
        </w:rPr>
        <w:t>Lặp</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lại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quá</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trình</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trên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cho</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đến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khi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số</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l</w:t>
      </w:r>
      <w:r w:rsidRPr="00E82400">
        <w:rPr>
          <w:rFonts w:ascii="Times New Roman" w:hAnsi="Times New Roman" w:hint="eastAsia"/>
          <w:sz w:val="24"/>
          <w:szCs w:val="24"/>
        </w:rPr>
        <w:t>ư</w:t>
      </w:r>
      <w:r w:rsidRPr="00E82400">
        <w:rPr>
          <w:rFonts w:ascii="Times New Roman" w:hAnsi="Times New Roman"/>
          <w:sz w:val="24"/>
          <w:szCs w:val="24"/>
        </w:rPr>
        <w:t>ợng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cá</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nhân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cần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thiết</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trong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quần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thể</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w:t>
      </w:r>
      <w:r w:rsidRPr="00E82400">
        <w:rPr>
          <w:rFonts w:ascii="Times New Roman" w:hAnsi="Times New Roman" w:hint="eastAsia"/>
          <w:sz w:val="24"/>
          <w:szCs w:val="24"/>
        </w:rPr>
        <w:t>ư</w:t>
      </w:r>
      <w:r w:rsidRPr="00E82400">
        <w:rPr>
          <w:rFonts w:ascii="Times New Roman" w:hAnsi="Times New Roman"/>
          <w:sz w:val="24"/>
          <w:szCs w:val="24"/>
        </w:rPr>
        <w:t>ợc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hoàn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thành</w:t>
      </w:r>
      <w:proofErr w:type="spellEnd"/>
      <w:r w:rsidRPr="00E82400">
        <w:rPr>
          <w:rFonts w:ascii="Times New Roman" w:hAnsi="Times New Roman"/>
          <w:sz w:val="24"/>
          <w:szCs w:val="24"/>
        </w:rPr>
        <w:t>.</w:t>
      </w:r>
    </w:p>
    <w:p w14:paraId="06FBDCF9" w14:textId="01096CF5" w:rsidR="005D7DAF" w:rsidRPr="00E82400" w:rsidRDefault="0067664C" w:rsidP="005807A8">
      <w:pPr>
        <w:pStyle w:val="ListParagraph"/>
        <w:numPr>
          <w:ilvl w:val="0"/>
          <w:numId w:val="43"/>
        </w:numPr>
        <w:spacing w:line="360" w:lineRule="auto"/>
        <w:rPr>
          <w:rFonts w:ascii="Times New Roman" w:hAnsi="Times New Roman"/>
          <w:sz w:val="24"/>
          <w:szCs w:val="24"/>
        </w:rPr>
      </w:pPr>
      <w:proofErr w:type="spellStart"/>
      <w:r w:rsidRPr="00E82400">
        <w:rPr>
          <w:rFonts w:ascii="Times New Roman" w:hAnsi="Times New Roman"/>
          <w:sz w:val="24"/>
          <w:szCs w:val="24"/>
        </w:rPr>
        <w:t>Chỉ</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tạo</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ra</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một</w:t>
      </w:r>
      <w:proofErr w:type="spellEnd"/>
      <w:r w:rsidRPr="00E82400">
        <w:rPr>
          <w:rFonts w:ascii="Times New Roman" w:hAnsi="Times New Roman"/>
          <w:sz w:val="24"/>
          <w:szCs w:val="24"/>
        </w:rPr>
        <w:t xml:space="preserve"> con </w:t>
      </w:r>
      <w:proofErr w:type="spellStart"/>
      <w:r w:rsidRPr="00E82400">
        <w:rPr>
          <w:rFonts w:ascii="Times New Roman" w:hAnsi="Times New Roman"/>
          <w:sz w:val="24"/>
          <w:szCs w:val="24"/>
        </w:rPr>
        <w:t>bằng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cặp</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bố</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mẹ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w:t>
      </w:r>
      <w:r w:rsidRPr="00E82400">
        <w:rPr>
          <w:rFonts w:ascii="Times New Roman" w:hAnsi="Times New Roman" w:hint="eastAsia"/>
          <w:sz w:val="24"/>
          <w:szCs w:val="24"/>
        </w:rPr>
        <w:t>ư</w:t>
      </w:r>
      <w:r w:rsidRPr="00E82400">
        <w:rPr>
          <w:rFonts w:ascii="Times New Roman" w:hAnsi="Times New Roman"/>
          <w:sz w:val="24"/>
          <w:szCs w:val="24"/>
        </w:rPr>
        <w:t>ợc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chọn</w:t>
      </w:r>
      <w:proofErr w:type="spellEnd"/>
      <w:r w:rsidRPr="00E82400">
        <w:rPr>
          <w:rFonts w:ascii="Times New Roman" w:hAnsi="Times New Roman"/>
          <w:sz w:val="24"/>
          <w:szCs w:val="24"/>
        </w:rPr>
        <w:t>.</w:t>
      </w:r>
    </w:p>
    <w:p w14:paraId="4BC0EC13" w14:textId="4BF37188" w:rsidR="008C0881" w:rsidRPr="00E82400" w:rsidRDefault="008C0881" w:rsidP="005807A8">
      <w:pPr>
        <w:pStyle w:val="ListParagraph"/>
        <w:numPr>
          <w:ilvl w:val="0"/>
          <w:numId w:val="42"/>
        </w:numPr>
        <w:spacing w:after="0" w:line="360" w:lineRule="auto"/>
        <w:rPr>
          <w:rFonts w:ascii="Times New Roman" w:hAnsi="Times New Roman"/>
          <w:sz w:val="24"/>
          <w:szCs w:val="24"/>
        </w:rPr>
      </w:pPr>
      <w:proofErr w:type="spellStart"/>
      <w:r w:rsidRPr="00E82400">
        <w:rPr>
          <w:rFonts w:ascii="Times New Roman" w:hAnsi="Times New Roman" w:hint="eastAsia"/>
          <w:sz w:val="24"/>
          <w:szCs w:val="24"/>
        </w:rPr>
        <w:t>Đ</w:t>
      </w:r>
      <w:r w:rsidRPr="00E82400">
        <w:rPr>
          <w:rFonts w:ascii="Times New Roman" w:hAnsi="Times New Roman"/>
          <w:sz w:val="24"/>
          <w:szCs w:val="24"/>
        </w:rPr>
        <w:t>ột</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biến</w:t>
      </w:r>
      <w:proofErr w:type="spellEnd"/>
      <w:r w:rsidRPr="00E82400">
        <w:rPr>
          <w:rFonts w:ascii="Times New Roman" w:hAnsi="Times New Roman"/>
          <w:sz w:val="24"/>
          <w:szCs w:val="24"/>
        </w:rPr>
        <w:t xml:space="preserve">: </w:t>
      </w:r>
    </w:p>
    <w:p w14:paraId="746CF39C" w14:textId="0255DE49" w:rsidR="009656D3" w:rsidRPr="00E82400" w:rsidRDefault="009656D3" w:rsidP="005807A8">
      <w:pPr>
        <w:pStyle w:val="ListParagraph"/>
        <w:numPr>
          <w:ilvl w:val="0"/>
          <w:numId w:val="44"/>
        </w:numPr>
        <w:spacing w:after="0" w:line="360" w:lineRule="auto"/>
        <w:rPr>
          <w:rFonts w:ascii="Times New Roman" w:hAnsi="Times New Roman"/>
          <w:sz w:val="24"/>
          <w:szCs w:val="24"/>
        </w:rPr>
      </w:pPr>
      <w:proofErr w:type="spellStart"/>
      <w:r w:rsidRPr="00E82400">
        <w:rPr>
          <w:rFonts w:ascii="Times New Roman" w:hAnsi="Times New Roman"/>
          <w:sz w:val="24"/>
          <w:szCs w:val="24"/>
        </w:rPr>
        <w:t>Không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giống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nh</w:t>
      </w:r>
      <w:r w:rsidRPr="00E82400">
        <w:rPr>
          <w:rFonts w:ascii="Times New Roman" w:hAnsi="Times New Roman" w:hint="eastAsia"/>
          <w:sz w:val="24"/>
          <w:szCs w:val="24"/>
        </w:rPr>
        <w:t>ư</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đột</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biến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truyền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thống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đột</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biến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không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w:t>
      </w:r>
      <w:r w:rsidRPr="00E82400">
        <w:rPr>
          <w:rFonts w:ascii="Times New Roman" w:hAnsi="Times New Roman" w:hint="eastAsia"/>
          <w:sz w:val="24"/>
          <w:szCs w:val="24"/>
        </w:rPr>
        <w:t>ư</w:t>
      </w:r>
      <w:r w:rsidRPr="00E82400">
        <w:rPr>
          <w:rFonts w:ascii="Times New Roman" w:hAnsi="Times New Roman"/>
          <w:sz w:val="24"/>
          <w:szCs w:val="24"/>
        </w:rPr>
        <w:t>ợc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áp</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dụng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cho</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mỗi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nhiễm</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sắc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thể</w:t>
      </w:r>
      <w:proofErr w:type="spellEnd"/>
      <w:r w:rsidRPr="00E82400">
        <w:rPr>
          <w:rFonts w:ascii="Times New Roman" w:hAnsi="Times New Roman"/>
          <w:sz w:val="24"/>
          <w:szCs w:val="24"/>
        </w:rPr>
        <w:t xml:space="preserve"> con </w:t>
      </w:r>
      <w:proofErr w:type="spellStart"/>
      <w:r w:rsidRPr="00E82400">
        <w:rPr>
          <w:rFonts w:ascii="Times New Roman" w:hAnsi="Times New Roman"/>
          <w:sz w:val="24"/>
          <w:szCs w:val="24"/>
        </w:rPr>
        <w:t>mới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w:t>
      </w:r>
      <w:r w:rsidRPr="00E82400">
        <w:rPr>
          <w:rFonts w:ascii="Times New Roman" w:hAnsi="Times New Roman" w:hint="eastAsia"/>
          <w:sz w:val="24"/>
          <w:szCs w:val="24"/>
        </w:rPr>
        <w:t>ư</w:t>
      </w:r>
      <w:r w:rsidRPr="00E82400">
        <w:rPr>
          <w:rFonts w:ascii="Times New Roman" w:hAnsi="Times New Roman"/>
          <w:sz w:val="24"/>
          <w:szCs w:val="24"/>
        </w:rPr>
        <w:t>ợc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tạo</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ra.</w:t>
      </w:r>
      <w:proofErr w:type="spellEnd"/>
    </w:p>
    <w:p w14:paraId="4FF93594" w14:textId="77777777" w:rsidR="00C40EC5" w:rsidRPr="00E82400" w:rsidRDefault="00C40EC5" w:rsidP="005807A8">
      <w:pPr>
        <w:pStyle w:val="ListParagraph"/>
        <w:numPr>
          <w:ilvl w:val="0"/>
          <w:numId w:val="44"/>
        </w:numPr>
        <w:spacing w:after="0" w:line="360" w:lineRule="auto"/>
        <w:rPr>
          <w:rFonts w:ascii="Times New Roman" w:hAnsi="Times New Roman"/>
          <w:sz w:val="24"/>
          <w:szCs w:val="24"/>
        </w:rPr>
      </w:pPr>
      <w:proofErr w:type="spellStart"/>
      <w:r w:rsidRPr="00E82400">
        <w:rPr>
          <w:rFonts w:ascii="Times New Roman" w:hAnsi="Times New Roman"/>
          <w:sz w:val="24"/>
          <w:szCs w:val="24"/>
        </w:rPr>
        <w:t>Chọn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một</w:t>
      </w:r>
      <w:proofErr w:type="spellEnd"/>
      <w:r w:rsidRPr="00E82400">
        <w:rPr>
          <w:rFonts w:ascii="Times New Roman" w:hAnsi="Times New Roman"/>
          <w:sz w:val="24"/>
          <w:szCs w:val="24"/>
        </w:rPr>
        <w:t xml:space="preserve"> cha </w:t>
      </w:r>
      <w:proofErr w:type="spellStart"/>
      <w:r w:rsidRPr="00E82400">
        <w:rPr>
          <w:rFonts w:ascii="Times New Roman" w:hAnsi="Times New Roman"/>
          <w:sz w:val="24"/>
          <w:szCs w:val="24"/>
        </w:rPr>
        <w:t>mẹ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bằng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ph</w:t>
      </w:r>
      <w:r w:rsidRPr="00E82400">
        <w:rPr>
          <w:rFonts w:ascii="Times New Roman" w:hAnsi="Times New Roman" w:hint="eastAsia"/>
          <w:sz w:val="24"/>
          <w:szCs w:val="24"/>
        </w:rPr>
        <w:t>ươ</w:t>
      </w:r>
      <w:r w:rsidRPr="00E82400">
        <w:rPr>
          <w:rFonts w:ascii="Times New Roman" w:hAnsi="Times New Roman"/>
          <w:sz w:val="24"/>
          <w:szCs w:val="24"/>
        </w:rPr>
        <w:t>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pháp</w:t>
      </w:r>
      <w:proofErr w:type="spellEnd"/>
      <w:r w:rsidRPr="00E82400">
        <w:rPr>
          <w:rFonts w:ascii="Times New Roman" w:hAnsi="Times New Roman"/>
          <w:sz w:val="24"/>
          <w:szCs w:val="24"/>
        </w:rPr>
        <w:t xml:space="preserve"> bánh </w:t>
      </w:r>
      <w:proofErr w:type="spellStart"/>
      <w:r w:rsidRPr="00E82400">
        <w:rPr>
          <w:rFonts w:ascii="Times New Roman" w:hAnsi="Times New Roman"/>
          <w:sz w:val="24"/>
          <w:szCs w:val="24"/>
        </w:rPr>
        <w:t>xe</w:t>
      </w:r>
      <w:proofErr w:type="spellEnd"/>
      <w:r w:rsidRPr="00E82400">
        <w:rPr>
          <w:rFonts w:ascii="Times New Roman" w:hAnsi="Times New Roman"/>
          <w:sz w:val="24"/>
          <w:szCs w:val="24"/>
        </w:rPr>
        <w:t xml:space="preserve"> roulette.</w:t>
      </w:r>
    </w:p>
    <w:p w14:paraId="23C167D2" w14:textId="77777777" w:rsidR="00C3305A" w:rsidRPr="00E82400" w:rsidRDefault="004E5880" w:rsidP="005807A8">
      <w:pPr>
        <w:pStyle w:val="ListParagraph"/>
        <w:numPr>
          <w:ilvl w:val="0"/>
          <w:numId w:val="44"/>
        </w:numPr>
        <w:spacing w:after="0" w:line="360" w:lineRule="auto"/>
        <w:rPr>
          <w:rFonts w:ascii="Times New Roman" w:hAnsi="Times New Roman"/>
          <w:sz w:val="24"/>
          <w:szCs w:val="24"/>
        </w:rPr>
      </w:pPr>
      <w:r w:rsidRPr="00E82400">
        <w:rPr>
          <w:rFonts w:ascii="Times New Roman" w:hAnsi="Times New Roman"/>
          <w:sz w:val="24"/>
          <w:szCs w:val="24"/>
        </w:rPr>
        <w:t xml:space="preserve">Các gene </w:t>
      </w:r>
      <w:proofErr w:type="spellStart"/>
      <w:r w:rsidRPr="00E82400">
        <w:rPr>
          <w:rFonts w:ascii="Times New Roman" w:hAnsi="Times New Roman"/>
          <w:sz w:val="24"/>
          <w:szCs w:val="24"/>
        </w:rPr>
        <w:t>của</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cả</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bố</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mẹ</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w:t>
      </w:r>
      <w:r w:rsidRPr="00E82400">
        <w:rPr>
          <w:rFonts w:ascii="Times New Roman" w:hAnsi="Times New Roman" w:hint="eastAsia"/>
          <w:sz w:val="24"/>
          <w:szCs w:val="24"/>
        </w:rPr>
        <w:t>ư</w:t>
      </w:r>
      <w:r w:rsidRPr="00E82400">
        <w:rPr>
          <w:rFonts w:ascii="Times New Roman" w:hAnsi="Times New Roman"/>
          <w:sz w:val="24"/>
          <w:szCs w:val="24"/>
        </w:rPr>
        <w:t>ợc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chuyển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trực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tiếp</w:t>
      </w:r>
      <w:proofErr w:type="spellEnd"/>
      <w:r w:rsidRPr="00E82400">
        <w:rPr>
          <w:rFonts w:ascii="Times New Roman" w:hAnsi="Times New Roman"/>
          <w:sz w:val="24"/>
          <w:szCs w:val="24"/>
        </w:rPr>
        <w:t xml:space="preserve"> sang con. </w:t>
      </w:r>
    </w:p>
    <w:p w14:paraId="212738FF" w14:textId="1E9A627F" w:rsidR="005C73BF" w:rsidRPr="00E82400" w:rsidRDefault="00C3305A" w:rsidP="005807A8">
      <w:pPr>
        <w:pStyle w:val="ListParagraph"/>
        <w:numPr>
          <w:ilvl w:val="0"/>
          <w:numId w:val="44"/>
        </w:numPr>
        <w:spacing w:after="0" w:line="360" w:lineRule="auto"/>
        <w:rPr>
          <w:rFonts w:ascii="Times New Roman" w:hAnsi="Times New Roman"/>
          <w:sz w:val="24"/>
          <w:szCs w:val="24"/>
        </w:rPr>
      </w:pPr>
      <w:proofErr w:type="spellStart"/>
      <w:r w:rsidRPr="00E82400">
        <w:rPr>
          <w:rFonts w:ascii="Times New Roman" w:hAnsi="Times New Roman"/>
          <w:sz w:val="24"/>
          <w:szCs w:val="24"/>
        </w:rPr>
        <w:t>Để</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tăng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sự</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đa</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dạng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hóa</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các</w:t>
      </w:r>
      <w:proofErr w:type="spellEnd"/>
      <w:r w:rsidRPr="00E82400">
        <w:rPr>
          <w:rFonts w:ascii="Times New Roman" w:hAnsi="Times New Roman"/>
          <w:sz w:val="24"/>
          <w:szCs w:val="24"/>
        </w:rPr>
        <w:t xml:space="preserve"> gene </w:t>
      </w:r>
      <w:proofErr w:type="spellStart"/>
      <w:r w:rsidRPr="00E82400">
        <w:rPr>
          <w:rFonts w:ascii="Times New Roman" w:hAnsi="Times New Roman"/>
          <w:sz w:val="24"/>
          <w:szCs w:val="24"/>
        </w:rPr>
        <w:t>còn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lại</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w:t>
      </w:r>
      <w:r w:rsidRPr="00E82400">
        <w:rPr>
          <w:rFonts w:ascii="Times New Roman" w:hAnsi="Times New Roman" w:hint="eastAsia"/>
          <w:sz w:val="24"/>
          <w:szCs w:val="24"/>
        </w:rPr>
        <w:t>ư</w:t>
      </w:r>
      <w:r w:rsidRPr="00E82400">
        <w:rPr>
          <w:rFonts w:ascii="Times New Roman" w:hAnsi="Times New Roman"/>
          <w:sz w:val="24"/>
          <w:szCs w:val="24"/>
        </w:rPr>
        <w:t>ợc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chọn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ngẫu</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nhiên</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trong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phạm</w:t>
      </w:r>
      <w:proofErr w:type="spellEnd"/>
      <w:r w:rsidRPr="00E82400">
        <w:rPr>
          <w:rFonts w:ascii="Times New Roman" w:hAnsi="Times New Roman"/>
          <w:sz w:val="24"/>
          <w:szCs w:val="24"/>
        </w:rPr>
        <w:t xml:space="preserve"> vi [1- </w:t>
      </w:r>
      <w:proofErr w:type="gramStart"/>
      <w:r w:rsidRPr="00E82400">
        <w:rPr>
          <w:rFonts w:ascii="Times New Roman" w:hAnsi="Times New Roman"/>
          <w:sz w:val="24"/>
          <w:szCs w:val="24"/>
        </w:rPr>
        <w:t>n ]</w:t>
      </w:r>
      <w:proofErr w:type="gramEnd"/>
      <w:r w:rsidRPr="00E82400">
        <w:rPr>
          <w:rFonts w:ascii="Times New Roman" w:hAnsi="Times New Roman"/>
          <w:sz w:val="24"/>
          <w:szCs w:val="24"/>
        </w:rPr>
        <w:t xml:space="preserve"> </w:t>
      </w:r>
      <w:proofErr w:type="spellStart"/>
      <w:r w:rsidRPr="00E82400">
        <w:rPr>
          <w:rFonts w:ascii="Times New Roman" w:hAnsi="Times New Roman"/>
          <w:sz w:val="24"/>
          <w:szCs w:val="24"/>
        </w:rPr>
        <w:t>bằng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cách</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tránh</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sự</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trùng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lặp</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trong</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các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đặc</w:t>
      </w:r>
      <w:proofErr w:type="spellEnd"/>
      <w:r w:rsidRPr="00E82400">
        <w:rPr>
          <w:rFonts w:ascii="Times New Roman" w:hAnsi="Times New Roman"/>
          <w:sz w:val="24"/>
          <w:szCs w:val="24"/>
        </w:rPr>
        <w:t xml:space="preserve"> </w:t>
      </w:r>
      <w:proofErr w:type="spellStart"/>
      <w:r w:rsidRPr="00E82400">
        <w:rPr>
          <w:rFonts w:ascii="Times New Roman" w:hAnsi="Times New Roman"/>
          <w:sz w:val="24"/>
          <w:szCs w:val="24"/>
        </w:rPr>
        <w:t>điểm</w:t>
      </w:r>
      <w:proofErr w:type="spellEnd"/>
      <w:r w:rsidRPr="00E82400">
        <w:rPr>
          <w:rFonts w:ascii="Times New Roman" w:hAnsi="Times New Roman"/>
          <w:sz w:val="24"/>
          <w:szCs w:val="24"/>
        </w:rPr>
        <w:t>.</w:t>
      </w:r>
    </w:p>
    <w:p w14:paraId="07F34D68" w14:textId="77777777" w:rsidR="00784CB7" w:rsidRDefault="00784CB7" w:rsidP="00194FDD">
      <w:pPr>
        <w:pStyle w:val="ListParagraph"/>
        <w:spacing w:after="0" w:line="360" w:lineRule="auto"/>
        <w:ind w:left="2160"/>
        <w:rPr>
          <w:rFonts w:ascii="Times New Roman" w:hAnsi="Times New Roman"/>
          <w:sz w:val="24"/>
          <w:szCs w:val="24"/>
        </w:rPr>
      </w:pPr>
    </w:p>
    <w:p w14:paraId="3309A1D8" w14:textId="38D80C9E" w:rsidR="00784CB7" w:rsidRDefault="00784CB7" w:rsidP="00194FDD">
      <w:pPr>
        <w:spacing w:after="0" w:line="360" w:lineRule="auto"/>
        <w:jc w:val="center"/>
        <w:rPr>
          <w:rFonts w:ascii="Times New Roman" w:hAnsi="Times New Roman"/>
          <w:sz w:val="24"/>
          <w:szCs w:val="24"/>
        </w:rPr>
      </w:pPr>
      <w:r w:rsidRPr="00784CB7">
        <w:rPr>
          <w:noProof/>
        </w:rPr>
        <w:drawing>
          <wp:inline distT="0" distB="0" distL="0" distR="0" wp14:anchorId="5368EE53" wp14:editId="5EDE5444">
            <wp:extent cx="6116320" cy="3155950"/>
            <wp:effectExtent l="0" t="0" r="0" b="6350"/>
            <wp:docPr id="19619790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9078" name="Picture 1" descr="A diagram of a diagram&#10;&#10;Description automatically generated"/>
                    <pic:cNvPicPr/>
                  </pic:nvPicPr>
                  <pic:blipFill>
                    <a:blip r:embed="rId21"/>
                    <a:stretch>
                      <a:fillRect/>
                    </a:stretch>
                  </pic:blipFill>
                  <pic:spPr>
                    <a:xfrm>
                      <a:off x="0" y="0"/>
                      <a:ext cx="6116320" cy="3155950"/>
                    </a:xfrm>
                    <a:prstGeom prst="rect">
                      <a:avLst/>
                    </a:prstGeom>
                  </pic:spPr>
                </pic:pic>
              </a:graphicData>
            </a:graphic>
          </wp:inline>
        </w:drawing>
      </w:r>
    </w:p>
    <w:p w14:paraId="7966E063" w14:textId="222EF140" w:rsidR="00784CB7" w:rsidRDefault="00784CB7" w:rsidP="00194FD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sidR="007D650D">
        <w:rPr>
          <w:rFonts w:ascii="Times New Roman" w:hAnsi="Times New Roman"/>
          <w:i/>
          <w:iCs/>
          <w:sz w:val="24"/>
          <w:szCs w:val="24"/>
        </w:rPr>
        <w:t xml:space="preserve"> </w:t>
      </w:r>
      <w:r w:rsidR="00D47173">
        <w:rPr>
          <w:rFonts w:ascii="Times New Roman" w:hAnsi="Times New Roman"/>
          <w:i/>
          <w:iCs/>
          <w:sz w:val="24"/>
          <w:szCs w:val="24"/>
        </w:rPr>
        <w:t>6</w:t>
      </w:r>
      <w:r>
        <w:rPr>
          <w:rFonts w:ascii="Times New Roman" w:hAnsi="Times New Roman"/>
          <w:i/>
          <w:iCs/>
          <w:sz w:val="24"/>
          <w:szCs w:val="24"/>
        </w:rPr>
        <w:t xml:space="preserve">. </w:t>
      </w:r>
      <w:r w:rsidR="000D432A">
        <w:rPr>
          <w:rFonts w:ascii="Times New Roman" w:hAnsi="Times New Roman"/>
          <w:i/>
          <w:iCs/>
          <w:sz w:val="24"/>
          <w:szCs w:val="24"/>
        </w:rPr>
        <w:t xml:space="preserve">Quy </w:t>
      </w:r>
      <w:proofErr w:type="spellStart"/>
      <w:r w:rsidR="000D432A">
        <w:rPr>
          <w:rFonts w:ascii="Times New Roman" w:hAnsi="Times New Roman"/>
          <w:i/>
          <w:iCs/>
          <w:sz w:val="24"/>
          <w:szCs w:val="24"/>
        </w:rPr>
        <w:t>trình</w:t>
      </w:r>
      <w:proofErr w:type="spellEnd"/>
      <w:r w:rsidR="000D432A">
        <w:rPr>
          <w:rFonts w:ascii="Times New Roman" w:hAnsi="Times New Roman"/>
          <w:i/>
          <w:iCs/>
          <w:sz w:val="24"/>
          <w:szCs w:val="24"/>
        </w:rPr>
        <w:t xml:space="preserve"> </w:t>
      </w:r>
      <w:proofErr w:type="spellStart"/>
      <w:r w:rsidR="000D432A">
        <w:rPr>
          <w:rFonts w:ascii="Times New Roman" w:hAnsi="Times New Roman"/>
          <w:i/>
          <w:iCs/>
          <w:sz w:val="24"/>
          <w:szCs w:val="24"/>
        </w:rPr>
        <w:t>của</w:t>
      </w:r>
      <w:proofErr w:type="spellEnd"/>
      <w:r w:rsidR="000D432A">
        <w:rPr>
          <w:rFonts w:ascii="Times New Roman" w:hAnsi="Times New Roman"/>
          <w:i/>
          <w:iCs/>
          <w:sz w:val="24"/>
          <w:szCs w:val="24"/>
        </w:rPr>
        <w:t xml:space="preserve"> </w:t>
      </w:r>
      <w:proofErr w:type="spellStart"/>
      <w:r w:rsidR="00B27BB4">
        <w:rPr>
          <w:rFonts w:ascii="Times New Roman" w:hAnsi="Times New Roman"/>
          <w:i/>
          <w:iCs/>
          <w:sz w:val="24"/>
          <w:szCs w:val="24"/>
        </w:rPr>
        <w:t>l</w:t>
      </w:r>
      <w:r w:rsidR="00B27BB4" w:rsidRPr="00B27BB4">
        <w:rPr>
          <w:rFonts w:ascii="Times New Roman" w:hAnsi="Times New Roman"/>
          <w:i/>
          <w:iCs/>
          <w:sz w:val="24"/>
          <w:szCs w:val="24"/>
        </w:rPr>
        <w:t>ai</w:t>
      </w:r>
      <w:proofErr w:type="spellEnd"/>
      <w:r w:rsidR="00B27BB4" w:rsidRPr="00B27BB4">
        <w:rPr>
          <w:rFonts w:ascii="Times New Roman" w:hAnsi="Times New Roman"/>
          <w:i/>
          <w:iCs/>
          <w:sz w:val="24"/>
          <w:szCs w:val="24"/>
        </w:rPr>
        <w:t xml:space="preserve"> </w:t>
      </w:r>
      <w:proofErr w:type="spellStart"/>
      <w:r w:rsidR="00B27BB4" w:rsidRPr="00B27BB4">
        <w:rPr>
          <w:rFonts w:ascii="Times New Roman" w:hAnsi="Times New Roman"/>
          <w:i/>
          <w:iCs/>
          <w:sz w:val="24"/>
          <w:szCs w:val="24"/>
        </w:rPr>
        <w:t>ghép</w:t>
      </w:r>
      <w:proofErr w:type="spellEnd"/>
      <w:r w:rsidR="00B27BB4" w:rsidRPr="00B27BB4">
        <w:rPr>
          <w:rFonts w:ascii="Times New Roman" w:hAnsi="Times New Roman"/>
          <w:i/>
          <w:iCs/>
          <w:sz w:val="24"/>
          <w:szCs w:val="24"/>
        </w:rPr>
        <w:t xml:space="preserve"> </w:t>
      </w:r>
      <w:proofErr w:type="spellStart"/>
      <w:r w:rsidR="000D432A">
        <w:rPr>
          <w:rFonts w:ascii="Times New Roman" w:hAnsi="Times New Roman"/>
          <w:i/>
          <w:iCs/>
          <w:sz w:val="24"/>
          <w:szCs w:val="24"/>
        </w:rPr>
        <w:t>và</w:t>
      </w:r>
      <w:proofErr w:type="spellEnd"/>
      <w:r w:rsidR="000D432A">
        <w:rPr>
          <w:rFonts w:ascii="Times New Roman" w:hAnsi="Times New Roman"/>
          <w:i/>
          <w:iCs/>
          <w:sz w:val="24"/>
          <w:szCs w:val="24"/>
        </w:rPr>
        <w:t xml:space="preserve"> </w:t>
      </w:r>
      <w:proofErr w:type="spellStart"/>
      <w:r w:rsidR="000D432A">
        <w:rPr>
          <w:rFonts w:ascii="Times New Roman" w:hAnsi="Times New Roman"/>
          <w:i/>
          <w:iCs/>
          <w:sz w:val="24"/>
          <w:szCs w:val="24"/>
        </w:rPr>
        <w:t>đột</w:t>
      </w:r>
      <w:proofErr w:type="spellEnd"/>
      <w:r w:rsidR="000D432A">
        <w:rPr>
          <w:rFonts w:ascii="Times New Roman" w:hAnsi="Times New Roman"/>
          <w:i/>
          <w:iCs/>
          <w:sz w:val="24"/>
          <w:szCs w:val="24"/>
        </w:rPr>
        <w:t xml:space="preserve"> </w:t>
      </w:r>
      <w:proofErr w:type="spellStart"/>
      <w:r w:rsidR="000D432A">
        <w:rPr>
          <w:rFonts w:ascii="Times New Roman" w:hAnsi="Times New Roman"/>
          <w:i/>
          <w:iCs/>
          <w:sz w:val="24"/>
          <w:szCs w:val="24"/>
        </w:rPr>
        <w:t>biến</w:t>
      </w:r>
      <w:proofErr w:type="spellEnd"/>
    </w:p>
    <w:p w14:paraId="5CEA3397" w14:textId="77777777" w:rsidR="00B27BB4" w:rsidRPr="00784CB7" w:rsidRDefault="00B27BB4" w:rsidP="00194FDD">
      <w:pPr>
        <w:spacing w:after="0" w:line="360" w:lineRule="auto"/>
        <w:jc w:val="center"/>
        <w:rPr>
          <w:rFonts w:ascii="Times New Roman" w:hAnsi="Times New Roman"/>
          <w:i/>
          <w:iCs/>
          <w:sz w:val="24"/>
          <w:szCs w:val="24"/>
        </w:rPr>
      </w:pPr>
    </w:p>
    <w:p w14:paraId="13BD050F" w14:textId="28EF6E5A" w:rsidR="00110581" w:rsidRPr="00E73327" w:rsidRDefault="00E82400" w:rsidP="005807A8">
      <w:pPr>
        <w:pStyle w:val="ListParagraph"/>
        <w:numPr>
          <w:ilvl w:val="1"/>
          <w:numId w:val="33"/>
        </w:numPr>
        <w:spacing w:after="0" w:line="360" w:lineRule="auto"/>
        <w:rPr>
          <w:rFonts w:ascii="Times New Roman" w:hAnsi="Times New Roman"/>
          <w:b/>
          <w:bCs/>
          <w:sz w:val="28"/>
          <w:szCs w:val="28"/>
        </w:rPr>
      </w:pPr>
      <w:r w:rsidRPr="00E73327">
        <w:rPr>
          <w:rFonts w:ascii="Times New Roman" w:hAnsi="Times New Roman"/>
          <w:b/>
          <w:bCs/>
          <w:sz w:val="28"/>
          <w:szCs w:val="28"/>
        </w:rPr>
        <w:t xml:space="preserve"> </w:t>
      </w:r>
      <w:proofErr w:type="spellStart"/>
      <w:r w:rsidR="00110581" w:rsidRPr="00E73327">
        <w:rPr>
          <w:rFonts w:ascii="Times New Roman" w:hAnsi="Times New Roman"/>
          <w:b/>
          <w:bCs/>
          <w:sz w:val="28"/>
          <w:szCs w:val="28"/>
        </w:rPr>
        <w:t>Tiêu</w:t>
      </w:r>
      <w:proofErr w:type="spellEnd"/>
      <w:r w:rsidR="00110581" w:rsidRPr="00E73327">
        <w:rPr>
          <w:rFonts w:ascii="Times New Roman" w:hAnsi="Times New Roman"/>
          <w:b/>
          <w:bCs/>
          <w:sz w:val="28"/>
          <w:szCs w:val="28"/>
        </w:rPr>
        <w:t xml:space="preserve"> </w:t>
      </w:r>
      <w:proofErr w:type="spellStart"/>
      <w:r w:rsidR="00110581" w:rsidRPr="00E73327">
        <w:rPr>
          <w:rFonts w:ascii="Times New Roman" w:hAnsi="Times New Roman"/>
          <w:b/>
          <w:bCs/>
          <w:sz w:val="28"/>
          <w:szCs w:val="28"/>
        </w:rPr>
        <w:t>chí</w:t>
      </w:r>
      <w:proofErr w:type="spellEnd"/>
      <w:r w:rsidR="00110581" w:rsidRPr="00E73327">
        <w:rPr>
          <w:rFonts w:ascii="Times New Roman" w:hAnsi="Times New Roman"/>
          <w:b/>
          <w:bCs/>
          <w:sz w:val="28"/>
          <w:szCs w:val="28"/>
        </w:rPr>
        <w:t xml:space="preserve"> </w:t>
      </w:r>
      <w:proofErr w:type="spellStart"/>
      <w:r w:rsidR="00110581" w:rsidRPr="00E73327">
        <w:rPr>
          <w:rFonts w:ascii="Times New Roman" w:hAnsi="Times New Roman"/>
          <w:b/>
          <w:bCs/>
          <w:sz w:val="28"/>
          <w:szCs w:val="28"/>
        </w:rPr>
        <w:t>Dừng</w:t>
      </w:r>
      <w:proofErr w:type="spellEnd"/>
      <w:r w:rsidR="00110581" w:rsidRPr="00E73327">
        <w:rPr>
          <w:rFonts w:ascii="Times New Roman" w:hAnsi="Times New Roman"/>
          <w:b/>
          <w:bCs/>
          <w:sz w:val="28"/>
          <w:szCs w:val="28"/>
        </w:rPr>
        <w:t xml:space="preserve"> (Stopping Criteria)</w:t>
      </w:r>
    </w:p>
    <w:p w14:paraId="310B1835" w14:textId="34799B32" w:rsidR="00110581" w:rsidRPr="00B013EC" w:rsidRDefault="000923C4" w:rsidP="005807A8">
      <w:pPr>
        <w:pStyle w:val="ListParagraph"/>
        <w:numPr>
          <w:ilvl w:val="0"/>
          <w:numId w:val="21"/>
        </w:numPr>
        <w:spacing w:after="0" w:line="360" w:lineRule="auto"/>
        <w:rPr>
          <w:rFonts w:ascii="Times New Roman" w:hAnsi="Times New Roman"/>
          <w:sz w:val="24"/>
          <w:szCs w:val="24"/>
        </w:rPr>
      </w:pPr>
      <w:r w:rsidRPr="00B013EC">
        <w:rPr>
          <w:rFonts w:ascii="Times New Roman" w:hAnsi="Times New Roman"/>
          <w:sz w:val="24"/>
          <w:szCs w:val="24"/>
        </w:rPr>
        <w:t xml:space="preserve">Trong </w:t>
      </w:r>
      <w:proofErr w:type="spellStart"/>
      <w:r w:rsidRPr="00B013EC">
        <w:rPr>
          <w:rFonts w:ascii="Times New Roman" w:hAnsi="Times New Roman"/>
          <w:sz w:val="24"/>
          <w:szCs w:val="24"/>
        </w:rPr>
        <w:t>giải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pháp</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đề</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xuất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có</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một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tiêu</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chí</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chấm</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dứt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chung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khi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đến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điểm</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đó</w:t>
      </w:r>
      <w:proofErr w:type="spellEnd"/>
      <w:r w:rsidRPr="00B013EC">
        <w:rPr>
          <w:rFonts w:ascii="Times New Roman" w:hAnsi="Times New Roman"/>
          <w:sz w:val="24"/>
          <w:szCs w:val="24"/>
        </w:rPr>
        <w:t xml:space="preserve">, </w:t>
      </w:r>
      <w:proofErr w:type="spellStart"/>
      <w:r w:rsidR="00812349" w:rsidRPr="00B013EC">
        <w:rPr>
          <w:rFonts w:ascii="Times New Roman" w:hAnsi="Times New Roman"/>
          <w:sz w:val="24"/>
          <w:szCs w:val="24"/>
        </w:rPr>
        <w:t>quá</w:t>
      </w:r>
      <w:proofErr w:type="spellEnd"/>
      <w:r w:rsidR="00812349" w:rsidRPr="00B013EC">
        <w:rPr>
          <w:rFonts w:ascii="Times New Roman" w:hAnsi="Times New Roman"/>
          <w:sz w:val="24"/>
          <w:szCs w:val="24"/>
        </w:rPr>
        <w:t xml:space="preserve"> </w:t>
      </w:r>
      <w:proofErr w:type="spellStart"/>
      <w:r w:rsidR="00812349" w:rsidRPr="00B013EC">
        <w:rPr>
          <w:rFonts w:ascii="Times New Roman" w:hAnsi="Times New Roman"/>
          <w:sz w:val="24"/>
          <w:szCs w:val="24"/>
        </w:rPr>
        <w:t>trình</w:t>
      </w:r>
      <w:proofErr w:type="spellEnd"/>
      <w:r w:rsidR="00812349" w:rsidRPr="00B013EC">
        <w:rPr>
          <w:rFonts w:ascii="Times New Roman" w:hAnsi="Times New Roman"/>
          <w:sz w:val="24"/>
          <w:szCs w:val="24"/>
        </w:rPr>
        <w:t xml:space="preserve"> </w:t>
      </w:r>
      <w:proofErr w:type="spellStart"/>
      <w:r w:rsidR="00812349" w:rsidRPr="00B013EC">
        <w:rPr>
          <w:rFonts w:ascii="Times New Roman" w:hAnsi="Times New Roman"/>
          <w:sz w:val="24"/>
          <w:szCs w:val="24"/>
        </w:rPr>
        <w:t>lặp</w:t>
      </w:r>
      <w:proofErr w:type="spellEnd"/>
      <w:r w:rsidR="00812349" w:rsidRPr="00B013EC">
        <w:rPr>
          <w:rFonts w:ascii="Times New Roman" w:hAnsi="Times New Roman"/>
          <w:sz w:val="24"/>
          <w:szCs w:val="24"/>
        </w:rPr>
        <w:t xml:space="preserve"> </w:t>
      </w:r>
      <w:proofErr w:type="spellStart"/>
      <w:r w:rsidR="00812349" w:rsidRPr="00B013EC">
        <w:rPr>
          <w:rFonts w:ascii="Times New Roman" w:hAnsi="Times New Roman"/>
          <w:sz w:val="24"/>
          <w:szCs w:val="24"/>
        </w:rPr>
        <w:t>của</w:t>
      </w:r>
      <w:proofErr w:type="spellEnd"/>
      <w:r w:rsidR="00812349" w:rsidRPr="00B013EC">
        <w:rPr>
          <w:rFonts w:ascii="Times New Roman" w:hAnsi="Times New Roman"/>
          <w:sz w:val="24"/>
          <w:szCs w:val="24"/>
        </w:rPr>
        <w:t xml:space="preserve"> GA </w:t>
      </w:r>
      <w:proofErr w:type="spellStart"/>
      <w:r w:rsidR="00812349" w:rsidRPr="00B013EC">
        <w:rPr>
          <w:rFonts w:ascii="Times New Roman" w:hAnsi="Times New Roman"/>
          <w:sz w:val="24"/>
          <w:szCs w:val="24"/>
        </w:rPr>
        <w:t>sẽ</w:t>
      </w:r>
      <w:proofErr w:type="spellEnd"/>
      <w:r w:rsidR="00812349" w:rsidRPr="00B013EC">
        <w:rPr>
          <w:rFonts w:ascii="Times New Roman" w:hAnsi="Times New Roman"/>
          <w:sz w:val="24"/>
          <w:szCs w:val="24"/>
        </w:rPr>
        <w:t xml:space="preserve"> </w:t>
      </w:r>
      <w:proofErr w:type="spellStart"/>
      <w:r w:rsidR="00812349" w:rsidRPr="00B013EC">
        <w:rPr>
          <w:rFonts w:ascii="Times New Roman" w:hAnsi="Times New Roman"/>
          <w:sz w:val="24"/>
          <w:szCs w:val="24"/>
        </w:rPr>
        <w:t>kết</w:t>
      </w:r>
      <w:proofErr w:type="spellEnd"/>
      <w:r w:rsidR="00812349" w:rsidRPr="00B013EC">
        <w:rPr>
          <w:rFonts w:ascii="Times New Roman" w:hAnsi="Times New Roman"/>
          <w:sz w:val="24"/>
          <w:szCs w:val="24"/>
        </w:rPr>
        <w:t xml:space="preserve"> </w:t>
      </w:r>
      <w:proofErr w:type="spellStart"/>
      <w:r w:rsidR="00812349" w:rsidRPr="00B013EC">
        <w:rPr>
          <w:rFonts w:ascii="Times New Roman" w:hAnsi="Times New Roman"/>
          <w:sz w:val="24"/>
          <w:szCs w:val="24"/>
        </w:rPr>
        <w:t>thúc</w:t>
      </w:r>
      <w:proofErr w:type="spellEnd"/>
      <w:r w:rsidR="00812349" w:rsidRPr="00B013EC">
        <w:rPr>
          <w:rFonts w:ascii="Times New Roman" w:hAnsi="Times New Roman"/>
          <w:sz w:val="24"/>
          <w:szCs w:val="24"/>
        </w:rPr>
        <w:t>.</w:t>
      </w:r>
    </w:p>
    <w:p w14:paraId="35D81878" w14:textId="1A68FEC6" w:rsidR="00C27D4C" w:rsidRPr="00B013EC" w:rsidRDefault="00C27D4C" w:rsidP="005807A8">
      <w:pPr>
        <w:pStyle w:val="ListParagraph"/>
        <w:numPr>
          <w:ilvl w:val="0"/>
          <w:numId w:val="21"/>
        </w:numPr>
        <w:spacing w:after="0" w:line="360" w:lineRule="auto"/>
        <w:rPr>
          <w:rFonts w:ascii="Times New Roman" w:hAnsi="Times New Roman"/>
          <w:sz w:val="24"/>
          <w:szCs w:val="24"/>
        </w:rPr>
      </w:pPr>
      <w:r w:rsidRPr="00B013EC">
        <w:rPr>
          <w:rFonts w:ascii="Times New Roman" w:hAnsi="Times New Roman"/>
          <w:sz w:val="24"/>
          <w:szCs w:val="24"/>
        </w:rPr>
        <w:t xml:space="preserve">Trong </w:t>
      </w:r>
      <w:proofErr w:type="spellStart"/>
      <w:r w:rsidRPr="00B013EC">
        <w:rPr>
          <w:rFonts w:ascii="Times New Roman" w:hAnsi="Times New Roman"/>
          <w:sz w:val="24"/>
          <w:szCs w:val="24"/>
        </w:rPr>
        <w:t>các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vòng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lặp</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của</w:t>
      </w:r>
      <w:proofErr w:type="spellEnd"/>
      <w:r w:rsidRPr="00B013EC">
        <w:rPr>
          <w:rFonts w:ascii="Times New Roman" w:hAnsi="Times New Roman"/>
          <w:sz w:val="24"/>
          <w:szCs w:val="24"/>
        </w:rPr>
        <w:t xml:space="preserve"> GA, </w:t>
      </w:r>
      <w:proofErr w:type="spellStart"/>
      <w:r w:rsidRPr="00B013EC">
        <w:rPr>
          <w:rFonts w:ascii="Times New Roman" w:hAnsi="Times New Roman"/>
          <w:sz w:val="24"/>
          <w:szCs w:val="24"/>
        </w:rPr>
        <w:t>các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giá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trị</w:t>
      </w:r>
      <w:proofErr w:type="spellEnd"/>
      <w:r w:rsidRPr="00B013EC">
        <w:rPr>
          <w:rFonts w:ascii="Times New Roman" w:hAnsi="Times New Roman"/>
          <w:sz w:val="24"/>
          <w:szCs w:val="24"/>
        </w:rPr>
        <w:t xml:space="preserve"> fitness </w:t>
      </w:r>
      <w:proofErr w:type="spellStart"/>
      <w:r w:rsidRPr="00B013EC">
        <w:rPr>
          <w:rFonts w:ascii="Times New Roman" w:hAnsi="Times New Roman"/>
          <w:sz w:val="24"/>
          <w:szCs w:val="24"/>
        </w:rPr>
        <w:t>tối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đa</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của</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thế</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hệ</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w:t>
      </w:r>
      <w:r w:rsidRPr="00B013EC">
        <w:rPr>
          <w:rFonts w:ascii="Times New Roman" w:hAnsi="Times New Roman" w:hint="eastAsia"/>
          <w:sz w:val="24"/>
          <w:szCs w:val="24"/>
        </w:rPr>
        <w:t>ư</w:t>
      </w:r>
      <w:r w:rsidRPr="00B013EC">
        <w:rPr>
          <w:rFonts w:ascii="Times New Roman" w:hAnsi="Times New Roman"/>
          <w:sz w:val="24"/>
          <w:szCs w:val="24"/>
        </w:rPr>
        <w:t>ợc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l</w:t>
      </w:r>
      <w:r w:rsidRPr="00B013EC">
        <w:rPr>
          <w:rFonts w:ascii="Times New Roman" w:hAnsi="Times New Roman" w:hint="eastAsia"/>
          <w:sz w:val="24"/>
          <w:szCs w:val="24"/>
        </w:rPr>
        <w:t>ư</w:t>
      </w:r>
      <w:r w:rsidRPr="00B013EC">
        <w:rPr>
          <w:rFonts w:ascii="Times New Roman" w:hAnsi="Times New Roman"/>
          <w:sz w:val="24"/>
          <w:szCs w:val="24"/>
        </w:rPr>
        <w:t>u</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trữ</w:t>
      </w:r>
      <w:proofErr w:type="spellEnd"/>
      <w:r w:rsidRPr="00B013EC">
        <w:rPr>
          <w:rFonts w:ascii="Times New Roman" w:hAnsi="Times New Roman"/>
          <w:sz w:val="24"/>
          <w:szCs w:val="24"/>
        </w:rPr>
        <w:t>.</w:t>
      </w:r>
    </w:p>
    <w:p w14:paraId="08817693" w14:textId="596E3C79" w:rsidR="00C27D4C" w:rsidRPr="00B013EC" w:rsidRDefault="00B013EC" w:rsidP="005807A8">
      <w:pPr>
        <w:pStyle w:val="ListParagraph"/>
        <w:numPr>
          <w:ilvl w:val="0"/>
          <w:numId w:val="22"/>
        </w:numPr>
        <w:spacing w:after="0" w:line="360" w:lineRule="auto"/>
        <w:rPr>
          <w:rFonts w:ascii="Times New Roman" w:hAnsi="Times New Roman"/>
          <w:sz w:val="24"/>
          <w:szCs w:val="24"/>
        </w:rPr>
      </w:pPr>
      <w:r w:rsidRPr="00B013EC">
        <w:rPr>
          <w:rFonts w:ascii="Times New Roman" w:hAnsi="Times New Roman"/>
          <w:sz w:val="24"/>
          <w:szCs w:val="24"/>
        </w:rPr>
        <w:t>T</w:t>
      </w:r>
      <w:r w:rsidR="001C6DE7" w:rsidRPr="00B013EC">
        <w:rPr>
          <w:rFonts w:ascii="Times New Roman" w:hAnsi="Times New Roman"/>
          <w:sz w:val="24"/>
          <w:szCs w:val="24"/>
        </w:rPr>
        <w:t xml:space="preserve">rong </w:t>
      </w:r>
      <w:proofErr w:type="spellStart"/>
      <w:r w:rsidR="001C6DE7" w:rsidRPr="00B013EC">
        <w:rPr>
          <w:rFonts w:ascii="Times New Roman" w:hAnsi="Times New Roman"/>
          <w:sz w:val="24"/>
          <w:szCs w:val="24"/>
        </w:rPr>
        <w:t>thế</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hệ</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đầu</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tiên</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giá</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trị</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tối</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đa</w:t>
      </w:r>
      <w:proofErr w:type="spellEnd"/>
      <w:r w:rsidR="001C6DE7" w:rsidRPr="00B013EC">
        <w:rPr>
          <w:rFonts w:ascii="Times New Roman" w:hAnsi="Times New Roman"/>
          <w:sz w:val="24"/>
          <w:szCs w:val="24"/>
        </w:rPr>
        <w:t xml:space="preserve"> V</w:t>
      </w:r>
      <w:r w:rsidR="001C6DE7" w:rsidRPr="00B013EC">
        <w:rPr>
          <w:rFonts w:ascii="Times New Roman" w:hAnsi="Times New Roman"/>
          <w:sz w:val="24"/>
          <w:szCs w:val="24"/>
          <w:vertAlign w:val="subscript"/>
        </w:rPr>
        <w:t>i</w:t>
      </w:r>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đ</w:t>
      </w:r>
      <w:r w:rsidR="001C6DE7" w:rsidRPr="00B013EC">
        <w:rPr>
          <w:rFonts w:ascii="Times New Roman" w:hAnsi="Times New Roman" w:hint="eastAsia"/>
          <w:sz w:val="24"/>
          <w:szCs w:val="24"/>
        </w:rPr>
        <w:t>ư</w:t>
      </w:r>
      <w:r w:rsidR="001C6DE7" w:rsidRPr="00B013EC">
        <w:rPr>
          <w:rFonts w:ascii="Times New Roman" w:hAnsi="Times New Roman"/>
          <w:sz w:val="24"/>
          <w:szCs w:val="24"/>
        </w:rPr>
        <w:t>ợc</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l</w:t>
      </w:r>
      <w:r w:rsidR="001C6DE7" w:rsidRPr="00B013EC">
        <w:rPr>
          <w:rFonts w:ascii="Times New Roman" w:hAnsi="Times New Roman" w:hint="eastAsia"/>
          <w:sz w:val="24"/>
          <w:szCs w:val="24"/>
        </w:rPr>
        <w:t>ư</w:t>
      </w:r>
      <w:r w:rsidR="001C6DE7" w:rsidRPr="00B013EC">
        <w:rPr>
          <w:rFonts w:ascii="Times New Roman" w:hAnsi="Times New Roman"/>
          <w:sz w:val="24"/>
          <w:szCs w:val="24"/>
        </w:rPr>
        <w:t>u</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là</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giá</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trị</w:t>
      </w:r>
      <w:proofErr w:type="spellEnd"/>
      <w:r w:rsidR="001C6DE7" w:rsidRPr="00B013EC">
        <w:rPr>
          <w:rFonts w:ascii="Times New Roman" w:hAnsi="Times New Roman"/>
          <w:sz w:val="24"/>
          <w:szCs w:val="24"/>
        </w:rPr>
        <w:t xml:space="preserve"> fitness </w:t>
      </w:r>
      <w:proofErr w:type="spellStart"/>
      <w:r w:rsidR="001C6DE7" w:rsidRPr="00B013EC">
        <w:rPr>
          <w:rFonts w:ascii="Times New Roman" w:hAnsi="Times New Roman"/>
          <w:sz w:val="24"/>
          <w:szCs w:val="24"/>
        </w:rPr>
        <w:t>tối</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đa</w:t>
      </w:r>
      <w:proofErr w:type="spellEnd"/>
      <w:r w:rsidR="001C6DE7" w:rsidRPr="00B013EC">
        <w:rPr>
          <w:rFonts w:ascii="Times New Roman" w:hAnsi="Times New Roman"/>
          <w:sz w:val="24"/>
          <w:szCs w:val="24"/>
        </w:rPr>
        <w:t xml:space="preserve"> </w:t>
      </w:r>
      <w:proofErr w:type="spellStart"/>
      <w:r w:rsidR="001C6DE7" w:rsidRPr="00B013EC">
        <w:rPr>
          <w:rFonts w:ascii="Times New Roman" w:hAnsi="Times New Roman"/>
          <w:sz w:val="24"/>
          <w:szCs w:val="24"/>
        </w:rPr>
        <w:t>V</w:t>
      </w:r>
      <w:r w:rsidR="001C6DE7" w:rsidRPr="00B013EC">
        <w:rPr>
          <w:rFonts w:ascii="Times New Roman" w:hAnsi="Times New Roman"/>
          <w:sz w:val="24"/>
          <w:szCs w:val="24"/>
          <w:vertAlign w:val="subscript"/>
        </w:rPr>
        <w:t>f</w:t>
      </w:r>
      <w:proofErr w:type="spellEnd"/>
      <w:r w:rsidR="001C6DE7" w:rsidRPr="00B013EC">
        <w:rPr>
          <w:rFonts w:ascii="Times New Roman" w:hAnsi="Times New Roman"/>
          <w:sz w:val="24"/>
          <w:szCs w:val="24"/>
        </w:rPr>
        <w:t>.</w:t>
      </w:r>
    </w:p>
    <w:p w14:paraId="761CBBF9" w14:textId="36B317F3" w:rsidR="001C6DE7" w:rsidRPr="00B013EC" w:rsidRDefault="001C6DE7" w:rsidP="005807A8">
      <w:pPr>
        <w:pStyle w:val="ListParagraph"/>
        <w:numPr>
          <w:ilvl w:val="0"/>
          <w:numId w:val="22"/>
        </w:numPr>
        <w:spacing w:after="0" w:line="360" w:lineRule="auto"/>
        <w:rPr>
          <w:rFonts w:ascii="Times New Roman" w:hAnsi="Times New Roman"/>
          <w:sz w:val="24"/>
          <w:szCs w:val="24"/>
        </w:rPr>
      </w:pPr>
      <w:proofErr w:type="spellStart"/>
      <w:r w:rsidRPr="00B013EC">
        <w:rPr>
          <w:rFonts w:ascii="Times New Roman" w:hAnsi="Times New Roman"/>
          <w:sz w:val="24"/>
          <w:szCs w:val="24"/>
        </w:rPr>
        <w:t>Đối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với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thế</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hệ</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thứ</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hai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trong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quá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trình</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đánh</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giá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nhiễm</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sắc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thể</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nếu</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có</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giá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trị</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nào</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lớn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w:t>
      </w:r>
      <w:r w:rsidRPr="00B013EC">
        <w:rPr>
          <w:rFonts w:ascii="Times New Roman" w:hAnsi="Times New Roman" w:hint="eastAsia"/>
          <w:sz w:val="24"/>
          <w:szCs w:val="24"/>
        </w:rPr>
        <w:t>ơ</w:t>
      </w:r>
      <w:r w:rsidRPr="00B013EC">
        <w:rPr>
          <w:rFonts w:ascii="Times New Roman" w:hAnsi="Times New Roman"/>
          <w:sz w:val="24"/>
          <w:szCs w:val="24"/>
        </w:rPr>
        <w:t>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V</w:t>
      </w:r>
      <w:r w:rsidRPr="00B013EC">
        <w:rPr>
          <w:rFonts w:ascii="Times New Roman" w:hAnsi="Times New Roman"/>
          <w:sz w:val="24"/>
          <w:szCs w:val="24"/>
          <w:vertAlign w:val="subscript"/>
        </w:rPr>
        <w:t>f</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nó</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sẽ</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thay</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thế</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giá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trị</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hiện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tại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và</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giá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trị</w:t>
      </w:r>
      <w:proofErr w:type="spellEnd"/>
      <w:r w:rsidRPr="00B013EC">
        <w:rPr>
          <w:rFonts w:ascii="Times New Roman" w:hAnsi="Times New Roman"/>
          <w:sz w:val="24"/>
          <w:szCs w:val="24"/>
        </w:rPr>
        <w:t xml:space="preserve"> fitness </w:t>
      </w:r>
      <w:proofErr w:type="spellStart"/>
      <w:r w:rsidRPr="00B013EC">
        <w:rPr>
          <w:rFonts w:ascii="Times New Roman" w:hAnsi="Times New Roman"/>
          <w:sz w:val="24"/>
          <w:szCs w:val="24"/>
        </w:rPr>
        <w:t>mới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w:t>
      </w:r>
      <w:r w:rsidRPr="00B013EC">
        <w:rPr>
          <w:rFonts w:ascii="Times New Roman" w:hAnsi="Times New Roman" w:hint="eastAsia"/>
          <w:sz w:val="24"/>
          <w:szCs w:val="24"/>
        </w:rPr>
        <w:t>ư</w:t>
      </w:r>
      <w:r w:rsidRPr="00B013EC">
        <w:rPr>
          <w:rFonts w:ascii="Times New Roman" w:hAnsi="Times New Roman"/>
          <w:sz w:val="24"/>
          <w:szCs w:val="24"/>
        </w:rPr>
        <w:t>ợc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coi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là</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V</w:t>
      </w:r>
      <w:r w:rsidRPr="00B013EC">
        <w:rPr>
          <w:rFonts w:ascii="Times New Roman" w:hAnsi="Times New Roman"/>
          <w:sz w:val="24"/>
          <w:szCs w:val="24"/>
          <w:vertAlign w:val="subscript"/>
        </w:rPr>
        <w:t>f</w:t>
      </w:r>
      <w:proofErr w:type="spellEnd"/>
      <w:r w:rsidRPr="00B013EC">
        <w:rPr>
          <w:rFonts w:ascii="Times New Roman" w:hAnsi="Times New Roman"/>
          <w:sz w:val="24"/>
          <w:szCs w:val="24"/>
        </w:rPr>
        <w:t>.</w:t>
      </w:r>
    </w:p>
    <w:p w14:paraId="18CCC0B5" w14:textId="7224233E" w:rsidR="00F5263B" w:rsidRPr="00B013EC" w:rsidRDefault="00F5263B" w:rsidP="005807A8">
      <w:pPr>
        <w:pStyle w:val="ListParagraph"/>
        <w:numPr>
          <w:ilvl w:val="0"/>
          <w:numId w:val="22"/>
        </w:numPr>
        <w:spacing w:after="0" w:line="360" w:lineRule="auto"/>
        <w:rPr>
          <w:rFonts w:ascii="Times New Roman" w:hAnsi="Times New Roman"/>
          <w:sz w:val="24"/>
          <w:szCs w:val="24"/>
        </w:rPr>
      </w:pPr>
      <w:proofErr w:type="spellStart"/>
      <w:r w:rsidRPr="00B013EC">
        <w:rPr>
          <w:rFonts w:ascii="Times New Roman" w:hAnsi="Times New Roman"/>
          <w:sz w:val="24"/>
          <w:szCs w:val="24"/>
        </w:rPr>
        <w:t>Nếu</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trong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bất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kỳ</w:t>
      </w:r>
      <w:proofErr w:type="spellEnd"/>
      <w:r w:rsidRPr="00B013EC">
        <w:rPr>
          <w:rFonts w:ascii="Times New Roman" w:hAnsi="Times New Roman"/>
          <w:sz w:val="24"/>
          <w:szCs w:val="24"/>
        </w:rPr>
        <w:t xml:space="preserve"> n </w:t>
      </w:r>
      <w:proofErr w:type="spellStart"/>
      <w:r w:rsidRPr="00B013EC">
        <w:rPr>
          <w:rFonts w:ascii="Times New Roman" w:hAnsi="Times New Roman"/>
          <w:sz w:val="24"/>
          <w:szCs w:val="24"/>
        </w:rPr>
        <w:t>thế</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hệ</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nào</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giá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trị</w:t>
      </w:r>
      <w:proofErr w:type="spellEnd"/>
      <w:r w:rsidRPr="00B013EC">
        <w:rPr>
          <w:rFonts w:ascii="Times New Roman" w:hAnsi="Times New Roman"/>
          <w:sz w:val="24"/>
          <w:szCs w:val="24"/>
        </w:rPr>
        <w:t xml:space="preserve"> fitness </w:t>
      </w:r>
      <w:proofErr w:type="spellStart"/>
      <w:r w:rsidRPr="00B013EC">
        <w:rPr>
          <w:rFonts w:ascii="Times New Roman" w:hAnsi="Times New Roman"/>
          <w:sz w:val="24"/>
          <w:szCs w:val="24"/>
        </w:rPr>
        <w:t>tối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đa</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của</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thế</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hệ</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đó</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nhỏ</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w:t>
      </w:r>
      <w:r w:rsidRPr="00B013EC">
        <w:rPr>
          <w:rFonts w:ascii="Times New Roman" w:hAnsi="Times New Roman" w:hint="eastAsia"/>
          <w:sz w:val="24"/>
          <w:szCs w:val="24"/>
        </w:rPr>
        <w:t>ơ</w:t>
      </w:r>
      <w:r w:rsidRPr="00B013EC">
        <w:rPr>
          <w:rFonts w:ascii="Times New Roman" w:hAnsi="Times New Roman"/>
          <w:sz w:val="24"/>
          <w:szCs w:val="24"/>
        </w:rPr>
        <w:t>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V</w:t>
      </w:r>
      <w:r w:rsidR="00ED0357">
        <w:rPr>
          <w:rFonts w:ascii="Times New Roman" w:hAnsi="Times New Roman"/>
          <w:sz w:val="24"/>
          <w:szCs w:val="24"/>
          <w:vertAlign w:val="subscript"/>
        </w:rPr>
        <w:t>f</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tiêu</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chí</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dừng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của</w:t>
      </w:r>
      <w:proofErr w:type="spellEnd"/>
      <w:r w:rsidRPr="00B013EC">
        <w:rPr>
          <w:rFonts w:ascii="Times New Roman" w:hAnsi="Times New Roman"/>
          <w:sz w:val="24"/>
          <w:szCs w:val="24"/>
        </w:rPr>
        <w:t xml:space="preserve"> GA </w:t>
      </w:r>
      <w:proofErr w:type="spellStart"/>
      <w:r w:rsidRPr="00B013EC">
        <w:rPr>
          <w:rFonts w:ascii="Times New Roman" w:hAnsi="Times New Roman"/>
          <w:sz w:val="24"/>
          <w:szCs w:val="24"/>
        </w:rPr>
        <w:t>đ</w:t>
      </w:r>
      <w:r w:rsidRPr="00B013EC">
        <w:rPr>
          <w:rFonts w:ascii="Times New Roman" w:hAnsi="Times New Roman" w:hint="eastAsia"/>
          <w:sz w:val="24"/>
          <w:szCs w:val="24"/>
        </w:rPr>
        <w:t>ư</w:t>
      </w:r>
      <w:r w:rsidRPr="00B013EC">
        <w:rPr>
          <w:rFonts w:ascii="Times New Roman" w:hAnsi="Times New Roman"/>
          <w:sz w:val="24"/>
          <w:szCs w:val="24"/>
        </w:rPr>
        <w:t>ợc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đáp</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ứng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vì</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giá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trị</w:t>
      </w:r>
      <w:proofErr w:type="spellEnd"/>
      <w:r w:rsidRPr="00B013EC">
        <w:rPr>
          <w:rFonts w:ascii="Times New Roman" w:hAnsi="Times New Roman"/>
          <w:sz w:val="24"/>
          <w:szCs w:val="24"/>
        </w:rPr>
        <w:t xml:space="preserve"> fitness </w:t>
      </w:r>
      <w:proofErr w:type="spellStart"/>
      <w:r w:rsidRPr="00B013EC">
        <w:rPr>
          <w:rFonts w:ascii="Times New Roman" w:hAnsi="Times New Roman"/>
          <w:sz w:val="24"/>
          <w:szCs w:val="24"/>
        </w:rPr>
        <w:t>không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tăng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thêm</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nữa</w:t>
      </w:r>
      <w:proofErr w:type="spellEnd"/>
      <w:r w:rsidRPr="00B013EC">
        <w:rPr>
          <w:rFonts w:ascii="Times New Roman" w:hAnsi="Times New Roman"/>
          <w:sz w:val="24"/>
          <w:szCs w:val="24"/>
        </w:rPr>
        <w:t>.</w:t>
      </w:r>
    </w:p>
    <w:p w14:paraId="589DC311" w14:textId="77777777" w:rsidR="00B013EC" w:rsidRPr="00B013EC" w:rsidRDefault="00B013EC" w:rsidP="005807A8">
      <w:pPr>
        <w:pStyle w:val="ListParagraph"/>
        <w:numPr>
          <w:ilvl w:val="0"/>
          <w:numId w:val="21"/>
        </w:numPr>
        <w:spacing w:after="0" w:line="360" w:lineRule="auto"/>
        <w:rPr>
          <w:rFonts w:ascii="Times New Roman" w:hAnsi="Times New Roman"/>
          <w:sz w:val="24"/>
          <w:szCs w:val="24"/>
        </w:rPr>
      </w:pPr>
      <w:r w:rsidRPr="00B013EC">
        <w:rPr>
          <w:rFonts w:ascii="Times New Roman" w:hAnsi="Times New Roman"/>
          <w:sz w:val="24"/>
          <w:szCs w:val="24"/>
        </w:rPr>
        <w:t xml:space="preserve">Tuy </w:t>
      </w:r>
      <w:proofErr w:type="spellStart"/>
      <w:r w:rsidRPr="00B013EC">
        <w:rPr>
          <w:rFonts w:ascii="Times New Roman" w:hAnsi="Times New Roman"/>
          <w:sz w:val="24"/>
          <w:szCs w:val="24"/>
        </w:rPr>
        <w:t>nhiên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trong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quá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trình</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mô</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phỏng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ph</w:t>
      </w:r>
      <w:r w:rsidRPr="00B013EC">
        <w:rPr>
          <w:rFonts w:ascii="Times New Roman" w:hAnsi="Times New Roman" w:hint="eastAsia"/>
          <w:sz w:val="24"/>
          <w:szCs w:val="24"/>
        </w:rPr>
        <w:t>ươ</w:t>
      </w:r>
      <w:r w:rsidRPr="00B013EC">
        <w:rPr>
          <w:rFonts w:ascii="Times New Roman" w:hAnsi="Times New Roman"/>
          <w:sz w:val="24"/>
          <w:szCs w:val="24"/>
        </w:rPr>
        <w:t>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pháp</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w:t>
      </w:r>
      <w:r w:rsidRPr="00B013EC">
        <w:rPr>
          <w:rFonts w:ascii="Times New Roman" w:hAnsi="Times New Roman" w:hint="eastAsia"/>
          <w:sz w:val="24"/>
          <w:szCs w:val="24"/>
        </w:rPr>
        <w:t>ư</w:t>
      </w:r>
      <w:r w:rsidRPr="00B013EC">
        <w:rPr>
          <w:rFonts w:ascii="Times New Roman" w:hAnsi="Times New Roman"/>
          <w:sz w:val="24"/>
          <w:szCs w:val="24"/>
        </w:rPr>
        <w:t>ợc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đề</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xuất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cũng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w:t>
      </w:r>
      <w:r w:rsidRPr="00B013EC">
        <w:rPr>
          <w:rFonts w:ascii="Times New Roman" w:hAnsi="Times New Roman" w:hint="eastAsia"/>
          <w:sz w:val="24"/>
          <w:szCs w:val="24"/>
        </w:rPr>
        <w:t>ư</w:t>
      </w:r>
      <w:r w:rsidRPr="00B013EC">
        <w:rPr>
          <w:rFonts w:ascii="Times New Roman" w:hAnsi="Times New Roman"/>
          <w:sz w:val="24"/>
          <w:szCs w:val="24"/>
        </w:rPr>
        <w:t>ợc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đánh</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giá</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bằng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cách</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thực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hiện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nó</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cho</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một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số</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lần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lặp</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cố</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định</w:t>
      </w:r>
      <w:proofErr w:type="spellEnd"/>
      <w:r w:rsidRPr="00B013EC">
        <w:rPr>
          <w:rFonts w:ascii="Times New Roman" w:hAnsi="Times New Roman"/>
          <w:sz w:val="24"/>
          <w:szCs w:val="24"/>
        </w:rPr>
        <w:t>.</w:t>
      </w:r>
    </w:p>
    <w:p w14:paraId="7D1B6D49" w14:textId="37513CF1" w:rsidR="00B013EC" w:rsidRDefault="00B013EC" w:rsidP="005807A8">
      <w:pPr>
        <w:pStyle w:val="ListParagraph"/>
        <w:numPr>
          <w:ilvl w:val="0"/>
          <w:numId w:val="21"/>
        </w:numPr>
        <w:spacing w:after="0" w:line="360" w:lineRule="auto"/>
        <w:rPr>
          <w:rFonts w:ascii="Times New Roman" w:hAnsi="Times New Roman"/>
          <w:sz w:val="24"/>
          <w:szCs w:val="24"/>
        </w:rPr>
      </w:pPr>
      <w:r w:rsidRPr="00B013EC">
        <w:rPr>
          <w:rFonts w:ascii="Times New Roman" w:hAnsi="Times New Roman"/>
          <w:sz w:val="24"/>
          <w:szCs w:val="24"/>
        </w:rPr>
        <w:t xml:space="preserve">Khi </w:t>
      </w:r>
      <w:proofErr w:type="spellStart"/>
      <w:r w:rsidRPr="00B013EC">
        <w:rPr>
          <w:rFonts w:ascii="Times New Roman" w:hAnsi="Times New Roman"/>
          <w:sz w:val="24"/>
          <w:szCs w:val="24"/>
        </w:rPr>
        <w:t>thực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hiện</w:t>
      </w:r>
      <w:proofErr w:type="spellEnd"/>
      <w:r w:rsidRPr="00B013EC">
        <w:rPr>
          <w:rFonts w:ascii="Times New Roman" w:hAnsi="Times New Roman"/>
          <w:sz w:val="24"/>
          <w:szCs w:val="24"/>
        </w:rPr>
        <w:t xml:space="preserve"> GA </w:t>
      </w:r>
      <w:proofErr w:type="spellStart"/>
      <w:r w:rsidRPr="00B013EC">
        <w:rPr>
          <w:rFonts w:ascii="Times New Roman" w:hAnsi="Times New Roman"/>
          <w:sz w:val="24"/>
          <w:szCs w:val="24"/>
        </w:rPr>
        <w:t>kết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thúc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nhiễm</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sắc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thể</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tốt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nhất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đại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diện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cho</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bộ</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đặc</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tr</w:t>
      </w:r>
      <w:r w:rsidRPr="00B013EC">
        <w:rPr>
          <w:rFonts w:ascii="Times New Roman" w:hAnsi="Times New Roman" w:hint="eastAsia"/>
          <w:sz w:val="24"/>
          <w:szCs w:val="24"/>
        </w:rPr>
        <w:t>ư</w:t>
      </w:r>
      <w:r w:rsidRPr="00B013EC">
        <w:rPr>
          <w:rFonts w:ascii="Times New Roman" w:hAnsi="Times New Roman"/>
          <w:sz w:val="24"/>
          <w:szCs w:val="24"/>
        </w:rPr>
        <w:t>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tối</w:t>
      </w:r>
      <w:proofErr w:type="spellEnd"/>
      <w:r w:rsidRPr="00B013EC">
        <w:rPr>
          <w:rFonts w:ascii="Times New Roman" w:hAnsi="Times New Roman"/>
          <w:sz w:val="24"/>
          <w:szCs w:val="24"/>
        </w:rPr>
        <w:t xml:space="preserve"> </w:t>
      </w:r>
      <w:proofErr w:type="spellStart"/>
      <w:r w:rsidRPr="00B013EC">
        <w:rPr>
          <w:rFonts w:ascii="Times New Roman" w:hAnsi="Times New Roman" w:hint="eastAsia"/>
          <w:sz w:val="24"/>
          <w:szCs w:val="24"/>
        </w:rPr>
        <w:t>ư</w:t>
      </w:r>
      <w:r w:rsidRPr="00B013EC">
        <w:rPr>
          <w:rFonts w:ascii="Times New Roman" w:hAnsi="Times New Roman"/>
          <w:sz w:val="24"/>
          <w:szCs w:val="24"/>
        </w:rPr>
        <w:t>u</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dự</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kiến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sẽ</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tạo</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ra</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kết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quả</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tốt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h</w:t>
      </w:r>
      <w:r w:rsidRPr="00B013EC">
        <w:rPr>
          <w:rFonts w:ascii="Times New Roman" w:hAnsi="Times New Roman" w:hint="eastAsia"/>
          <w:sz w:val="24"/>
          <w:szCs w:val="24"/>
        </w:rPr>
        <w:t>ơ</w:t>
      </w:r>
      <w:r w:rsidRPr="00B013EC">
        <w:rPr>
          <w:rFonts w:ascii="Times New Roman" w:hAnsi="Times New Roman"/>
          <w:sz w:val="24"/>
          <w:szCs w:val="24"/>
        </w:rPr>
        <w:t>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khi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sử</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dụng</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với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một</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bộ</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phân</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loại</w:t>
      </w:r>
      <w:proofErr w:type="spellEnd"/>
      <w:r w:rsidRPr="00B013EC">
        <w:rPr>
          <w:rFonts w:ascii="Times New Roman" w:hAnsi="Times New Roman"/>
          <w:sz w:val="24"/>
          <w:szCs w:val="24"/>
        </w:rPr>
        <w:t xml:space="preserve"> </w:t>
      </w:r>
      <w:proofErr w:type="spellStart"/>
      <w:r w:rsidRPr="00B013EC">
        <w:rPr>
          <w:rFonts w:ascii="Times New Roman" w:hAnsi="Times New Roman"/>
          <w:sz w:val="24"/>
          <w:szCs w:val="24"/>
        </w:rPr>
        <w:t>chuẩn</w:t>
      </w:r>
      <w:proofErr w:type="spellEnd"/>
      <w:r w:rsidRPr="00B013EC">
        <w:rPr>
          <w:rFonts w:ascii="Times New Roman" w:hAnsi="Times New Roman"/>
          <w:sz w:val="24"/>
          <w:szCs w:val="24"/>
        </w:rPr>
        <w:t>.</w:t>
      </w:r>
    </w:p>
    <w:p w14:paraId="6F615729" w14:textId="77777777" w:rsidR="00B013EC" w:rsidRPr="00B013EC" w:rsidRDefault="00B013EC" w:rsidP="00194FDD">
      <w:pPr>
        <w:pStyle w:val="ListParagraph"/>
        <w:spacing w:after="0" w:line="360" w:lineRule="auto"/>
        <w:rPr>
          <w:rFonts w:ascii="Times New Roman" w:hAnsi="Times New Roman"/>
          <w:sz w:val="24"/>
          <w:szCs w:val="24"/>
        </w:rPr>
      </w:pPr>
    </w:p>
    <w:p w14:paraId="38E2CC91" w14:textId="4AF6B89C" w:rsidR="005C73BF" w:rsidRPr="00E73327" w:rsidRDefault="00166CE3" w:rsidP="005807A8">
      <w:pPr>
        <w:pStyle w:val="ListParagraph"/>
        <w:numPr>
          <w:ilvl w:val="0"/>
          <w:numId w:val="33"/>
        </w:numPr>
        <w:spacing w:after="0" w:line="360" w:lineRule="auto"/>
        <w:outlineLvl w:val="2"/>
        <w:rPr>
          <w:rFonts w:ascii="Times New Roman" w:hAnsi="Times New Roman"/>
          <w:b/>
          <w:sz w:val="32"/>
          <w:szCs w:val="32"/>
        </w:rPr>
      </w:pPr>
      <w:bookmarkStart w:id="30" w:name="_Toc169381114"/>
      <w:proofErr w:type="spellStart"/>
      <w:r w:rsidRPr="00E73327">
        <w:rPr>
          <w:rFonts w:ascii="Times New Roman" w:hAnsi="Times New Roman"/>
          <w:b/>
          <w:sz w:val="32"/>
          <w:szCs w:val="32"/>
        </w:rPr>
        <w:t>Mô-đun</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phân</w:t>
      </w:r>
      <w:proofErr w:type="spellEnd"/>
      <w:r w:rsidRPr="00E73327">
        <w:rPr>
          <w:rFonts w:ascii="Times New Roman" w:hAnsi="Times New Roman"/>
          <w:b/>
          <w:sz w:val="32"/>
          <w:szCs w:val="32"/>
        </w:rPr>
        <w:t xml:space="preserve"> </w:t>
      </w:r>
      <w:proofErr w:type="spellStart"/>
      <w:r w:rsidRPr="00E73327">
        <w:rPr>
          <w:rFonts w:ascii="Times New Roman" w:hAnsi="Times New Roman"/>
          <w:b/>
          <w:sz w:val="32"/>
          <w:szCs w:val="32"/>
        </w:rPr>
        <w:t>loại</w:t>
      </w:r>
      <w:proofErr w:type="spellEnd"/>
      <w:r w:rsidRPr="00E73327">
        <w:rPr>
          <w:rFonts w:ascii="Times New Roman" w:hAnsi="Times New Roman"/>
          <w:b/>
          <w:sz w:val="32"/>
          <w:szCs w:val="32"/>
        </w:rPr>
        <w:t xml:space="preserve"> (Classification Module)</w:t>
      </w:r>
      <w:bookmarkEnd w:id="30"/>
    </w:p>
    <w:p w14:paraId="26C628A9" w14:textId="6F0A36FA" w:rsidR="009D7114" w:rsidRPr="00E73327" w:rsidRDefault="009D7114" w:rsidP="005807A8">
      <w:pPr>
        <w:pStyle w:val="ListParagraph"/>
        <w:numPr>
          <w:ilvl w:val="1"/>
          <w:numId w:val="33"/>
        </w:numPr>
        <w:spacing w:after="0" w:line="360" w:lineRule="auto"/>
        <w:rPr>
          <w:rFonts w:ascii="Times New Roman" w:hAnsi="Times New Roman"/>
          <w:b/>
          <w:bCs/>
          <w:sz w:val="28"/>
          <w:szCs w:val="28"/>
        </w:rPr>
      </w:pPr>
      <w:bookmarkStart w:id="31" w:name="_Hlk166917940"/>
      <w:proofErr w:type="spellStart"/>
      <w:r w:rsidRPr="00E73327">
        <w:rPr>
          <w:rFonts w:ascii="Times New Roman" w:hAnsi="Times New Roman"/>
          <w:b/>
          <w:bCs/>
          <w:sz w:val="28"/>
          <w:szCs w:val="28"/>
        </w:rPr>
        <w:t>Tr</w:t>
      </w:r>
      <w:r w:rsidRPr="00E73327">
        <w:rPr>
          <w:rFonts w:ascii="Times New Roman" w:hAnsi="Times New Roman" w:hint="eastAsia"/>
          <w:b/>
          <w:bCs/>
          <w:sz w:val="28"/>
          <w:szCs w:val="28"/>
        </w:rPr>
        <w:t>ư</w:t>
      </w:r>
      <w:r w:rsidRPr="00E73327">
        <w:rPr>
          <w:rFonts w:ascii="Times New Roman" w:hAnsi="Times New Roman"/>
          <w:b/>
          <w:bCs/>
          <w:sz w:val="28"/>
          <w:szCs w:val="28"/>
        </w:rPr>
        <w:t>ớc</w:t>
      </w:r>
      <w:proofErr w:type="spellEnd"/>
      <w:r w:rsidRPr="00E73327">
        <w:rPr>
          <w:rFonts w:ascii="Times New Roman" w:hAnsi="Times New Roman"/>
          <w:b/>
          <w:bCs/>
          <w:sz w:val="28"/>
          <w:szCs w:val="28"/>
        </w:rPr>
        <w:t xml:space="preserve"> </w:t>
      </w:r>
      <w:proofErr w:type="spellStart"/>
      <w:r w:rsidRPr="00E73327">
        <w:rPr>
          <w:rFonts w:ascii="Times New Roman" w:hAnsi="Times New Roman"/>
          <w:b/>
          <w:bCs/>
          <w:sz w:val="28"/>
          <w:szCs w:val="28"/>
        </w:rPr>
        <w:t>khi</w:t>
      </w:r>
      <w:proofErr w:type="spellEnd"/>
      <w:r w:rsidRPr="00E73327">
        <w:rPr>
          <w:rFonts w:ascii="Times New Roman" w:hAnsi="Times New Roman"/>
          <w:b/>
          <w:bCs/>
          <w:sz w:val="28"/>
          <w:szCs w:val="28"/>
        </w:rPr>
        <w:t xml:space="preserve"> </w:t>
      </w:r>
      <w:proofErr w:type="spellStart"/>
      <w:r w:rsidRPr="00E73327">
        <w:rPr>
          <w:rFonts w:ascii="Times New Roman" w:hAnsi="Times New Roman"/>
          <w:b/>
          <w:bCs/>
          <w:sz w:val="28"/>
          <w:szCs w:val="28"/>
        </w:rPr>
        <w:t>phân</w:t>
      </w:r>
      <w:proofErr w:type="spellEnd"/>
      <w:r w:rsidRPr="00E73327">
        <w:rPr>
          <w:rFonts w:ascii="Times New Roman" w:hAnsi="Times New Roman"/>
          <w:b/>
          <w:bCs/>
          <w:sz w:val="28"/>
          <w:szCs w:val="28"/>
        </w:rPr>
        <w:t xml:space="preserve"> </w:t>
      </w:r>
      <w:proofErr w:type="spellStart"/>
      <w:r w:rsidRPr="00E73327">
        <w:rPr>
          <w:rFonts w:ascii="Times New Roman" w:hAnsi="Times New Roman"/>
          <w:b/>
          <w:bCs/>
          <w:sz w:val="28"/>
          <w:szCs w:val="28"/>
        </w:rPr>
        <w:t>loại</w:t>
      </w:r>
      <w:proofErr w:type="spellEnd"/>
      <w:r w:rsidRPr="00E73327">
        <w:rPr>
          <w:rFonts w:ascii="Times New Roman" w:hAnsi="Times New Roman"/>
          <w:b/>
          <w:bCs/>
          <w:sz w:val="28"/>
          <w:szCs w:val="28"/>
        </w:rPr>
        <w:t>:</w:t>
      </w:r>
    </w:p>
    <w:bookmarkEnd w:id="31"/>
    <w:p w14:paraId="0B65F452" w14:textId="77777777" w:rsidR="009D7114" w:rsidRPr="00E71974" w:rsidRDefault="009D7114" w:rsidP="005807A8">
      <w:pPr>
        <w:pStyle w:val="ListParagraph"/>
        <w:numPr>
          <w:ilvl w:val="0"/>
          <w:numId w:val="26"/>
        </w:numPr>
        <w:spacing w:after="0" w:line="360" w:lineRule="auto"/>
        <w:rPr>
          <w:rFonts w:ascii="Times New Roman" w:hAnsi="Times New Roman"/>
          <w:sz w:val="24"/>
          <w:szCs w:val="24"/>
        </w:rPr>
      </w:pPr>
      <w:proofErr w:type="spellStart"/>
      <w:r w:rsidRPr="00E71974">
        <w:rPr>
          <w:rFonts w:ascii="Times New Roman" w:hAnsi="Times New Roman"/>
          <w:sz w:val="24"/>
          <w:szCs w:val="24"/>
        </w:rPr>
        <w:t>Tập</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dữ</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liệu</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mới</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w:t>
      </w:r>
      <w:r w:rsidRPr="00E71974">
        <w:rPr>
          <w:rFonts w:ascii="Times New Roman" w:hAnsi="Times New Roman" w:hint="eastAsia"/>
          <w:sz w:val="24"/>
          <w:szCs w:val="24"/>
        </w:rPr>
        <w:t>ư</w:t>
      </w:r>
      <w:r w:rsidRPr="00E71974">
        <w:rPr>
          <w:rFonts w:ascii="Times New Roman" w:hAnsi="Times New Roman"/>
          <w:sz w:val="24"/>
          <w:szCs w:val="24"/>
        </w:rPr>
        <w:t>ợc</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tạo</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ra</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chỉ</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sử</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dụng</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những</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đặc</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tr</w:t>
      </w:r>
      <w:r w:rsidRPr="00E71974">
        <w:rPr>
          <w:rFonts w:ascii="Times New Roman" w:hAnsi="Times New Roman" w:hint="eastAsia"/>
          <w:sz w:val="24"/>
          <w:szCs w:val="24"/>
        </w:rPr>
        <w:t>ư</w:t>
      </w:r>
      <w:r w:rsidRPr="00E71974">
        <w:rPr>
          <w:rFonts w:ascii="Times New Roman" w:hAnsi="Times New Roman"/>
          <w:sz w:val="24"/>
          <w:szCs w:val="24"/>
        </w:rPr>
        <w:t>ng</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đã</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w:t>
      </w:r>
      <w:r w:rsidRPr="00E71974">
        <w:rPr>
          <w:rFonts w:ascii="Times New Roman" w:hAnsi="Times New Roman" w:hint="eastAsia"/>
          <w:sz w:val="24"/>
          <w:szCs w:val="24"/>
        </w:rPr>
        <w:t>ư</w:t>
      </w:r>
      <w:r w:rsidRPr="00E71974">
        <w:rPr>
          <w:rFonts w:ascii="Times New Roman" w:hAnsi="Times New Roman"/>
          <w:sz w:val="24"/>
          <w:szCs w:val="24"/>
        </w:rPr>
        <w:t>ợc</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lựa</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chọn</w:t>
      </w:r>
      <w:proofErr w:type="spellEnd"/>
      <w:r w:rsidRPr="00E71974">
        <w:rPr>
          <w:rFonts w:ascii="Times New Roman" w:hAnsi="Times New Roman"/>
          <w:sz w:val="24"/>
          <w:szCs w:val="24"/>
        </w:rPr>
        <w:t xml:space="preserve">. </w:t>
      </w:r>
    </w:p>
    <w:p w14:paraId="6BA4ADFD" w14:textId="77777777" w:rsidR="009D7114" w:rsidRPr="00E71974" w:rsidRDefault="009D7114" w:rsidP="005807A8">
      <w:pPr>
        <w:pStyle w:val="ListParagraph"/>
        <w:numPr>
          <w:ilvl w:val="0"/>
          <w:numId w:val="26"/>
        </w:numPr>
        <w:spacing w:after="0" w:line="360" w:lineRule="auto"/>
        <w:rPr>
          <w:rFonts w:ascii="Times New Roman" w:hAnsi="Times New Roman"/>
          <w:sz w:val="24"/>
          <w:szCs w:val="24"/>
        </w:rPr>
      </w:pPr>
      <w:r w:rsidRPr="00E71974">
        <w:rPr>
          <w:rFonts w:ascii="Times New Roman" w:hAnsi="Times New Roman"/>
          <w:sz w:val="24"/>
          <w:szCs w:val="24"/>
        </w:rPr>
        <w:t xml:space="preserve">Khi GA </w:t>
      </w:r>
      <w:proofErr w:type="spellStart"/>
      <w:r w:rsidRPr="00E71974">
        <w:rPr>
          <w:rFonts w:ascii="Times New Roman" w:hAnsi="Times New Roman"/>
          <w:sz w:val="24"/>
          <w:szCs w:val="24"/>
        </w:rPr>
        <w:t>hội</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tụ</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chỉ</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có</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các</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đặc</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tr</w:t>
      </w:r>
      <w:r w:rsidRPr="00E71974">
        <w:rPr>
          <w:rFonts w:ascii="Times New Roman" w:hAnsi="Times New Roman" w:hint="eastAsia"/>
          <w:sz w:val="24"/>
          <w:szCs w:val="24"/>
        </w:rPr>
        <w:t>ư</w:t>
      </w:r>
      <w:r w:rsidRPr="00E71974">
        <w:rPr>
          <w:rFonts w:ascii="Times New Roman" w:hAnsi="Times New Roman"/>
          <w:sz w:val="24"/>
          <w:szCs w:val="24"/>
        </w:rPr>
        <w:t>ng</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w:t>
      </w:r>
      <w:r w:rsidRPr="00E71974">
        <w:rPr>
          <w:rFonts w:ascii="Times New Roman" w:hAnsi="Times New Roman" w:hint="eastAsia"/>
          <w:sz w:val="24"/>
          <w:szCs w:val="24"/>
        </w:rPr>
        <w:t>ư</w:t>
      </w:r>
      <w:r w:rsidRPr="00E71974">
        <w:rPr>
          <w:rFonts w:ascii="Times New Roman" w:hAnsi="Times New Roman"/>
          <w:sz w:val="24"/>
          <w:szCs w:val="24"/>
        </w:rPr>
        <w:t>ợc</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đại</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diện</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bởi</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nhiễm</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sắc</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thể</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tốt</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nhất</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w:t>
      </w:r>
      <w:r w:rsidRPr="00E71974">
        <w:rPr>
          <w:rFonts w:ascii="Times New Roman" w:hAnsi="Times New Roman" w:hint="eastAsia"/>
          <w:sz w:val="24"/>
          <w:szCs w:val="24"/>
        </w:rPr>
        <w:t>ư</w:t>
      </w:r>
      <w:r w:rsidRPr="00E71974">
        <w:rPr>
          <w:rFonts w:ascii="Times New Roman" w:hAnsi="Times New Roman"/>
          <w:sz w:val="24"/>
          <w:szCs w:val="24"/>
        </w:rPr>
        <w:t>ợc</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xem</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xét</w:t>
      </w:r>
      <w:proofErr w:type="spellEnd"/>
      <w:r w:rsidRPr="00E71974">
        <w:rPr>
          <w:rFonts w:ascii="Times New Roman" w:hAnsi="Times New Roman"/>
          <w:sz w:val="24"/>
          <w:szCs w:val="24"/>
        </w:rPr>
        <w:t xml:space="preserve">. </w:t>
      </w:r>
    </w:p>
    <w:p w14:paraId="7EE66D3E" w14:textId="38091107" w:rsidR="005C73BF" w:rsidRDefault="009D7114" w:rsidP="005807A8">
      <w:pPr>
        <w:pStyle w:val="ListParagraph"/>
        <w:numPr>
          <w:ilvl w:val="0"/>
          <w:numId w:val="26"/>
        </w:numPr>
        <w:spacing w:after="0" w:line="360" w:lineRule="auto"/>
        <w:rPr>
          <w:rFonts w:ascii="Times New Roman" w:hAnsi="Times New Roman"/>
          <w:sz w:val="24"/>
          <w:szCs w:val="24"/>
        </w:rPr>
      </w:pPr>
      <w:proofErr w:type="spellStart"/>
      <w:r w:rsidRPr="00E71974">
        <w:rPr>
          <w:rFonts w:ascii="Times New Roman" w:hAnsi="Times New Roman"/>
          <w:sz w:val="24"/>
          <w:szCs w:val="24"/>
        </w:rPr>
        <w:t>Dữ</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liệu</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sau</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đó</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đ</w:t>
      </w:r>
      <w:r w:rsidRPr="00E71974">
        <w:rPr>
          <w:rFonts w:ascii="Times New Roman" w:hAnsi="Times New Roman" w:hint="eastAsia"/>
          <w:sz w:val="24"/>
          <w:szCs w:val="24"/>
        </w:rPr>
        <w:t>ư</w:t>
      </w:r>
      <w:r w:rsidRPr="00E71974">
        <w:rPr>
          <w:rFonts w:ascii="Times New Roman" w:hAnsi="Times New Roman"/>
          <w:sz w:val="24"/>
          <w:szCs w:val="24"/>
        </w:rPr>
        <w:t>ợc</w:t>
      </w:r>
      <w:proofErr w:type="spellEnd"/>
      <w:r w:rsidRPr="00E71974">
        <w:rPr>
          <w:rFonts w:ascii="Times New Roman" w:hAnsi="Times New Roman"/>
          <w:sz w:val="24"/>
          <w:szCs w:val="24"/>
        </w:rPr>
        <w:t xml:space="preserve"> chia </w:t>
      </w:r>
      <w:proofErr w:type="spellStart"/>
      <w:r w:rsidRPr="00E71974">
        <w:rPr>
          <w:rFonts w:ascii="Times New Roman" w:hAnsi="Times New Roman"/>
          <w:sz w:val="24"/>
          <w:szCs w:val="24"/>
        </w:rPr>
        <w:t>thành</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các</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tập</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huấn</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luyện</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và</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tập</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kiểm</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tra</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bằng</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ph</w:t>
      </w:r>
      <w:r w:rsidRPr="00E71974">
        <w:rPr>
          <w:rFonts w:ascii="Times New Roman" w:hAnsi="Times New Roman" w:hint="eastAsia"/>
          <w:sz w:val="24"/>
          <w:szCs w:val="24"/>
        </w:rPr>
        <w:t>ươ</w:t>
      </w:r>
      <w:r w:rsidRPr="00E71974">
        <w:rPr>
          <w:rFonts w:ascii="Times New Roman" w:hAnsi="Times New Roman"/>
          <w:sz w:val="24"/>
          <w:szCs w:val="24"/>
        </w:rPr>
        <w:t>ng</w:t>
      </w:r>
      <w:proofErr w:type="spellEnd"/>
      <w:r w:rsidRPr="00E71974">
        <w:rPr>
          <w:rFonts w:ascii="Times New Roman" w:hAnsi="Times New Roman"/>
          <w:sz w:val="24"/>
          <w:szCs w:val="24"/>
        </w:rPr>
        <w:t xml:space="preserve"> </w:t>
      </w:r>
      <w:proofErr w:type="spellStart"/>
      <w:r w:rsidRPr="00E71974">
        <w:rPr>
          <w:rFonts w:ascii="Times New Roman" w:hAnsi="Times New Roman"/>
          <w:sz w:val="24"/>
          <w:szCs w:val="24"/>
        </w:rPr>
        <w:t>pháp</w:t>
      </w:r>
      <w:proofErr w:type="spellEnd"/>
      <w:r w:rsidRPr="00E71974">
        <w:rPr>
          <w:rFonts w:ascii="Times New Roman" w:hAnsi="Times New Roman"/>
          <w:sz w:val="24"/>
          <w:szCs w:val="24"/>
        </w:rPr>
        <w:t xml:space="preserve"> k-folds.</w:t>
      </w:r>
    </w:p>
    <w:p w14:paraId="2E94E498" w14:textId="0056AA40" w:rsidR="0000376E" w:rsidRPr="00E73327" w:rsidRDefault="0000376E" w:rsidP="005807A8">
      <w:pPr>
        <w:pStyle w:val="ListParagraph"/>
        <w:numPr>
          <w:ilvl w:val="1"/>
          <w:numId w:val="33"/>
        </w:numPr>
        <w:spacing w:after="0" w:line="360" w:lineRule="auto"/>
        <w:rPr>
          <w:rFonts w:ascii="Times New Roman" w:hAnsi="Times New Roman"/>
          <w:b/>
          <w:bCs/>
          <w:sz w:val="28"/>
          <w:szCs w:val="28"/>
        </w:rPr>
      </w:pPr>
      <w:r w:rsidRPr="00E73327">
        <w:rPr>
          <w:rFonts w:ascii="Times New Roman" w:hAnsi="Times New Roman"/>
          <w:b/>
          <w:bCs/>
          <w:sz w:val="28"/>
          <w:szCs w:val="28"/>
        </w:rPr>
        <w:t xml:space="preserve"> </w:t>
      </w:r>
      <w:proofErr w:type="spellStart"/>
      <w:r w:rsidR="0028639C" w:rsidRPr="00E73327">
        <w:rPr>
          <w:rFonts w:ascii="Times New Roman" w:hAnsi="Times New Roman"/>
          <w:b/>
          <w:bCs/>
          <w:sz w:val="28"/>
          <w:szCs w:val="28"/>
        </w:rPr>
        <w:t>Quá</w:t>
      </w:r>
      <w:proofErr w:type="spellEnd"/>
      <w:r w:rsidR="0028639C" w:rsidRPr="00E73327">
        <w:rPr>
          <w:rFonts w:ascii="Times New Roman" w:hAnsi="Times New Roman"/>
          <w:b/>
          <w:bCs/>
          <w:sz w:val="28"/>
          <w:szCs w:val="28"/>
        </w:rPr>
        <w:t xml:space="preserve"> </w:t>
      </w:r>
      <w:proofErr w:type="spellStart"/>
      <w:r w:rsidR="0028639C" w:rsidRPr="00E73327">
        <w:rPr>
          <w:rFonts w:ascii="Times New Roman" w:hAnsi="Times New Roman"/>
          <w:b/>
          <w:bCs/>
          <w:sz w:val="28"/>
          <w:szCs w:val="28"/>
        </w:rPr>
        <w:t>trình</w:t>
      </w:r>
      <w:proofErr w:type="spellEnd"/>
      <w:r w:rsidR="0028639C" w:rsidRPr="00E73327">
        <w:rPr>
          <w:rFonts w:ascii="Times New Roman" w:hAnsi="Times New Roman"/>
          <w:b/>
          <w:bCs/>
          <w:sz w:val="28"/>
          <w:szCs w:val="28"/>
        </w:rPr>
        <w:t xml:space="preserve"> </w:t>
      </w:r>
      <w:proofErr w:type="spellStart"/>
      <w:r w:rsidR="0028639C" w:rsidRPr="00E73327">
        <w:rPr>
          <w:rFonts w:ascii="Times New Roman" w:hAnsi="Times New Roman"/>
          <w:b/>
          <w:bCs/>
          <w:sz w:val="28"/>
          <w:szCs w:val="28"/>
        </w:rPr>
        <w:t>phân</w:t>
      </w:r>
      <w:proofErr w:type="spellEnd"/>
      <w:r w:rsidR="0028639C" w:rsidRPr="00E73327">
        <w:rPr>
          <w:rFonts w:ascii="Times New Roman" w:hAnsi="Times New Roman"/>
          <w:b/>
          <w:bCs/>
          <w:sz w:val="28"/>
          <w:szCs w:val="28"/>
        </w:rPr>
        <w:t xml:space="preserve"> </w:t>
      </w:r>
      <w:proofErr w:type="spellStart"/>
      <w:r w:rsidR="0028639C" w:rsidRPr="00E73327">
        <w:rPr>
          <w:rFonts w:ascii="Times New Roman" w:hAnsi="Times New Roman"/>
          <w:b/>
          <w:bCs/>
          <w:sz w:val="28"/>
          <w:szCs w:val="28"/>
        </w:rPr>
        <w:t>loại</w:t>
      </w:r>
      <w:proofErr w:type="spellEnd"/>
      <w:r w:rsidR="0028639C" w:rsidRPr="00E73327">
        <w:rPr>
          <w:rFonts w:ascii="Times New Roman" w:hAnsi="Times New Roman"/>
          <w:b/>
          <w:bCs/>
          <w:sz w:val="28"/>
          <w:szCs w:val="28"/>
        </w:rPr>
        <w:t>:</w:t>
      </w:r>
    </w:p>
    <w:p w14:paraId="3761FC53" w14:textId="0FCFCE86" w:rsidR="00FA15D4" w:rsidRPr="0000376E" w:rsidRDefault="0000376E" w:rsidP="00194FDD">
      <w:pPr>
        <w:spacing w:after="0" w:line="360" w:lineRule="auto"/>
        <w:rPr>
          <w:rFonts w:ascii="Times New Roman" w:hAnsi="Times New Roman"/>
          <w:sz w:val="24"/>
          <w:szCs w:val="24"/>
        </w:rPr>
      </w:pPr>
      <w:proofErr w:type="spellStart"/>
      <w:r w:rsidRPr="0000376E">
        <w:rPr>
          <w:rFonts w:ascii="Times New Roman" w:hAnsi="Times New Roman"/>
          <w:sz w:val="24"/>
          <w:szCs w:val="24"/>
        </w:rPr>
        <w:t>Quá</w:t>
      </w:r>
      <w:proofErr w:type="spellEnd"/>
      <w:r w:rsidRPr="0000376E">
        <w:rPr>
          <w:rFonts w:ascii="Times New Roman" w:hAnsi="Times New Roman"/>
          <w:sz w:val="24"/>
          <w:szCs w:val="24"/>
        </w:rPr>
        <w:t xml:space="preserve"> </w:t>
      </w:r>
      <w:proofErr w:type="spellStart"/>
      <w:r w:rsidRPr="0000376E">
        <w:rPr>
          <w:rFonts w:ascii="Times New Roman" w:hAnsi="Times New Roman"/>
          <w:sz w:val="24"/>
          <w:szCs w:val="24"/>
        </w:rPr>
        <w:t>trình</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đ</w:t>
      </w:r>
      <w:r w:rsidR="0028639C" w:rsidRPr="0000376E">
        <w:rPr>
          <w:rFonts w:ascii="Times New Roman" w:hAnsi="Times New Roman" w:hint="eastAsia"/>
          <w:sz w:val="24"/>
          <w:szCs w:val="24"/>
        </w:rPr>
        <w:t>ư</w:t>
      </w:r>
      <w:r w:rsidR="0028639C" w:rsidRPr="0000376E">
        <w:rPr>
          <w:rFonts w:ascii="Times New Roman" w:hAnsi="Times New Roman"/>
          <w:sz w:val="24"/>
          <w:szCs w:val="24"/>
        </w:rPr>
        <w:t>ợc</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thực</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hiện</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bằng</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cách</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sử</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dụng</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tập</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dữ</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liệu</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kiểm</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tra</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và</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huấn</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luyện</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cho</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mỗi</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nhiễm</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sắc</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thể</w:t>
      </w:r>
      <w:proofErr w:type="spellEnd"/>
      <w:r w:rsidR="0028639C" w:rsidRPr="0000376E">
        <w:rPr>
          <w:rFonts w:ascii="Times New Roman" w:hAnsi="Times New Roman"/>
          <w:sz w:val="24"/>
          <w:szCs w:val="24"/>
        </w:rPr>
        <w:t xml:space="preserve">. Công </w:t>
      </w:r>
      <w:proofErr w:type="spellStart"/>
      <w:r w:rsidR="0028639C" w:rsidRPr="0000376E">
        <w:rPr>
          <w:rFonts w:ascii="Times New Roman" w:hAnsi="Times New Roman"/>
          <w:sz w:val="24"/>
          <w:szCs w:val="24"/>
        </w:rPr>
        <w:t>việc</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hiện</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tại</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sử</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dụng</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ba</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bộ</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phân</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loại</w:t>
      </w:r>
      <w:proofErr w:type="spellEnd"/>
      <w:r w:rsidR="0028639C" w:rsidRPr="0000376E">
        <w:rPr>
          <w:rFonts w:ascii="Times New Roman" w:hAnsi="Times New Roman"/>
          <w:sz w:val="24"/>
          <w:szCs w:val="24"/>
        </w:rPr>
        <w:t xml:space="preserve">: SVM, k-NN </w:t>
      </w:r>
      <w:proofErr w:type="spellStart"/>
      <w:r w:rsidR="0028639C" w:rsidRPr="0000376E">
        <w:rPr>
          <w:rFonts w:ascii="Times New Roman" w:hAnsi="Times New Roman"/>
          <w:sz w:val="24"/>
          <w:szCs w:val="24"/>
        </w:rPr>
        <w:t>và</w:t>
      </w:r>
      <w:proofErr w:type="spellEnd"/>
      <w:r w:rsidR="0028639C" w:rsidRPr="0000376E">
        <w:rPr>
          <w:rFonts w:ascii="Times New Roman" w:hAnsi="Times New Roman"/>
          <w:sz w:val="24"/>
          <w:szCs w:val="24"/>
        </w:rPr>
        <w:t xml:space="preserve"> </w:t>
      </w:r>
      <w:proofErr w:type="spellStart"/>
      <w:r w:rsidR="0028639C" w:rsidRPr="0000376E">
        <w:rPr>
          <w:rFonts w:ascii="Times New Roman" w:hAnsi="Times New Roman"/>
          <w:sz w:val="24"/>
          <w:szCs w:val="24"/>
        </w:rPr>
        <w:t>XgBoost</w:t>
      </w:r>
      <w:proofErr w:type="spellEnd"/>
      <w:r w:rsidR="00D935AF">
        <w:rPr>
          <w:rFonts w:ascii="Times New Roman" w:hAnsi="Times New Roman"/>
          <w:sz w:val="24"/>
          <w:szCs w:val="24"/>
        </w:rPr>
        <w:t xml:space="preserve">, </w:t>
      </w:r>
      <w:proofErr w:type="spellStart"/>
      <w:r w:rsidR="00D935AF">
        <w:rPr>
          <w:rFonts w:ascii="Times New Roman" w:hAnsi="Times New Roman"/>
          <w:sz w:val="24"/>
          <w:szCs w:val="24"/>
        </w:rPr>
        <w:t>được</w:t>
      </w:r>
      <w:proofErr w:type="spellEnd"/>
      <w:r w:rsidR="00D935AF">
        <w:rPr>
          <w:rFonts w:ascii="Times New Roman" w:hAnsi="Times New Roman"/>
          <w:sz w:val="24"/>
          <w:szCs w:val="24"/>
        </w:rPr>
        <w:t xml:space="preserve"> </w:t>
      </w:r>
      <w:proofErr w:type="spellStart"/>
      <w:r w:rsidR="003E009E">
        <w:rPr>
          <w:rFonts w:ascii="Times New Roman" w:hAnsi="Times New Roman"/>
          <w:sz w:val="24"/>
          <w:szCs w:val="24"/>
        </w:rPr>
        <w:t>nói</w:t>
      </w:r>
      <w:proofErr w:type="spellEnd"/>
      <w:r w:rsidR="003E009E">
        <w:rPr>
          <w:rFonts w:ascii="Times New Roman" w:hAnsi="Times New Roman"/>
          <w:sz w:val="24"/>
          <w:szCs w:val="24"/>
        </w:rPr>
        <w:t xml:space="preserve"> </w:t>
      </w:r>
      <w:proofErr w:type="spellStart"/>
      <w:r w:rsidR="003E009E">
        <w:rPr>
          <w:rFonts w:ascii="Times New Roman" w:hAnsi="Times New Roman"/>
          <w:sz w:val="24"/>
          <w:szCs w:val="24"/>
        </w:rPr>
        <w:t>đến</w:t>
      </w:r>
      <w:proofErr w:type="spellEnd"/>
      <w:r w:rsidR="003E009E">
        <w:rPr>
          <w:rFonts w:ascii="Times New Roman" w:hAnsi="Times New Roman"/>
          <w:sz w:val="24"/>
          <w:szCs w:val="24"/>
        </w:rPr>
        <w:t xml:space="preserve"> chi </w:t>
      </w:r>
      <w:proofErr w:type="spellStart"/>
      <w:r w:rsidR="003E009E">
        <w:rPr>
          <w:rFonts w:ascii="Times New Roman" w:hAnsi="Times New Roman"/>
          <w:sz w:val="24"/>
          <w:szCs w:val="24"/>
        </w:rPr>
        <w:t>tiết</w:t>
      </w:r>
      <w:proofErr w:type="spellEnd"/>
      <w:r w:rsidR="003E009E">
        <w:rPr>
          <w:rFonts w:ascii="Times New Roman" w:hAnsi="Times New Roman"/>
          <w:sz w:val="24"/>
          <w:szCs w:val="24"/>
        </w:rPr>
        <w:t xml:space="preserve"> </w:t>
      </w:r>
      <w:proofErr w:type="spellStart"/>
      <w:r w:rsidR="003E009E">
        <w:rPr>
          <w:rFonts w:ascii="Times New Roman" w:hAnsi="Times New Roman"/>
          <w:sz w:val="24"/>
          <w:szCs w:val="24"/>
        </w:rPr>
        <w:t>trong</w:t>
      </w:r>
      <w:proofErr w:type="spellEnd"/>
      <w:r w:rsidR="003E009E">
        <w:rPr>
          <w:rFonts w:ascii="Times New Roman" w:hAnsi="Times New Roman"/>
          <w:sz w:val="24"/>
          <w:szCs w:val="24"/>
        </w:rPr>
        <w:t xml:space="preserve"> </w:t>
      </w:r>
      <w:proofErr w:type="spellStart"/>
      <w:r w:rsidR="003E009E">
        <w:rPr>
          <w:rFonts w:ascii="Times New Roman" w:hAnsi="Times New Roman"/>
          <w:sz w:val="24"/>
          <w:szCs w:val="24"/>
        </w:rPr>
        <w:t>chương</w:t>
      </w:r>
      <w:proofErr w:type="spellEnd"/>
      <w:r w:rsidR="003E009E">
        <w:rPr>
          <w:rFonts w:ascii="Times New Roman" w:hAnsi="Times New Roman"/>
          <w:sz w:val="24"/>
          <w:szCs w:val="24"/>
        </w:rPr>
        <w:t xml:space="preserve"> 2, </w:t>
      </w:r>
      <w:proofErr w:type="spellStart"/>
      <w:r w:rsidR="003E009E">
        <w:rPr>
          <w:rFonts w:ascii="Times New Roman" w:hAnsi="Times New Roman"/>
          <w:sz w:val="24"/>
          <w:szCs w:val="24"/>
        </w:rPr>
        <w:t>m</w:t>
      </w:r>
      <w:r w:rsidR="00AC3A61">
        <w:rPr>
          <w:rFonts w:ascii="Times New Roman" w:hAnsi="Times New Roman"/>
          <w:sz w:val="24"/>
          <w:szCs w:val="24"/>
        </w:rPr>
        <w:t>ục</w:t>
      </w:r>
      <w:proofErr w:type="spellEnd"/>
      <w:r w:rsidR="00AC3A61">
        <w:rPr>
          <w:rFonts w:ascii="Times New Roman" w:hAnsi="Times New Roman"/>
          <w:sz w:val="24"/>
          <w:szCs w:val="24"/>
        </w:rPr>
        <w:t xml:space="preserve"> I, </w:t>
      </w:r>
      <w:proofErr w:type="spellStart"/>
      <w:r w:rsidR="00AC3A61">
        <w:rPr>
          <w:rFonts w:ascii="Times New Roman" w:hAnsi="Times New Roman"/>
          <w:sz w:val="24"/>
          <w:szCs w:val="24"/>
        </w:rPr>
        <w:t>mục</w:t>
      </w:r>
      <w:proofErr w:type="spellEnd"/>
      <w:r w:rsidR="00AC3A61">
        <w:rPr>
          <w:rFonts w:ascii="Times New Roman" w:hAnsi="Times New Roman"/>
          <w:sz w:val="24"/>
          <w:szCs w:val="24"/>
        </w:rPr>
        <w:t xml:space="preserve"> 5</w:t>
      </w:r>
      <w:r w:rsidR="009528B3">
        <w:rPr>
          <w:rFonts w:ascii="Times New Roman" w:hAnsi="Times New Roman"/>
          <w:sz w:val="24"/>
          <w:szCs w:val="24"/>
        </w:rPr>
        <w:t>.</w:t>
      </w:r>
    </w:p>
    <w:p w14:paraId="4E7EA7CE" w14:textId="77777777" w:rsidR="0028639C" w:rsidRPr="0028639C" w:rsidRDefault="0028639C" w:rsidP="00194FDD">
      <w:pPr>
        <w:spacing w:after="0" w:line="360" w:lineRule="auto"/>
        <w:ind w:left="360"/>
        <w:rPr>
          <w:rFonts w:ascii="Times New Roman" w:hAnsi="Times New Roman"/>
          <w:sz w:val="24"/>
          <w:szCs w:val="24"/>
        </w:rPr>
      </w:pPr>
    </w:p>
    <w:p w14:paraId="6120D4F6" w14:textId="77777777" w:rsidR="00274289" w:rsidRPr="00E73327" w:rsidRDefault="00274289" w:rsidP="00194FDD">
      <w:pPr>
        <w:pStyle w:val="Heading1"/>
        <w:numPr>
          <w:ilvl w:val="0"/>
          <w:numId w:val="0"/>
        </w:numPr>
        <w:spacing w:line="360" w:lineRule="auto"/>
        <w:ind w:left="450" w:hanging="450"/>
        <w:rPr>
          <w:rFonts w:ascii="Times New Roman" w:hAnsi="Times New Roman"/>
          <w:b/>
          <w:bCs/>
          <w:color w:val="auto"/>
          <w:sz w:val="40"/>
          <w:szCs w:val="40"/>
        </w:rPr>
      </w:pPr>
      <w:bookmarkStart w:id="32" w:name="_Toc169381115"/>
      <w:proofErr w:type="spellStart"/>
      <w:r w:rsidRPr="00E73327">
        <w:rPr>
          <w:rFonts w:ascii="Times New Roman" w:hAnsi="Times New Roman"/>
          <w:b/>
          <w:bCs/>
          <w:color w:val="auto"/>
          <w:sz w:val="40"/>
          <w:szCs w:val="40"/>
        </w:rPr>
        <w:t>Ch</w:t>
      </w:r>
      <w:r w:rsidRPr="00E73327">
        <w:rPr>
          <w:rFonts w:ascii="Times New Roman" w:hAnsi="Times New Roman" w:hint="eastAsia"/>
          <w:b/>
          <w:bCs/>
          <w:color w:val="auto"/>
          <w:sz w:val="40"/>
          <w:szCs w:val="40"/>
        </w:rPr>
        <w:t>ươ</w:t>
      </w:r>
      <w:r w:rsidRPr="00E73327">
        <w:rPr>
          <w:rFonts w:ascii="Times New Roman" w:hAnsi="Times New Roman"/>
          <w:b/>
          <w:bCs/>
          <w:color w:val="auto"/>
          <w:sz w:val="40"/>
          <w:szCs w:val="40"/>
        </w:rPr>
        <w:t>ng</w:t>
      </w:r>
      <w:proofErr w:type="spellEnd"/>
      <w:r w:rsidRPr="00E73327">
        <w:rPr>
          <w:rFonts w:ascii="Times New Roman" w:hAnsi="Times New Roman"/>
          <w:b/>
          <w:bCs/>
          <w:color w:val="auto"/>
          <w:sz w:val="40"/>
          <w:szCs w:val="40"/>
        </w:rPr>
        <w:t xml:space="preserve"> 4: </w:t>
      </w:r>
      <w:proofErr w:type="spellStart"/>
      <w:r w:rsidRPr="00E73327">
        <w:rPr>
          <w:rFonts w:ascii="Times New Roman" w:hAnsi="Times New Roman"/>
          <w:b/>
          <w:bCs/>
          <w:color w:val="auto"/>
          <w:sz w:val="40"/>
          <w:szCs w:val="40"/>
        </w:rPr>
        <w:t>Hiện</w:t>
      </w:r>
      <w:proofErr w:type="spellEnd"/>
      <w:r w:rsidRPr="00E73327">
        <w:rPr>
          <w:rFonts w:ascii="Times New Roman" w:hAnsi="Times New Roman"/>
          <w:b/>
          <w:bCs/>
          <w:color w:val="auto"/>
          <w:sz w:val="40"/>
          <w:szCs w:val="40"/>
        </w:rPr>
        <w:t xml:space="preserve"> </w:t>
      </w:r>
      <w:proofErr w:type="spellStart"/>
      <w:r w:rsidRPr="00E73327">
        <w:rPr>
          <w:rFonts w:ascii="Times New Roman" w:hAnsi="Times New Roman"/>
          <w:b/>
          <w:bCs/>
          <w:color w:val="auto"/>
          <w:sz w:val="40"/>
          <w:szCs w:val="40"/>
        </w:rPr>
        <w:t>thực</w:t>
      </w:r>
      <w:proofErr w:type="spellEnd"/>
      <w:r w:rsidRPr="00E73327">
        <w:rPr>
          <w:rFonts w:ascii="Times New Roman" w:hAnsi="Times New Roman"/>
          <w:b/>
          <w:bCs/>
          <w:color w:val="auto"/>
          <w:sz w:val="40"/>
          <w:szCs w:val="40"/>
        </w:rPr>
        <w:t xml:space="preserve"> </w:t>
      </w:r>
      <w:proofErr w:type="spellStart"/>
      <w:r w:rsidRPr="00E73327">
        <w:rPr>
          <w:rFonts w:ascii="Times New Roman" w:hAnsi="Times New Roman"/>
          <w:b/>
          <w:bCs/>
          <w:color w:val="auto"/>
          <w:sz w:val="40"/>
          <w:szCs w:val="40"/>
        </w:rPr>
        <w:t>hệ</w:t>
      </w:r>
      <w:proofErr w:type="spellEnd"/>
      <w:r w:rsidRPr="00E73327">
        <w:rPr>
          <w:rFonts w:ascii="Times New Roman" w:hAnsi="Times New Roman"/>
          <w:b/>
          <w:bCs/>
          <w:color w:val="auto"/>
          <w:sz w:val="40"/>
          <w:szCs w:val="40"/>
        </w:rPr>
        <w:t xml:space="preserve"> </w:t>
      </w:r>
      <w:proofErr w:type="spellStart"/>
      <w:r w:rsidRPr="00E73327">
        <w:rPr>
          <w:rFonts w:ascii="Times New Roman" w:hAnsi="Times New Roman"/>
          <w:b/>
          <w:bCs/>
          <w:color w:val="auto"/>
          <w:sz w:val="40"/>
          <w:szCs w:val="40"/>
        </w:rPr>
        <w:t>thống</w:t>
      </w:r>
      <w:bookmarkEnd w:id="32"/>
      <w:proofErr w:type="spellEnd"/>
    </w:p>
    <w:p w14:paraId="20DC5A05" w14:textId="7B154BC3" w:rsidR="00E5528F" w:rsidRPr="00E73327" w:rsidRDefault="00E5528F" w:rsidP="005807A8">
      <w:pPr>
        <w:pStyle w:val="ListParagraph"/>
        <w:numPr>
          <w:ilvl w:val="0"/>
          <w:numId w:val="50"/>
        </w:numPr>
        <w:spacing w:after="0" w:line="360" w:lineRule="auto"/>
        <w:outlineLvl w:val="1"/>
        <w:rPr>
          <w:rFonts w:ascii="Times New Roman" w:hAnsi="Times New Roman"/>
          <w:b/>
          <w:bCs/>
          <w:sz w:val="36"/>
          <w:szCs w:val="36"/>
        </w:rPr>
      </w:pPr>
      <w:bookmarkStart w:id="33" w:name="_Toc169381116"/>
      <w:r w:rsidRPr="00E73327">
        <w:rPr>
          <w:rFonts w:ascii="Times New Roman" w:hAnsi="Times New Roman"/>
          <w:b/>
          <w:bCs/>
          <w:sz w:val="36"/>
          <w:szCs w:val="36"/>
        </w:rPr>
        <w:t xml:space="preserve">Các </w:t>
      </w:r>
      <w:proofErr w:type="spellStart"/>
      <w:r w:rsidRPr="00E73327">
        <w:rPr>
          <w:rFonts w:ascii="Times New Roman" w:hAnsi="Times New Roman"/>
          <w:b/>
          <w:bCs/>
          <w:sz w:val="36"/>
          <w:szCs w:val="36"/>
        </w:rPr>
        <w:t>b</w:t>
      </w:r>
      <w:r w:rsidRPr="00E73327">
        <w:rPr>
          <w:rFonts w:ascii="Times New Roman" w:hAnsi="Times New Roman" w:hint="eastAsia"/>
          <w:b/>
          <w:bCs/>
          <w:sz w:val="36"/>
          <w:szCs w:val="36"/>
        </w:rPr>
        <w:t>ư</w:t>
      </w:r>
      <w:r w:rsidRPr="00E73327">
        <w:rPr>
          <w:rFonts w:ascii="Times New Roman" w:hAnsi="Times New Roman"/>
          <w:b/>
          <w:bCs/>
          <w:sz w:val="36"/>
          <w:szCs w:val="36"/>
        </w:rPr>
        <w:t>ớc</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cài</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đặt</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cấu</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hình</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hệ</w:t>
      </w:r>
      <w:proofErr w:type="spellEnd"/>
      <w:r w:rsidRPr="00E73327">
        <w:rPr>
          <w:rFonts w:ascii="Times New Roman" w:hAnsi="Times New Roman"/>
          <w:b/>
          <w:bCs/>
          <w:sz w:val="36"/>
          <w:szCs w:val="36"/>
        </w:rPr>
        <w:t xml:space="preserve"> </w:t>
      </w:r>
      <w:proofErr w:type="spellStart"/>
      <w:r w:rsidRPr="00E73327">
        <w:rPr>
          <w:rFonts w:ascii="Times New Roman" w:hAnsi="Times New Roman"/>
          <w:b/>
          <w:bCs/>
          <w:sz w:val="36"/>
          <w:szCs w:val="36"/>
        </w:rPr>
        <w:t>thống</w:t>
      </w:r>
      <w:bookmarkEnd w:id="33"/>
      <w:proofErr w:type="spellEnd"/>
    </w:p>
    <w:p w14:paraId="43AA808E" w14:textId="77777777" w:rsidR="00476DAF" w:rsidRPr="00476DAF" w:rsidRDefault="00476DAF" w:rsidP="005807A8">
      <w:pPr>
        <w:pStyle w:val="ListParagraph"/>
        <w:numPr>
          <w:ilvl w:val="0"/>
          <w:numId w:val="58"/>
        </w:numPr>
        <w:spacing w:after="0" w:line="360" w:lineRule="auto"/>
        <w:rPr>
          <w:rFonts w:ascii="Times New Roman" w:hAnsi="Times New Roman"/>
          <w:sz w:val="24"/>
          <w:szCs w:val="24"/>
        </w:rPr>
      </w:pPr>
      <w:proofErr w:type="spellStart"/>
      <w:r w:rsidRPr="00476DAF">
        <w:rPr>
          <w:rFonts w:ascii="Times New Roman" w:hAnsi="Times New Roman"/>
          <w:sz w:val="24"/>
          <w:szCs w:val="24"/>
        </w:rPr>
        <w:t>Môi</w:t>
      </w:r>
      <w:proofErr w:type="spellEnd"/>
      <w:r w:rsidRPr="00476DAF">
        <w:rPr>
          <w:rFonts w:ascii="Times New Roman" w:hAnsi="Times New Roman"/>
          <w:sz w:val="24"/>
          <w:szCs w:val="24"/>
        </w:rPr>
        <w:t xml:space="preserve"> </w:t>
      </w:r>
      <w:proofErr w:type="spellStart"/>
      <w:r w:rsidRPr="00476DAF">
        <w:rPr>
          <w:rFonts w:ascii="Times New Roman" w:hAnsi="Times New Roman"/>
          <w:sz w:val="24"/>
          <w:szCs w:val="24"/>
        </w:rPr>
        <w:t>tr</w:t>
      </w:r>
      <w:r w:rsidRPr="00476DAF">
        <w:rPr>
          <w:rFonts w:ascii="Times New Roman" w:hAnsi="Times New Roman" w:hint="eastAsia"/>
          <w:sz w:val="24"/>
          <w:szCs w:val="24"/>
        </w:rPr>
        <w:t>ư</w:t>
      </w:r>
      <w:r w:rsidRPr="00476DAF">
        <w:rPr>
          <w:rFonts w:ascii="Times New Roman" w:hAnsi="Times New Roman"/>
          <w:sz w:val="24"/>
          <w:szCs w:val="24"/>
        </w:rPr>
        <w:t>ờng</w:t>
      </w:r>
      <w:proofErr w:type="spellEnd"/>
      <w:r w:rsidRPr="00476DAF">
        <w:rPr>
          <w:rFonts w:ascii="Times New Roman" w:hAnsi="Times New Roman"/>
          <w:sz w:val="24"/>
          <w:szCs w:val="24"/>
        </w:rPr>
        <w:t xml:space="preserve"> </w:t>
      </w:r>
      <w:proofErr w:type="spellStart"/>
      <w:r w:rsidRPr="00476DAF">
        <w:rPr>
          <w:rFonts w:ascii="Times New Roman" w:hAnsi="Times New Roman"/>
          <w:sz w:val="24"/>
          <w:szCs w:val="24"/>
        </w:rPr>
        <w:t>phát</w:t>
      </w:r>
      <w:proofErr w:type="spellEnd"/>
      <w:r w:rsidRPr="00476DAF">
        <w:rPr>
          <w:rFonts w:ascii="Times New Roman" w:hAnsi="Times New Roman"/>
          <w:sz w:val="24"/>
          <w:szCs w:val="24"/>
        </w:rPr>
        <w:t xml:space="preserve"> </w:t>
      </w:r>
      <w:proofErr w:type="spellStart"/>
      <w:r w:rsidRPr="00476DAF">
        <w:rPr>
          <w:rFonts w:ascii="Times New Roman" w:hAnsi="Times New Roman"/>
          <w:sz w:val="24"/>
          <w:szCs w:val="24"/>
        </w:rPr>
        <w:t>triển</w:t>
      </w:r>
      <w:proofErr w:type="spellEnd"/>
      <w:r w:rsidRPr="00476DAF">
        <w:rPr>
          <w:rFonts w:ascii="Times New Roman" w:hAnsi="Times New Roman"/>
          <w:sz w:val="24"/>
          <w:szCs w:val="24"/>
        </w:rPr>
        <w:t xml:space="preserve">: Google </w:t>
      </w:r>
      <w:proofErr w:type="spellStart"/>
      <w:r w:rsidRPr="00476DAF">
        <w:rPr>
          <w:rFonts w:ascii="Times New Roman" w:hAnsi="Times New Roman"/>
          <w:sz w:val="24"/>
          <w:szCs w:val="24"/>
        </w:rPr>
        <w:t>Colab</w:t>
      </w:r>
      <w:proofErr w:type="spellEnd"/>
    </w:p>
    <w:p w14:paraId="7F129B94" w14:textId="77777777" w:rsidR="00476DAF" w:rsidRPr="00476DAF" w:rsidRDefault="00476DAF" w:rsidP="005807A8">
      <w:pPr>
        <w:pStyle w:val="ListParagraph"/>
        <w:numPr>
          <w:ilvl w:val="0"/>
          <w:numId w:val="58"/>
        </w:numPr>
        <w:spacing w:after="0" w:line="360" w:lineRule="auto"/>
        <w:rPr>
          <w:rFonts w:ascii="Times New Roman" w:hAnsi="Times New Roman"/>
          <w:sz w:val="24"/>
          <w:szCs w:val="24"/>
        </w:rPr>
      </w:pPr>
      <w:proofErr w:type="spellStart"/>
      <w:r w:rsidRPr="00476DAF">
        <w:rPr>
          <w:rFonts w:ascii="Times New Roman" w:hAnsi="Times New Roman"/>
          <w:sz w:val="24"/>
          <w:szCs w:val="24"/>
        </w:rPr>
        <w:t>Ngôn</w:t>
      </w:r>
      <w:proofErr w:type="spellEnd"/>
      <w:r w:rsidRPr="00476DAF">
        <w:rPr>
          <w:rFonts w:ascii="Times New Roman" w:hAnsi="Times New Roman"/>
          <w:sz w:val="24"/>
          <w:szCs w:val="24"/>
        </w:rPr>
        <w:t xml:space="preserve"> </w:t>
      </w:r>
      <w:proofErr w:type="spellStart"/>
      <w:r w:rsidRPr="00476DAF">
        <w:rPr>
          <w:rFonts w:ascii="Times New Roman" w:hAnsi="Times New Roman"/>
          <w:sz w:val="24"/>
          <w:szCs w:val="24"/>
        </w:rPr>
        <w:t>ngữ</w:t>
      </w:r>
      <w:proofErr w:type="spellEnd"/>
      <w:r w:rsidRPr="00476DAF">
        <w:rPr>
          <w:rFonts w:ascii="Times New Roman" w:hAnsi="Times New Roman"/>
          <w:sz w:val="24"/>
          <w:szCs w:val="24"/>
        </w:rPr>
        <w:t xml:space="preserve"> </w:t>
      </w:r>
      <w:proofErr w:type="spellStart"/>
      <w:r w:rsidRPr="00476DAF">
        <w:rPr>
          <w:rFonts w:ascii="Times New Roman" w:hAnsi="Times New Roman"/>
          <w:sz w:val="24"/>
          <w:szCs w:val="24"/>
        </w:rPr>
        <w:t>lập</w:t>
      </w:r>
      <w:proofErr w:type="spellEnd"/>
      <w:r w:rsidRPr="00476DAF">
        <w:rPr>
          <w:rFonts w:ascii="Times New Roman" w:hAnsi="Times New Roman"/>
          <w:sz w:val="24"/>
          <w:szCs w:val="24"/>
        </w:rPr>
        <w:t xml:space="preserve"> </w:t>
      </w:r>
      <w:proofErr w:type="spellStart"/>
      <w:r w:rsidRPr="00476DAF">
        <w:rPr>
          <w:rFonts w:ascii="Times New Roman" w:hAnsi="Times New Roman"/>
          <w:sz w:val="24"/>
          <w:szCs w:val="24"/>
        </w:rPr>
        <w:t>trình</w:t>
      </w:r>
      <w:proofErr w:type="spellEnd"/>
      <w:r w:rsidRPr="00476DAF">
        <w:rPr>
          <w:rFonts w:ascii="Times New Roman" w:hAnsi="Times New Roman"/>
          <w:sz w:val="24"/>
          <w:szCs w:val="24"/>
        </w:rPr>
        <w:t>: Python 3</w:t>
      </w:r>
    </w:p>
    <w:p w14:paraId="4F949786" w14:textId="487376A2" w:rsidR="00A22618" w:rsidRDefault="00A31359" w:rsidP="005807A8">
      <w:pPr>
        <w:pStyle w:val="ListParagraph"/>
        <w:numPr>
          <w:ilvl w:val="0"/>
          <w:numId w:val="58"/>
        </w:numPr>
        <w:spacing w:after="0" w:line="360" w:lineRule="auto"/>
        <w:rPr>
          <w:rFonts w:ascii="Times New Roman" w:hAnsi="Times New Roman"/>
          <w:sz w:val="24"/>
          <w:szCs w:val="24"/>
        </w:rPr>
      </w:pPr>
      <w:r>
        <w:rPr>
          <w:rFonts w:ascii="Times New Roman" w:hAnsi="Times New Roman"/>
          <w:sz w:val="24"/>
          <w:szCs w:val="24"/>
        </w:rPr>
        <w:t xml:space="preserve">Cài </w:t>
      </w:r>
      <w:proofErr w:type="spellStart"/>
      <w:r>
        <w:rPr>
          <w:rFonts w:ascii="Times New Roman" w:hAnsi="Times New Roman"/>
          <w:sz w:val="24"/>
          <w:szCs w:val="24"/>
        </w:rPr>
        <w:t>đặt</w:t>
      </w:r>
      <w:proofErr w:type="spellEnd"/>
      <w:r>
        <w:rPr>
          <w:rFonts w:ascii="Times New Roman" w:hAnsi="Times New Roman"/>
          <w:sz w:val="24"/>
          <w:szCs w:val="24"/>
        </w:rPr>
        <w:t xml:space="preserve"> </w:t>
      </w:r>
      <w:proofErr w:type="spellStart"/>
      <w:r>
        <w:rPr>
          <w:rFonts w:ascii="Times New Roman" w:hAnsi="Times New Roman"/>
          <w:sz w:val="24"/>
          <w:szCs w:val="24"/>
        </w:rPr>
        <w:t>các</w:t>
      </w:r>
      <w:proofErr w:type="spellEnd"/>
      <w:r>
        <w:rPr>
          <w:rFonts w:ascii="Times New Roman" w:hAnsi="Times New Roman"/>
          <w:sz w:val="24"/>
          <w:szCs w:val="24"/>
        </w:rPr>
        <w:t xml:space="preserve"> </w:t>
      </w:r>
      <w:proofErr w:type="spellStart"/>
      <w:r>
        <w:rPr>
          <w:rFonts w:ascii="Times New Roman" w:hAnsi="Times New Roman"/>
          <w:sz w:val="24"/>
          <w:szCs w:val="24"/>
        </w:rPr>
        <w:t>thư</w:t>
      </w:r>
      <w:proofErr w:type="spellEnd"/>
      <w:r>
        <w:rPr>
          <w:rFonts w:ascii="Times New Roman" w:hAnsi="Times New Roman"/>
          <w:sz w:val="24"/>
          <w:szCs w:val="24"/>
        </w:rPr>
        <w:t xml:space="preserve"> </w:t>
      </w:r>
      <w:proofErr w:type="spellStart"/>
      <w:r>
        <w:rPr>
          <w:rFonts w:ascii="Times New Roman" w:hAnsi="Times New Roman"/>
          <w:sz w:val="24"/>
          <w:szCs w:val="24"/>
        </w:rPr>
        <w:t>viện</w:t>
      </w:r>
      <w:proofErr w:type="spellEnd"/>
      <w:r>
        <w:rPr>
          <w:rFonts w:ascii="Times New Roman" w:hAnsi="Times New Roman"/>
          <w:sz w:val="24"/>
          <w:szCs w:val="24"/>
        </w:rPr>
        <w:t xml:space="preserve"> </w:t>
      </w:r>
      <w:proofErr w:type="spellStart"/>
      <w:r>
        <w:rPr>
          <w:rFonts w:ascii="Times New Roman" w:hAnsi="Times New Roman"/>
          <w:sz w:val="24"/>
          <w:szCs w:val="24"/>
        </w:rPr>
        <w:t>cần</w:t>
      </w:r>
      <w:proofErr w:type="spellEnd"/>
      <w:r>
        <w:rPr>
          <w:rFonts w:ascii="Times New Roman" w:hAnsi="Times New Roman"/>
          <w:sz w:val="24"/>
          <w:szCs w:val="24"/>
        </w:rPr>
        <w:t xml:space="preserve"> </w:t>
      </w:r>
      <w:proofErr w:type="spellStart"/>
      <w:r>
        <w:rPr>
          <w:rFonts w:ascii="Times New Roman" w:hAnsi="Times New Roman"/>
          <w:sz w:val="24"/>
          <w:szCs w:val="24"/>
        </w:rPr>
        <w:t>thiết</w:t>
      </w:r>
      <w:proofErr w:type="spellEnd"/>
    </w:p>
    <w:p w14:paraId="36EAC0B4" w14:textId="77777777" w:rsidR="00D00D71" w:rsidRDefault="00D00D71" w:rsidP="00194FDD">
      <w:pPr>
        <w:pStyle w:val="ListParagraph"/>
        <w:spacing w:after="0" w:line="360" w:lineRule="auto"/>
        <w:rPr>
          <w:rFonts w:ascii="Times New Roman" w:hAnsi="Times New Roman"/>
          <w:sz w:val="24"/>
          <w:szCs w:val="24"/>
        </w:rPr>
      </w:pPr>
    </w:p>
    <w:p w14:paraId="67F1C727" w14:textId="39CDDD2A" w:rsidR="00414D76" w:rsidRPr="0038082A" w:rsidRDefault="00D00D71" w:rsidP="005807A8">
      <w:pPr>
        <w:pStyle w:val="ListParagraph"/>
        <w:numPr>
          <w:ilvl w:val="0"/>
          <w:numId w:val="50"/>
        </w:numPr>
        <w:spacing w:after="0" w:line="360" w:lineRule="auto"/>
        <w:outlineLvl w:val="1"/>
        <w:rPr>
          <w:rFonts w:ascii="Times New Roman" w:hAnsi="Times New Roman"/>
          <w:b/>
          <w:bCs/>
          <w:sz w:val="36"/>
          <w:szCs w:val="36"/>
        </w:rPr>
      </w:pPr>
      <w:bookmarkStart w:id="34" w:name="_Toc169381117"/>
      <w:proofErr w:type="spellStart"/>
      <w:r w:rsidRPr="0038082A">
        <w:rPr>
          <w:rFonts w:ascii="Times New Roman" w:hAnsi="Times New Roman"/>
          <w:b/>
          <w:bCs/>
          <w:sz w:val="36"/>
          <w:szCs w:val="36"/>
        </w:rPr>
        <w:t>Hiện</w:t>
      </w:r>
      <w:proofErr w:type="spellEnd"/>
      <w:r w:rsidRPr="0038082A">
        <w:rPr>
          <w:rFonts w:ascii="Times New Roman" w:hAnsi="Times New Roman"/>
          <w:b/>
          <w:bCs/>
          <w:sz w:val="36"/>
          <w:szCs w:val="36"/>
        </w:rPr>
        <w:t xml:space="preserve"> </w:t>
      </w:r>
      <w:proofErr w:type="spellStart"/>
      <w:r w:rsidRPr="0038082A">
        <w:rPr>
          <w:rFonts w:ascii="Times New Roman" w:hAnsi="Times New Roman"/>
          <w:b/>
          <w:bCs/>
          <w:sz w:val="36"/>
          <w:szCs w:val="36"/>
        </w:rPr>
        <w:t>thực</w:t>
      </w:r>
      <w:proofErr w:type="spellEnd"/>
      <w:r w:rsidRPr="0038082A">
        <w:rPr>
          <w:rFonts w:ascii="Times New Roman" w:hAnsi="Times New Roman"/>
          <w:b/>
          <w:bCs/>
          <w:sz w:val="36"/>
          <w:szCs w:val="36"/>
        </w:rPr>
        <w:t xml:space="preserve"> </w:t>
      </w:r>
      <w:proofErr w:type="spellStart"/>
      <w:r w:rsidRPr="0038082A">
        <w:rPr>
          <w:rFonts w:ascii="Times New Roman" w:hAnsi="Times New Roman"/>
          <w:b/>
          <w:bCs/>
          <w:sz w:val="36"/>
          <w:szCs w:val="36"/>
        </w:rPr>
        <w:t>hệ</w:t>
      </w:r>
      <w:proofErr w:type="spellEnd"/>
      <w:r w:rsidRPr="0038082A">
        <w:rPr>
          <w:rFonts w:ascii="Times New Roman" w:hAnsi="Times New Roman"/>
          <w:b/>
          <w:bCs/>
          <w:sz w:val="36"/>
          <w:szCs w:val="36"/>
        </w:rPr>
        <w:t xml:space="preserve"> </w:t>
      </w:r>
      <w:proofErr w:type="spellStart"/>
      <w:r w:rsidRPr="0038082A">
        <w:rPr>
          <w:rFonts w:ascii="Times New Roman" w:hAnsi="Times New Roman"/>
          <w:b/>
          <w:bCs/>
          <w:sz w:val="36"/>
          <w:szCs w:val="36"/>
        </w:rPr>
        <w:t>thống</w:t>
      </w:r>
      <w:bookmarkEnd w:id="34"/>
      <w:proofErr w:type="spellEnd"/>
    </w:p>
    <w:p w14:paraId="1B809BD0" w14:textId="75A31888" w:rsidR="00A81DE9" w:rsidRPr="0038082A" w:rsidRDefault="009139DF" w:rsidP="005807A8">
      <w:pPr>
        <w:pStyle w:val="ListParagraph"/>
        <w:numPr>
          <w:ilvl w:val="0"/>
          <w:numId w:val="59"/>
        </w:numPr>
        <w:spacing w:after="0" w:line="360" w:lineRule="auto"/>
        <w:outlineLvl w:val="2"/>
        <w:rPr>
          <w:rFonts w:ascii="Times New Roman" w:hAnsi="Times New Roman"/>
          <w:b/>
          <w:sz w:val="32"/>
          <w:szCs w:val="32"/>
        </w:rPr>
      </w:pPr>
      <w:bookmarkStart w:id="35" w:name="_Toc169381118"/>
      <w:proofErr w:type="spellStart"/>
      <w:r w:rsidRPr="0038082A">
        <w:rPr>
          <w:rFonts w:ascii="Times New Roman" w:hAnsi="Times New Roman"/>
          <w:b/>
          <w:sz w:val="32"/>
          <w:szCs w:val="32"/>
        </w:rPr>
        <w:t>Chuẩn</w:t>
      </w:r>
      <w:proofErr w:type="spellEnd"/>
      <w:r w:rsidRPr="0038082A">
        <w:rPr>
          <w:rFonts w:ascii="Times New Roman" w:hAnsi="Times New Roman"/>
          <w:b/>
          <w:sz w:val="32"/>
          <w:szCs w:val="32"/>
        </w:rPr>
        <w:t xml:space="preserve"> </w:t>
      </w:r>
      <w:proofErr w:type="spellStart"/>
      <w:r w:rsidRPr="0038082A">
        <w:rPr>
          <w:rFonts w:ascii="Times New Roman" w:hAnsi="Times New Roman"/>
          <w:b/>
          <w:sz w:val="32"/>
          <w:szCs w:val="32"/>
        </w:rPr>
        <w:t>bị</w:t>
      </w:r>
      <w:proofErr w:type="spellEnd"/>
      <w:r w:rsidRPr="0038082A">
        <w:rPr>
          <w:rFonts w:ascii="Times New Roman" w:hAnsi="Times New Roman"/>
          <w:b/>
          <w:sz w:val="32"/>
          <w:szCs w:val="32"/>
        </w:rPr>
        <w:t xml:space="preserve"> </w:t>
      </w:r>
      <w:proofErr w:type="spellStart"/>
      <w:r w:rsidRPr="0038082A">
        <w:rPr>
          <w:rFonts w:ascii="Times New Roman" w:hAnsi="Times New Roman"/>
          <w:b/>
          <w:sz w:val="32"/>
          <w:szCs w:val="32"/>
        </w:rPr>
        <w:t>dữ</w:t>
      </w:r>
      <w:proofErr w:type="spellEnd"/>
      <w:r w:rsidRPr="0038082A">
        <w:rPr>
          <w:rFonts w:ascii="Times New Roman" w:hAnsi="Times New Roman"/>
          <w:b/>
          <w:sz w:val="32"/>
          <w:szCs w:val="32"/>
        </w:rPr>
        <w:t xml:space="preserve"> </w:t>
      </w:r>
      <w:proofErr w:type="spellStart"/>
      <w:r w:rsidRPr="0038082A">
        <w:rPr>
          <w:rFonts w:ascii="Times New Roman" w:hAnsi="Times New Roman"/>
          <w:b/>
          <w:sz w:val="32"/>
          <w:szCs w:val="32"/>
        </w:rPr>
        <w:t>liệu</w:t>
      </w:r>
      <w:bookmarkEnd w:id="35"/>
      <w:proofErr w:type="spellEnd"/>
    </w:p>
    <w:p w14:paraId="0D2D5029" w14:textId="638BE2E0" w:rsidR="005562D9" w:rsidRPr="0038082A" w:rsidRDefault="00A81DE9" w:rsidP="005807A8">
      <w:pPr>
        <w:pStyle w:val="ListParagraph"/>
        <w:numPr>
          <w:ilvl w:val="1"/>
          <w:numId w:val="59"/>
        </w:numPr>
        <w:spacing w:after="0" w:line="360" w:lineRule="auto"/>
        <w:rPr>
          <w:rFonts w:ascii="Times New Roman" w:hAnsi="Times New Roman"/>
          <w:b/>
          <w:bCs/>
          <w:sz w:val="28"/>
          <w:szCs w:val="28"/>
        </w:rPr>
      </w:pPr>
      <w:r w:rsidRPr="0038082A">
        <w:rPr>
          <w:rFonts w:ascii="Times New Roman" w:hAnsi="Times New Roman"/>
          <w:b/>
          <w:bCs/>
          <w:sz w:val="28"/>
          <w:szCs w:val="28"/>
        </w:rPr>
        <w:t xml:space="preserve"> CIRA-CIC-DOHBrw-2020:</w:t>
      </w:r>
    </w:p>
    <w:p w14:paraId="17BADA0D" w14:textId="2E5E688E" w:rsidR="00C43783" w:rsidRPr="00D64A2E" w:rsidRDefault="000D21AF" w:rsidP="00D64A2E">
      <w:pPr>
        <w:pStyle w:val="ListParagraph"/>
        <w:numPr>
          <w:ilvl w:val="0"/>
          <w:numId w:val="69"/>
        </w:numPr>
        <w:spacing w:after="0" w:line="360" w:lineRule="auto"/>
        <w:rPr>
          <w:rFonts w:ascii="Times New Roman" w:hAnsi="Times New Roman"/>
          <w:sz w:val="24"/>
          <w:szCs w:val="24"/>
        </w:rPr>
      </w:pPr>
      <w:proofErr w:type="spellStart"/>
      <w:r w:rsidRPr="00D64A2E">
        <w:rPr>
          <w:rFonts w:ascii="Times New Roman" w:hAnsi="Times New Roman"/>
          <w:sz w:val="24"/>
          <w:szCs w:val="24"/>
        </w:rPr>
        <w:t>Đọc</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dữ</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liệu</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từ</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các</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tệp</w:t>
      </w:r>
      <w:proofErr w:type="spellEnd"/>
      <w:r w:rsidRPr="00D64A2E">
        <w:rPr>
          <w:rFonts w:ascii="Times New Roman" w:hAnsi="Times New Roman"/>
          <w:sz w:val="24"/>
          <w:szCs w:val="24"/>
        </w:rPr>
        <w:t xml:space="preserve"> CSV </w:t>
      </w:r>
      <w:proofErr w:type="spellStart"/>
      <w:r w:rsidRPr="00D64A2E">
        <w:rPr>
          <w:rFonts w:ascii="Times New Roman" w:hAnsi="Times New Roman"/>
          <w:sz w:val="24"/>
          <w:szCs w:val="24"/>
        </w:rPr>
        <w:t>cho</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các</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tập</w:t>
      </w:r>
      <w:proofErr w:type="spellEnd"/>
      <w:r w:rsidRPr="00D64A2E">
        <w:rPr>
          <w:rFonts w:ascii="Times New Roman" w:hAnsi="Times New Roman"/>
          <w:sz w:val="24"/>
          <w:szCs w:val="24"/>
        </w:rPr>
        <w:t xml:space="preserve"> doh, </w:t>
      </w:r>
      <w:proofErr w:type="spellStart"/>
      <w:r w:rsidRPr="00D64A2E">
        <w:rPr>
          <w:rFonts w:ascii="Times New Roman" w:hAnsi="Times New Roman"/>
          <w:sz w:val="24"/>
          <w:szCs w:val="24"/>
        </w:rPr>
        <w:t>non_doh</w:t>
      </w:r>
      <w:proofErr w:type="spellEnd"/>
      <w:r w:rsidRPr="00D64A2E">
        <w:rPr>
          <w:rFonts w:ascii="Times New Roman" w:hAnsi="Times New Roman"/>
          <w:sz w:val="24"/>
          <w:szCs w:val="24"/>
        </w:rPr>
        <w:t xml:space="preserve">, benign, </w:t>
      </w:r>
      <w:proofErr w:type="spellStart"/>
      <w:r w:rsidRPr="00D64A2E">
        <w:rPr>
          <w:rFonts w:ascii="Times New Roman" w:hAnsi="Times New Roman"/>
          <w:sz w:val="24"/>
          <w:szCs w:val="24"/>
        </w:rPr>
        <w:t>và</w:t>
      </w:r>
      <w:proofErr w:type="spellEnd"/>
      <w:r w:rsidRPr="00D64A2E">
        <w:rPr>
          <w:rFonts w:ascii="Times New Roman" w:hAnsi="Times New Roman"/>
          <w:sz w:val="24"/>
          <w:szCs w:val="24"/>
        </w:rPr>
        <w:t xml:space="preserve"> mal </w:t>
      </w:r>
      <w:proofErr w:type="spellStart"/>
      <w:r w:rsidRPr="00D64A2E">
        <w:rPr>
          <w:rFonts w:ascii="Times New Roman" w:hAnsi="Times New Roman"/>
          <w:sz w:val="24"/>
          <w:szCs w:val="24"/>
        </w:rPr>
        <w:t>sử</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dụng</w:t>
      </w:r>
      <w:proofErr w:type="spellEnd"/>
      <w:r w:rsidRPr="00D64A2E">
        <w:rPr>
          <w:rFonts w:ascii="Times New Roman" w:hAnsi="Times New Roman"/>
          <w:sz w:val="24"/>
          <w:szCs w:val="24"/>
        </w:rPr>
        <w:t xml:space="preserve"> </w:t>
      </w:r>
      <w:r w:rsidR="0007347F" w:rsidRPr="00D64A2E">
        <w:rPr>
          <w:rFonts w:ascii="Times New Roman" w:hAnsi="Times New Roman"/>
          <w:sz w:val="24"/>
          <w:szCs w:val="24"/>
        </w:rPr>
        <w:t>pandas</w:t>
      </w:r>
      <w:r w:rsidRPr="00D64A2E">
        <w:rPr>
          <w:rFonts w:ascii="Times New Roman" w:hAnsi="Times New Roman"/>
          <w:sz w:val="24"/>
          <w:szCs w:val="24"/>
        </w:rPr>
        <w:t>.</w:t>
      </w:r>
    </w:p>
    <w:p w14:paraId="175617C7" w14:textId="77777777" w:rsidR="00161B1F" w:rsidRPr="00D64A2E" w:rsidRDefault="00161B1F" w:rsidP="00D64A2E">
      <w:pPr>
        <w:pStyle w:val="ListParagraph"/>
        <w:numPr>
          <w:ilvl w:val="0"/>
          <w:numId w:val="69"/>
        </w:numPr>
        <w:spacing w:after="0" w:line="360" w:lineRule="auto"/>
        <w:rPr>
          <w:rFonts w:ascii="Times New Roman" w:hAnsi="Times New Roman"/>
          <w:sz w:val="24"/>
          <w:szCs w:val="24"/>
        </w:rPr>
      </w:pPr>
      <w:proofErr w:type="spellStart"/>
      <w:r w:rsidRPr="00D64A2E">
        <w:rPr>
          <w:rFonts w:ascii="Times New Roman" w:hAnsi="Times New Roman"/>
          <w:sz w:val="24"/>
          <w:szCs w:val="24"/>
        </w:rPr>
        <w:t>Kết</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hợp</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các</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tập</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dữ</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liệu</w:t>
      </w:r>
      <w:proofErr w:type="spellEnd"/>
      <w:r w:rsidRPr="00D64A2E">
        <w:rPr>
          <w:rFonts w:ascii="Times New Roman" w:hAnsi="Times New Roman"/>
          <w:sz w:val="24"/>
          <w:szCs w:val="24"/>
        </w:rPr>
        <w:t xml:space="preserve"> doh </w:t>
      </w:r>
      <w:proofErr w:type="spellStart"/>
      <w:r w:rsidRPr="00D64A2E">
        <w:rPr>
          <w:rFonts w:ascii="Times New Roman" w:hAnsi="Times New Roman"/>
          <w:sz w:val="24"/>
          <w:szCs w:val="24"/>
        </w:rPr>
        <w:t>và</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non_doh</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thành</w:t>
      </w:r>
      <w:proofErr w:type="spellEnd"/>
      <w:r w:rsidRPr="00D64A2E">
        <w:rPr>
          <w:rFonts w:ascii="Times New Roman" w:hAnsi="Times New Roman"/>
          <w:sz w:val="24"/>
          <w:szCs w:val="24"/>
        </w:rPr>
        <w:t xml:space="preserve"> dataset_l1.</w:t>
      </w:r>
    </w:p>
    <w:p w14:paraId="0866D32D" w14:textId="5CDAF393" w:rsidR="00161B1F" w:rsidRDefault="00161B1F" w:rsidP="00D64A2E">
      <w:pPr>
        <w:pStyle w:val="ListParagraph"/>
        <w:numPr>
          <w:ilvl w:val="0"/>
          <w:numId w:val="69"/>
        </w:numPr>
        <w:spacing w:after="0" w:line="360" w:lineRule="auto"/>
        <w:rPr>
          <w:rFonts w:ascii="Times New Roman" w:hAnsi="Times New Roman"/>
          <w:sz w:val="24"/>
          <w:szCs w:val="24"/>
        </w:rPr>
      </w:pPr>
      <w:proofErr w:type="spellStart"/>
      <w:r w:rsidRPr="00D64A2E">
        <w:rPr>
          <w:rFonts w:ascii="Times New Roman" w:hAnsi="Times New Roman"/>
          <w:sz w:val="24"/>
          <w:szCs w:val="24"/>
        </w:rPr>
        <w:t>Kết</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hợp</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các</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tập</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dữ</w:t>
      </w:r>
      <w:proofErr w:type="spellEnd"/>
      <w:r w:rsidRPr="00D64A2E">
        <w:rPr>
          <w:rFonts w:ascii="Times New Roman" w:hAnsi="Times New Roman"/>
          <w:sz w:val="24"/>
          <w:szCs w:val="24"/>
        </w:rPr>
        <w:t xml:space="preserve"> </w:t>
      </w:r>
      <w:proofErr w:type="spellStart"/>
      <w:r w:rsidRPr="00D64A2E">
        <w:rPr>
          <w:rFonts w:ascii="Times New Roman" w:hAnsi="Times New Roman"/>
          <w:sz w:val="24"/>
          <w:szCs w:val="24"/>
        </w:rPr>
        <w:t>liệu</w:t>
      </w:r>
      <w:proofErr w:type="spellEnd"/>
      <w:r w:rsidRPr="00D64A2E">
        <w:rPr>
          <w:rFonts w:ascii="Times New Roman" w:hAnsi="Times New Roman"/>
          <w:sz w:val="24"/>
          <w:szCs w:val="24"/>
        </w:rPr>
        <w:t xml:space="preserve"> benign </w:t>
      </w:r>
      <w:proofErr w:type="spellStart"/>
      <w:r w:rsidRPr="00D64A2E">
        <w:rPr>
          <w:rFonts w:ascii="Times New Roman" w:hAnsi="Times New Roman"/>
          <w:sz w:val="24"/>
          <w:szCs w:val="24"/>
        </w:rPr>
        <w:t>và</w:t>
      </w:r>
      <w:proofErr w:type="spellEnd"/>
      <w:r w:rsidRPr="00D64A2E">
        <w:rPr>
          <w:rFonts w:ascii="Times New Roman" w:hAnsi="Times New Roman"/>
          <w:sz w:val="24"/>
          <w:szCs w:val="24"/>
        </w:rPr>
        <w:t xml:space="preserve"> mal </w:t>
      </w:r>
      <w:proofErr w:type="spellStart"/>
      <w:r w:rsidRPr="00D64A2E">
        <w:rPr>
          <w:rFonts w:ascii="Times New Roman" w:hAnsi="Times New Roman"/>
          <w:sz w:val="24"/>
          <w:szCs w:val="24"/>
        </w:rPr>
        <w:t>thành</w:t>
      </w:r>
      <w:proofErr w:type="spellEnd"/>
      <w:r w:rsidRPr="00D64A2E">
        <w:rPr>
          <w:rFonts w:ascii="Times New Roman" w:hAnsi="Times New Roman"/>
          <w:sz w:val="24"/>
          <w:szCs w:val="24"/>
        </w:rPr>
        <w:t xml:space="preserve"> dataset_l2.</w:t>
      </w:r>
    </w:p>
    <w:p w14:paraId="7E0B4687" w14:textId="77777777" w:rsidR="00D64A2E" w:rsidRPr="00D64A2E" w:rsidRDefault="00D64A2E" w:rsidP="00D64A2E">
      <w:pPr>
        <w:pStyle w:val="ListParagraph"/>
        <w:spacing w:after="0" w:line="360" w:lineRule="auto"/>
        <w:rPr>
          <w:rFonts w:ascii="Times New Roman" w:hAnsi="Times New Roman"/>
          <w:sz w:val="24"/>
          <w:szCs w:val="24"/>
        </w:rPr>
      </w:pPr>
    </w:p>
    <w:p w14:paraId="71E93CB7" w14:textId="77777777" w:rsidR="00546E98" w:rsidRPr="0038082A" w:rsidRDefault="00F03DAF" w:rsidP="005807A8">
      <w:pPr>
        <w:pStyle w:val="ListParagraph"/>
        <w:numPr>
          <w:ilvl w:val="1"/>
          <w:numId w:val="59"/>
        </w:numPr>
        <w:spacing w:after="0" w:line="360" w:lineRule="auto"/>
        <w:rPr>
          <w:rFonts w:ascii="Times New Roman" w:hAnsi="Times New Roman"/>
          <w:b/>
          <w:bCs/>
          <w:sz w:val="28"/>
          <w:szCs w:val="28"/>
        </w:rPr>
      </w:pPr>
      <w:r w:rsidRPr="0038082A">
        <w:rPr>
          <w:rFonts w:ascii="Times New Roman" w:hAnsi="Times New Roman"/>
          <w:b/>
          <w:bCs/>
          <w:sz w:val="28"/>
          <w:szCs w:val="28"/>
        </w:rPr>
        <w:t>UNSW-NB15</w:t>
      </w:r>
      <w:r w:rsidR="0002468B" w:rsidRPr="0038082A">
        <w:rPr>
          <w:rFonts w:ascii="Times New Roman" w:hAnsi="Times New Roman"/>
          <w:b/>
          <w:bCs/>
          <w:sz w:val="28"/>
          <w:szCs w:val="28"/>
        </w:rPr>
        <w:t>:</w:t>
      </w:r>
      <w:r w:rsidR="00546E98" w:rsidRPr="0038082A">
        <w:rPr>
          <w:rFonts w:ascii="Times New Roman" w:hAnsi="Times New Roman"/>
          <w:b/>
          <w:bCs/>
          <w:sz w:val="28"/>
          <w:szCs w:val="28"/>
        </w:rPr>
        <w:t xml:space="preserve"> </w:t>
      </w:r>
    </w:p>
    <w:p w14:paraId="66BA8649" w14:textId="379BDFE6" w:rsidR="0002468B" w:rsidRDefault="0002468B" w:rsidP="00194FDD">
      <w:pPr>
        <w:spacing w:after="0" w:line="360" w:lineRule="auto"/>
        <w:rPr>
          <w:rFonts w:ascii="Times New Roman" w:hAnsi="Times New Roman"/>
          <w:sz w:val="24"/>
          <w:szCs w:val="24"/>
        </w:rPr>
      </w:pPr>
      <w:proofErr w:type="spellStart"/>
      <w:r w:rsidRPr="00546E98">
        <w:rPr>
          <w:rFonts w:ascii="Times New Roman" w:hAnsi="Times New Roman"/>
          <w:sz w:val="24"/>
          <w:szCs w:val="24"/>
        </w:rPr>
        <w:t>Đọc</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dữ</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liệu</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từ</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các</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tệp</w:t>
      </w:r>
      <w:proofErr w:type="spellEnd"/>
      <w:r w:rsidRPr="00546E98">
        <w:rPr>
          <w:rFonts w:ascii="Times New Roman" w:hAnsi="Times New Roman"/>
          <w:sz w:val="24"/>
          <w:szCs w:val="24"/>
        </w:rPr>
        <w:t xml:space="preserve"> CSV training </w:t>
      </w:r>
      <w:proofErr w:type="spellStart"/>
      <w:r w:rsidRPr="00546E98">
        <w:rPr>
          <w:rFonts w:ascii="Times New Roman" w:hAnsi="Times New Roman"/>
          <w:sz w:val="24"/>
          <w:szCs w:val="24"/>
        </w:rPr>
        <w:t>và</w:t>
      </w:r>
      <w:proofErr w:type="spellEnd"/>
      <w:r w:rsidRPr="00546E98">
        <w:rPr>
          <w:rFonts w:ascii="Times New Roman" w:hAnsi="Times New Roman"/>
          <w:sz w:val="24"/>
          <w:szCs w:val="24"/>
        </w:rPr>
        <w:t xml:space="preserve"> testing </w:t>
      </w:r>
      <w:proofErr w:type="spellStart"/>
      <w:r w:rsidRPr="00546E98">
        <w:rPr>
          <w:rFonts w:ascii="Times New Roman" w:hAnsi="Times New Roman"/>
          <w:sz w:val="24"/>
          <w:szCs w:val="24"/>
        </w:rPr>
        <w:t>có</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sẵn</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trong</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tập</w:t>
      </w:r>
      <w:proofErr w:type="spellEnd"/>
      <w:r w:rsidRPr="00546E98">
        <w:rPr>
          <w:rFonts w:ascii="Times New Roman" w:hAnsi="Times New Roman"/>
          <w:sz w:val="24"/>
          <w:szCs w:val="24"/>
        </w:rPr>
        <w:t xml:space="preserve"> dataset </w:t>
      </w:r>
      <w:proofErr w:type="spellStart"/>
      <w:r w:rsidRPr="00546E98">
        <w:rPr>
          <w:rFonts w:ascii="Times New Roman" w:hAnsi="Times New Roman"/>
          <w:sz w:val="24"/>
          <w:szCs w:val="24"/>
        </w:rPr>
        <w:t>và</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lưu</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vào</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đường</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dẫn</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tương</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ứng</w:t>
      </w:r>
      <w:proofErr w:type="spellEnd"/>
      <w:r w:rsidR="00D7491E" w:rsidRPr="00546E98">
        <w:rPr>
          <w:rFonts w:ascii="Times New Roman" w:hAnsi="Times New Roman"/>
          <w:sz w:val="24"/>
          <w:szCs w:val="24"/>
        </w:rPr>
        <w:t>.</w:t>
      </w:r>
    </w:p>
    <w:p w14:paraId="0D44C062" w14:textId="77777777" w:rsidR="00B11CD4" w:rsidRDefault="00B11CD4" w:rsidP="00194FDD">
      <w:pPr>
        <w:spacing w:after="0" w:line="360" w:lineRule="auto"/>
        <w:rPr>
          <w:rFonts w:ascii="Times New Roman" w:hAnsi="Times New Roman"/>
          <w:sz w:val="24"/>
          <w:szCs w:val="24"/>
        </w:rPr>
      </w:pPr>
    </w:p>
    <w:p w14:paraId="7486045F" w14:textId="413769DA" w:rsidR="00B11CD4" w:rsidRPr="0038082A" w:rsidRDefault="00B11CD4" w:rsidP="005807A8">
      <w:pPr>
        <w:pStyle w:val="ListParagraph"/>
        <w:numPr>
          <w:ilvl w:val="1"/>
          <w:numId w:val="59"/>
        </w:numPr>
        <w:spacing w:after="0" w:line="360" w:lineRule="auto"/>
        <w:rPr>
          <w:rFonts w:ascii="Times New Roman" w:hAnsi="Times New Roman"/>
          <w:b/>
          <w:bCs/>
          <w:sz w:val="28"/>
          <w:szCs w:val="28"/>
        </w:rPr>
      </w:pPr>
      <w:r w:rsidRPr="0038082A">
        <w:rPr>
          <w:rFonts w:ascii="Times New Roman" w:hAnsi="Times New Roman"/>
          <w:b/>
          <w:bCs/>
          <w:sz w:val="28"/>
          <w:szCs w:val="28"/>
        </w:rPr>
        <w:t xml:space="preserve"> </w:t>
      </w:r>
      <w:r w:rsidR="00F45B31" w:rsidRPr="0038082A">
        <w:rPr>
          <w:rFonts w:ascii="Times New Roman" w:hAnsi="Times New Roman"/>
          <w:b/>
          <w:bCs/>
          <w:sz w:val="28"/>
          <w:szCs w:val="28"/>
        </w:rPr>
        <w:t>Bot-</w:t>
      </w:r>
      <w:proofErr w:type="spellStart"/>
      <w:r w:rsidR="00F45B31" w:rsidRPr="0038082A">
        <w:rPr>
          <w:rFonts w:ascii="Times New Roman" w:hAnsi="Times New Roman"/>
          <w:b/>
          <w:bCs/>
          <w:sz w:val="28"/>
          <w:szCs w:val="28"/>
        </w:rPr>
        <w:t>Iot</w:t>
      </w:r>
      <w:proofErr w:type="spellEnd"/>
    </w:p>
    <w:p w14:paraId="1526CC48" w14:textId="18D683A0" w:rsidR="00910532" w:rsidRPr="00816879" w:rsidRDefault="00910532" w:rsidP="005807A8">
      <w:pPr>
        <w:pStyle w:val="ListParagraph"/>
        <w:numPr>
          <w:ilvl w:val="0"/>
          <w:numId w:val="68"/>
        </w:numPr>
        <w:spacing w:after="0" w:line="360" w:lineRule="auto"/>
        <w:rPr>
          <w:rFonts w:ascii="Times New Roman" w:hAnsi="Times New Roman"/>
          <w:sz w:val="24"/>
          <w:szCs w:val="24"/>
        </w:rPr>
      </w:pPr>
      <w:proofErr w:type="spellStart"/>
      <w:r w:rsidRPr="00816879">
        <w:rPr>
          <w:rFonts w:ascii="Times New Roman" w:hAnsi="Times New Roman"/>
          <w:sz w:val="24"/>
          <w:szCs w:val="24"/>
        </w:rPr>
        <w:t>Bốn</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tệp</w:t>
      </w:r>
      <w:proofErr w:type="spellEnd"/>
      <w:r w:rsidRPr="00816879">
        <w:rPr>
          <w:rFonts w:ascii="Times New Roman" w:hAnsi="Times New Roman"/>
          <w:sz w:val="24"/>
          <w:szCs w:val="24"/>
        </w:rPr>
        <w:t xml:space="preserve"> CSV </w:t>
      </w:r>
      <w:proofErr w:type="spellStart"/>
      <w:r w:rsidRPr="00816879">
        <w:rPr>
          <w:rFonts w:ascii="Times New Roman" w:hAnsi="Times New Roman"/>
          <w:sz w:val="24"/>
          <w:szCs w:val="24"/>
        </w:rPr>
        <w:t>đ</w:t>
      </w:r>
      <w:r w:rsidRPr="00816879">
        <w:rPr>
          <w:rFonts w:ascii="Times New Roman" w:hAnsi="Times New Roman" w:hint="eastAsia"/>
          <w:sz w:val="24"/>
          <w:szCs w:val="24"/>
        </w:rPr>
        <w:t>ư</w:t>
      </w:r>
      <w:r w:rsidRPr="00816879">
        <w:rPr>
          <w:rFonts w:ascii="Times New Roman" w:hAnsi="Times New Roman"/>
          <w:sz w:val="24"/>
          <w:szCs w:val="24"/>
        </w:rPr>
        <w:t>ợc</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tải</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vào</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các</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DataFrame</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của</w:t>
      </w:r>
      <w:proofErr w:type="spellEnd"/>
      <w:r w:rsidRPr="00816879">
        <w:rPr>
          <w:rFonts w:ascii="Times New Roman" w:hAnsi="Times New Roman"/>
          <w:sz w:val="24"/>
          <w:szCs w:val="24"/>
        </w:rPr>
        <w:t xml:space="preserve"> pandas.</w:t>
      </w:r>
    </w:p>
    <w:p w14:paraId="0C77ABEB" w14:textId="262FF4FE" w:rsidR="00910532" w:rsidRPr="00816879" w:rsidRDefault="00910532" w:rsidP="005807A8">
      <w:pPr>
        <w:pStyle w:val="ListParagraph"/>
        <w:numPr>
          <w:ilvl w:val="0"/>
          <w:numId w:val="68"/>
        </w:numPr>
        <w:spacing w:after="0" w:line="360" w:lineRule="auto"/>
        <w:rPr>
          <w:rFonts w:ascii="Times New Roman" w:hAnsi="Times New Roman"/>
          <w:sz w:val="24"/>
          <w:szCs w:val="24"/>
        </w:rPr>
      </w:pPr>
      <w:proofErr w:type="spellStart"/>
      <w:r w:rsidRPr="00816879">
        <w:rPr>
          <w:rFonts w:ascii="Times New Roman" w:hAnsi="Times New Roman"/>
          <w:sz w:val="24"/>
          <w:szCs w:val="24"/>
        </w:rPr>
        <w:t>Kiểm</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tra</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phân</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bố</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các</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nhãn</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trong</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từng</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tập</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dữ</w:t>
      </w:r>
      <w:proofErr w:type="spellEnd"/>
      <w:r w:rsidRPr="00816879">
        <w:rPr>
          <w:rFonts w:ascii="Times New Roman" w:hAnsi="Times New Roman"/>
          <w:sz w:val="24"/>
          <w:szCs w:val="24"/>
        </w:rPr>
        <w:t xml:space="preserve"> </w:t>
      </w:r>
      <w:proofErr w:type="spellStart"/>
      <w:r w:rsidRPr="00816879">
        <w:rPr>
          <w:rFonts w:ascii="Times New Roman" w:hAnsi="Times New Roman"/>
          <w:sz w:val="24"/>
          <w:szCs w:val="24"/>
        </w:rPr>
        <w:t>liệu</w:t>
      </w:r>
      <w:proofErr w:type="spellEnd"/>
      <w:r w:rsidRPr="00816879">
        <w:rPr>
          <w:rFonts w:ascii="Times New Roman" w:hAnsi="Times New Roman"/>
          <w:sz w:val="24"/>
          <w:szCs w:val="24"/>
        </w:rPr>
        <w:t>.</w:t>
      </w:r>
    </w:p>
    <w:p w14:paraId="54C78D29" w14:textId="68D152B0" w:rsidR="005F2A22" w:rsidRDefault="005F2A22" w:rsidP="005807A8">
      <w:pPr>
        <w:pStyle w:val="ListParagraph"/>
        <w:numPr>
          <w:ilvl w:val="0"/>
          <w:numId w:val="68"/>
        </w:numPr>
        <w:spacing w:after="0" w:line="360" w:lineRule="auto"/>
        <w:rPr>
          <w:rFonts w:ascii="Times New Roman" w:hAnsi="Times New Roman"/>
          <w:sz w:val="24"/>
          <w:szCs w:val="24"/>
        </w:rPr>
      </w:pPr>
      <w:proofErr w:type="spellStart"/>
      <w:r w:rsidRPr="005F2A22">
        <w:rPr>
          <w:rFonts w:ascii="Times New Roman" w:hAnsi="Times New Roman"/>
          <w:sz w:val="24"/>
          <w:szCs w:val="24"/>
        </w:rPr>
        <w:t>Lấy</w:t>
      </w:r>
      <w:proofErr w:type="spellEnd"/>
      <w:r w:rsidRPr="005F2A22">
        <w:rPr>
          <w:rFonts w:ascii="Times New Roman" w:hAnsi="Times New Roman"/>
          <w:sz w:val="24"/>
          <w:szCs w:val="24"/>
        </w:rPr>
        <w:t xml:space="preserve"> </w:t>
      </w:r>
      <w:proofErr w:type="spellStart"/>
      <w:r w:rsidRPr="005F2A22">
        <w:rPr>
          <w:rFonts w:ascii="Times New Roman" w:hAnsi="Times New Roman"/>
          <w:sz w:val="24"/>
          <w:szCs w:val="24"/>
        </w:rPr>
        <w:t>mẫu</w:t>
      </w:r>
      <w:proofErr w:type="spellEnd"/>
      <w:r w:rsidRPr="005F2A22">
        <w:rPr>
          <w:rFonts w:ascii="Times New Roman" w:hAnsi="Times New Roman"/>
          <w:sz w:val="24"/>
          <w:szCs w:val="24"/>
        </w:rPr>
        <w:t xml:space="preserve"> </w:t>
      </w:r>
      <w:proofErr w:type="spellStart"/>
      <w:r w:rsidR="00072E0F">
        <w:rPr>
          <w:rFonts w:ascii="Times New Roman" w:hAnsi="Times New Roman"/>
          <w:sz w:val="24"/>
          <w:szCs w:val="24"/>
        </w:rPr>
        <w:t>từ</w:t>
      </w:r>
      <w:proofErr w:type="spellEnd"/>
      <w:r w:rsidR="00072E0F">
        <w:rPr>
          <w:rFonts w:ascii="Times New Roman" w:hAnsi="Times New Roman"/>
          <w:sz w:val="24"/>
          <w:szCs w:val="24"/>
        </w:rPr>
        <w:t xml:space="preserve"> </w:t>
      </w:r>
      <w:proofErr w:type="spellStart"/>
      <w:r w:rsidR="00072E0F" w:rsidRPr="00072E0F">
        <w:rPr>
          <w:rFonts w:ascii="Times New Roman" w:hAnsi="Times New Roman"/>
          <w:sz w:val="24"/>
          <w:szCs w:val="24"/>
        </w:rPr>
        <w:t>các</w:t>
      </w:r>
      <w:proofErr w:type="spellEnd"/>
      <w:r w:rsidR="00072E0F" w:rsidRPr="00072E0F">
        <w:rPr>
          <w:rFonts w:ascii="Times New Roman" w:hAnsi="Times New Roman"/>
          <w:sz w:val="24"/>
          <w:szCs w:val="24"/>
        </w:rPr>
        <w:t xml:space="preserve"> </w:t>
      </w:r>
      <w:proofErr w:type="spellStart"/>
      <w:r w:rsidR="00072E0F" w:rsidRPr="00072E0F">
        <w:rPr>
          <w:rFonts w:ascii="Times New Roman" w:hAnsi="Times New Roman"/>
          <w:sz w:val="24"/>
          <w:szCs w:val="24"/>
        </w:rPr>
        <w:t>tập</w:t>
      </w:r>
      <w:proofErr w:type="spellEnd"/>
      <w:r w:rsidR="00072E0F" w:rsidRPr="00072E0F">
        <w:rPr>
          <w:rFonts w:ascii="Times New Roman" w:hAnsi="Times New Roman"/>
          <w:sz w:val="24"/>
          <w:szCs w:val="24"/>
        </w:rPr>
        <w:t xml:space="preserve"> </w:t>
      </w:r>
      <w:proofErr w:type="spellStart"/>
      <w:r w:rsidR="00072E0F" w:rsidRPr="00072E0F">
        <w:rPr>
          <w:rFonts w:ascii="Times New Roman" w:hAnsi="Times New Roman"/>
          <w:sz w:val="24"/>
          <w:szCs w:val="24"/>
        </w:rPr>
        <w:t>dữ</w:t>
      </w:r>
      <w:proofErr w:type="spellEnd"/>
      <w:r w:rsidR="00072E0F" w:rsidRPr="00072E0F">
        <w:rPr>
          <w:rFonts w:ascii="Times New Roman" w:hAnsi="Times New Roman"/>
          <w:sz w:val="24"/>
          <w:szCs w:val="24"/>
        </w:rPr>
        <w:t xml:space="preserve"> </w:t>
      </w:r>
      <w:proofErr w:type="spellStart"/>
      <w:r w:rsidR="00072E0F" w:rsidRPr="00072E0F">
        <w:rPr>
          <w:rFonts w:ascii="Times New Roman" w:hAnsi="Times New Roman"/>
          <w:sz w:val="24"/>
          <w:szCs w:val="24"/>
        </w:rPr>
        <w:t>liệu</w:t>
      </w:r>
      <w:proofErr w:type="spellEnd"/>
      <w:r w:rsidR="00072E0F" w:rsidRPr="00072E0F">
        <w:rPr>
          <w:rFonts w:ascii="Times New Roman" w:hAnsi="Times New Roman"/>
          <w:sz w:val="24"/>
          <w:szCs w:val="24"/>
        </w:rPr>
        <w:t xml:space="preserve"> </w:t>
      </w:r>
      <w:proofErr w:type="spellStart"/>
      <w:r w:rsidRPr="005F2A22">
        <w:rPr>
          <w:rFonts w:ascii="Times New Roman" w:hAnsi="Times New Roman"/>
          <w:sz w:val="24"/>
          <w:szCs w:val="24"/>
        </w:rPr>
        <w:t>và</w:t>
      </w:r>
      <w:proofErr w:type="spellEnd"/>
      <w:r w:rsidRPr="005F2A22">
        <w:rPr>
          <w:rFonts w:ascii="Times New Roman" w:hAnsi="Times New Roman"/>
          <w:sz w:val="24"/>
          <w:szCs w:val="24"/>
        </w:rPr>
        <w:t xml:space="preserve"> </w:t>
      </w:r>
      <w:proofErr w:type="spellStart"/>
      <w:r w:rsidRPr="005F2A22">
        <w:rPr>
          <w:rFonts w:ascii="Times New Roman" w:hAnsi="Times New Roman"/>
          <w:sz w:val="24"/>
          <w:szCs w:val="24"/>
        </w:rPr>
        <w:t>kết</w:t>
      </w:r>
      <w:proofErr w:type="spellEnd"/>
      <w:r w:rsidRPr="005F2A22">
        <w:rPr>
          <w:rFonts w:ascii="Times New Roman" w:hAnsi="Times New Roman"/>
          <w:sz w:val="24"/>
          <w:szCs w:val="24"/>
        </w:rPr>
        <w:t xml:space="preserve"> </w:t>
      </w:r>
      <w:proofErr w:type="spellStart"/>
      <w:r w:rsidRPr="005F2A22">
        <w:rPr>
          <w:rFonts w:ascii="Times New Roman" w:hAnsi="Times New Roman"/>
          <w:sz w:val="24"/>
          <w:szCs w:val="24"/>
        </w:rPr>
        <w:t>hợp</w:t>
      </w:r>
      <w:proofErr w:type="spellEnd"/>
      <w:r w:rsidRPr="005F2A22">
        <w:rPr>
          <w:rFonts w:ascii="Times New Roman" w:hAnsi="Times New Roman"/>
          <w:sz w:val="24"/>
          <w:szCs w:val="24"/>
        </w:rPr>
        <w:t xml:space="preserve"> </w:t>
      </w:r>
      <w:proofErr w:type="spellStart"/>
      <w:r w:rsidR="004055F3" w:rsidRPr="004055F3">
        <w:rPr>
          <w:rFonts w:ascii="Times New Roman" w:hAnsi="Times New Roman"/>
          <w:sz w:val="24"/>
          <w:szCs w:val="24"/>
        </w:rPr>
        <w:t>để</w:t>
      </w:r>
      <w:proofErr w:type="spellEnd"/>
      <w:r w:rsidR="004055F3" w:rsidRPr="004055F3">
        <w:rPr>
          <w:rFonts w:ascii="Times New Roman" w:hAnsi="Times New Roman"/>
          <w:sz w:val="24"/>
          <w:szCs w:val="24"/>
        </w:rPr>
        <w:t xml:space="preserve"> </w:t>
      </w:r>
      <w:proofErr w:type="spellStart"/>
      <w:r w:rsidR="004055F3" w:rsidRPr="004055F3">
        <w:rPr>
          <w:rFonts w:ascii="Times New Roman" w:hAnsi="Times New Roman"/>
          <w:sz w:val="24"/>
          <w:szCs w:val="24"/>
        </w:rPr>
        <w:t>có</w:t>
      </w:r>
      <w:proofErr w:type="spellEnd"/>
      <w:r w:rsidR="004055F3" w:rsidRPr="004055F3">
        <w:rPr>
          <w:rFonts w:ascii="Times New Roman" w:hAnsi="Times New Roman"/>
          <w:sz w:val="24"/>
          <w:szCs w:val="24"/>
        </w:rPr>
        <w:t xml:space="preserve"> </w:t>
      </w:r>
      <w:proofErr w:type="spellStart"/>
      <w:r w:rsidR="004055F3" w:rsidRPr="004055F3">
        <w:rPr>
          <w:rFonts w:ascii="Times New Roman" w:hAnsi="Times New Roman"/>
          <w:sz w:val="24"/>
          <w:szCs w:val="24"/>
        </w:rPr>
        <w:t>đầy</w:t>
      </w:r>
      <w:proofErr w:type="spellEnd"/>
      <w:r w:rsidR="004055F3" w:rsidRPr="004055F3">
        <w:rPr>
          <w:rFonts w:ascii="Times New Roman" w:hAnsi="Times New Roman"/>
          <w:sz w:val="24"/>
          <w:szCs w:val="24"/>
        </w:rPr>
        <w:t xml:space="preserve"> </w:t>
      </w:r>
      <w:proofErr w:type="spellStart"/>
      <w:r w:rsidR="004055F3" w:rsidRPr="004055F3">
        <w:rPr>
          <w:rFonts w:ascii="Times New Roman" w:hAnsi="Times New Roman"/>
          <w:sz w:val="24"/>
          <w:szCs w:val="24"/>
        </w:rPr>
        <w:t>đủ</w:t>
      </w:r>
      <w:proofErr w:type="spellEnd"/>
      <w:r w:rsidR="004055F3" w:rsidRPr="004055F3">
        <w:rPr>
          <w:rFonts w:ascii="Times New Roman" w:hAnsi="Times New Roman"/>
          <w:sz w:val="24"/>
          <w:szCs w:val="24"/>
        </w:rPr>
        <w:t xml:space="preserve"> </w:t>
      </w:r>
      <w:proofErr w:type="spellStart"/>
      <w:r w:rsidR="004055F3" w:rsidRPr="004055F3">
        <w:rPr>
          <w:rFonts w:ascii="Times New Roman" w:hAnsi="Times New Roman"/>
          <w:sz w:val="24"/>
          <w:szCs w:val="24"/>
        </w:rPr>
        <w:t>các</w:t>
      </w:r>
      <w:proofErr w:type="spellEnd"/>
      <w:r w:rsidR="004055F3" w:rsidRPr="004055F3">
        <w:rPr>
          <w:rFonts w:ascii="Times New Roman" w:hAnsi="Times New Roman"/>
          <w:sz w:val="24"/>
          <w:szCs w:val="24"/>
        </w:rPr>
        <w:t xml:space="preserve"> </w:t>
      </w:r>
      <w:proofErr w:type="spellStart"/>
      <w:r w:rsidR="004055F3" w:rsidRPr="004055F3">
        <w:rPr>
          <w:rFonts w:ascii="Times New Roman" w:hAnsi="Times New Roman"/>
          <w:sz w:val="24"/>
          <w:szCs w:val="24"/>
        </w:rPr>
        <w:t>nhãn</w:t>
      </w:r>
      <w:proofErr w:type="spellEnd"/>
    </w:p>
    <w:p w14:paraId="2244AA98" w14:textId="583A4E81" w:rsidR="00816879" w:rsidRDefault="004055F3" w:rsidP="005807A8">
      <w:pPr>
        <w:pStyle w:val="ListParagraph"/>
        <w:numPr>
          <w:ilvl w:val="0"/>
          <w:numId w:val="68"/>
        </w:numPr>
        <w:spacing w:after="0" w:line="360" w:lineRule="auto"/>
        <w:rPr>
          <w:rFonts w:ascii="Times New Roman" w:hAnsi="Times New Roman"/>
          <w:sz w:val="24"/>
          <w:szCs w:val="24"/>
        </w:rPr>
      </w:pPr>
      <w:proofErr w:type="spellStart"/>
      <w:r w:rsidRPr="004055F3">
        <w:rPr>
          <w:rFonts w:ascii="Times New Roman" w:hAnsi="Times New Roman"/>
          <w:sz w:val="24"/>
          <w:szCs w:val="24"/>
        </w:rPr>
        <w:t>Cân</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bằng</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tập</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dữ</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liệu</w:t>
      </w:r>
      <w:proofErr w:type="spellEnd"/>
      <w:r w:rsidR="00C0536D">
        <w:rPr>
          <w:rFonts w:ascii="Times New Roman" w:hAnsi="Times New Roman"/>
          <w:sz w:val="24"/>
          <w:szCs w:val="24"/>
        </w:rPr>
        <w:t xml:space="preserve">: </w:t>
      </w:r>
      <w:proofErr w:type="spellStart"/>
      <w:r w:rsidRPr="004055F3">
        <w:rPr>
          <w:rFonts w:ascii="Times New Roman" w:hAnsi="Times New Roman"/>
          <w:sz w:val="24"/>
          <w:szCs w:val="24"/>
        </w:rPr>
        <w:t>tập</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dữ</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liệu</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đ</w:t>
      </w:r>
      <w:r w:rsidRPr="004055F3">
        <w:rPr>
          <w:rFonts w:ascii="Times New Roman" w:hAnsi="Times New Roman" w:hint="eastAsia"/>
          <w:sz w:val="24"/>
          <w:szCs w:val="24"/>
        </w:rPr>
        <w:t>ư</w:t>
      </w:r>
      <w:r w:rsidRPr="004055F3">
        <w:rPr>
          <w:rFonts w:ascii="Times New Roman" w:hAnsi="Times New Roman"/>
          <w:sz w:val="24"/>
          <w:szCs w:val="24"/>
        </w:rPr>
        <w:t>ợc</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điều</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chỉnh</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để</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số</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l</w:t>
      </w:r>
      <w:r w:rsidRPr="004055F3">
        <w:rPr>
          <w:rFonts w:ascii="Times New Roman" w:hAnsi="Times New Roman" w:hint="eastAsia"/>
          <w:sz w:val="24"/>
          <w:szCs w:val="24"/>
        </w:rPr>
        <w:t>ư</w:t>
      </w:r>
      <w:r w:rsidRPr="004055F3">
        <w:rPr>
          <w:rFonts w:ascii="Times New Roman" w:hAnsi="Times New Roman"/>
          <w:sz w:val="24"/>
          <w:szCs w:val="24"/>
        </w:rPr>
        <w:t>ợng</w:t>
      </w:r>
      <w:proofErr w:type="spellEnd"/>
      <w:r w:rsidRPr="004055F3">
        <w:rPr>
          <w:rFonts w:ascii="Times New Roman" w:hAnsi="Times New Roman"/>
          <w:sz w:val="24"/>
          <w:szCs w:val="24"/>
        </w:rPr>
        <w:t xml:space="preserve"> </w:t>
      </w:r>
      <w:proofErr w:type="spellStart"/>
      <w:r w:rsidR="00EB3DEE">
        <w:rPr>
          <w:rFonts w:ascii="Times New Roman" w:hAnsi="Times New Roman"/>
          <w:sz w:val="24"/>
          <w:szCs w:val="24"/>
        </w:rPr>
        <w:t>mỗi</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nhãn</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gần</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t</w:t>
      </w:r>
      <w:r w:rsidRPr="004055F3">
        <w:rPr>
          <w:rFonts w:ascii="Times New Roman" w:hAnsi="Times New Roman" w:hint="eastAsia"/>
          <w:sz w:val="24"/>
          <w:szCs w:val="24"/>
        </w:rPr>
        <w:t>ươ</w:t>
      </w:r>
      <w:r w:rsidRPr="004055F3">
        <w:rPr>
          <w:rFonts w:ascii="Times New Roman" w:hAnsi="Times New Roman"/>
          <w:sz w:val="24"/>
          <w:szCs w:val="24"/>
        </w:rPr>
        <w:t>ng</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đ</w:t>
      </w:r>
      <w:r w:rsidRPr="004055F3">
        <w:rPr>
          <w:rFonts w:ascii="Times New Roman" w:hAnsi="Times New Roman" w:hint="eastAsia"/>
          <w:sz w:val="24"/>
          <w:szCs w:val="24"/>
        </w:rPr>
        <w:t>ươ</w:t>
      </w:r>
      <w:r w:rsidRPr="004055F3">
        <w:rPr>
          <w:rFonts w:ascii="Times New Roman" w:hAnsi="Times New Roman"/>
          <w:sz w:val="24"/>
          <w:szCs w:val="24"/>
        </w:rPr>
        <w:t>ng</w:t>
      </w:r>
      <w:proofErr w:type="spellEnd"/>
      <w:r w:rsidRPr="004055F3">
        <w:rPr>
          <w:rFonts w:ascii="Times New Roman" w:hAnsi="Times New Roman"/>
          <w:sz w:val="24"/>
          <w:szCs w:val="24"/>
        </w:rPr>
        <w:t xml:space="preserve"> </w:t>
      </w:r>
      <w:proofErr w:type="spellStart"/>
      <w:r w:rsidRPr="004055F3">
        <w:rPr>
          <w:rFonts w:ascii="Times New Roman" w:hAnsi="Times New Roman"/>
          <w:sz w:val="24"/>
          <w:szCs w:val="24"/>
        </w:rPr>
        <w:t>nhau</w:t>
      </w:r>
      <w:proofErr w:type="spellEnd"/>
    </w:p>
    <w:p w14:paraId="6B7C690D" w14:textId="77777777" w:rsidR="00C0536D" w:rsidRPr="00C0536D" w:rsidRDefault="00C0536D" w:rsidP="00C0536D">
      <w:pPr>
        <w:spacing w:after="0" w:line="360" w:lineRule="auto"/>
        <w:ind w:left="360"/>
        <w:rPr>
          <w:rFonts w:ascii="Times New Roman" w:hAnsi="Times New Roman"/>
          <w:sz w:val="24"/>
          <w:szCs w:val="24"/>
        </w:rPr>
      </w:pPr>
    </w:p>
    <w:p w14:paraId="21231203" w14:textId="3FB08D87" w:rsidR="00546E98" w:rsidRPr="003A00ED" w:rsidRDefault="00546E98" w:rsidP="003A00ED">
      <w:pPr>
        <w:pStyle w:val="ListParagraph"/>
        <w:numPr>
          <w:ilvl w:val="0"/>
          <w:numId w:val="59"/>
        </w:numPr>
        <w:spacing w:after="0" w:line="360" w:lineRule="auto"/>
        <w:outlineLvl w:val="2"/>
        <w:rPr>
          <w:rFonts w:ascii="Times New Roman" w:hAnsi="Times New Roman"/>
          <w:b/>
          <w:sz w:val="32"/>
          <w:szCs w:val="32"/>
        </w:rPr>
      </w:pPr>
      <w:bookmarkStart w:id="36" w:name="_Toc169381119"/>
      <w:proofErr w:type="spellStart"/>
      <w:r w:rsidRPr="003A00ED">
        <w:rPr>
          <w:rFonts w:ascii="Times New Roman" w:hAnsi="Times New Roman"/>
          <w:b/>
          <w:sz w:val="32"/>
          <w:szCs w:val="32"/>
        </w:rPr>
        <w:t>Xử</w:t>
      </w:r>
      <w:proofErr w:type="spellEnd"/>
      <w:r w:rsidRPr="003A00ED">
        <w:rPr>
          <w:rFonts w:ascii="Times New Roman" w:hAnsi="Times New Roman"/>
          <w:b/>
          <w:sz w:val="32"/>
          <w:szCs w:val="32"/>
        </w:rPr>
        <w:t xml:space="preserve"> </w:t>
      </w:r>
      <w:proofErr w:type="spellStart"/>
      <w:r w:rsidRPr="003A00ED">
        <w:rPr>
          <w:rFonts w:ascii="Times New Roman" w:hAnsi="Times New Roman"/>
          <w:b/>
          <w:sz w:val="32"/>
          <w:szCs w:val="32"/>
        </w:rPr>
        <w:t>lý</w:t>
      </w:r>
      <w:proofErr w:type="spellEnd"/>
      <w:r w:rsidRPr="003A00ED">
        <w:rPr>
          <w:rFonts w:ascii="Times New Roman" w:hAnsi="Times New Roman"/>
          <w:b/>
          <w:sz w:val="32"/>
          <w:szCs w:val="32"/>
        </w:rPr>
        <w:t xml:space="preserve"> </w:t>
      </w:r>
      <w:proofErr w:type="spellStart"/>
      <w:r w:rsidRPr="003A00ED">
        <w:rPr>
          <w:rFonts w:ascii="Times New Roman" w:hAnsi="Times New Roman"/>
          <w:b/>
          <w:sz w:val="32"/>
          <w:szCs w:val="32"/>
        </w:rPr>
        <w:t>dữ</w:t>
      </w:r>
      <w:proofErr w:type="spellEnd"/>
      <w:r w:rsidRPr="003A00ED">
        <w:rPr>
          <w:rFonts w:ascii="Times New Roman" w:hAnsi="Times New Roman"/>
          <w:b/>
          <w:sz w:val="32"/>
          <w:szCs w:val="32"/>
        </w:rPr>
        <w:t xml:space="preserve"> </w:t>
      </w:r>
      <w:proofErr w:type="spellStart"/>
      <w:r w:rsidRPr="003A00ED">
        <w:rPr>
          <w:rFonts w:ascii="Times New Roman" w:hAnsi="Times New Roman"/>
          <w:b/>
          <w:sz w:val="32"/>
          <w:szCs w:val="32"/>
        </w:rPr>
        <w:t>liệu</w:t>
      </w:r>
      <w:bookmarkEnd w:id="36"/>
      <w:proofErr w:type="spellEnd"/>
    </w:p>
    <w:p w14:paraId="278AF65F" w14:textId="0DAC86E4" w:rsidR="00546E98" w:rsidRDefault="00546E98" w:rsidP="005807A8">
      <w:pPr>
        <w:pStyle w:val="ListParagraph"/>
        <w:numPr>
          <w:ilvl w:val="0"/>
          <w:numId w:val="60"/>
        </w:numPr>
        <w:spacing w:after="0" w:line="360" w:lineRule="auto"/>
        <w:rPr>
          <w:rFonts w:ascii="Times New Roman" w:hAnsi="Times New Roman"/>
          <w:sz w:val="24"/>
          <w:szCs w:val="24"/>
        </w:rPr>
      </w:pPr>
      <w:proofErr w:type="spellStart"/>
      <w:r w:rsidRPr="00546E98">
        <w:rPr>
          <w:rFonts w:ascii="Times New Roman" w:hAnsi="Times New Roman"/>
          <w:sz w:val="24"/>
          <w:szCs w:val="24"/>
        </w:rPr>
        <w:t>Sử</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dụng</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LabelEncoder</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để</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mã</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hóa</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các</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cột</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dạng</w:t>
      </w:r>
      <w:proofErr w:type="spellEnd"/>
      <w:r w:rsidRPr="00546E98">
        <w:rPr>
          <w:rFonts w:ascii="Times New Roman" w:hAnsi="Times New Roman"/>
          <w:sz w:val="24"/>
          <w:szCs w:val="24"/>
        </w:rPr>
        <w:t xml:space="preserve"> </w:t>
      </w:r>
      <w:proofErr w:type="spellStart"/>
      <w:r w:rsidRPr="00546E98">
        <w:rPr>
          <w:rFonts w:ascii="Times New Roman" w:hAnsi="Times New Roman"/>
          <w:sz w:val="24"/>
          <w:szCs w:val="24"/>
        </w:rPr>
        <w:t>chuỗi</w:t>
      </w:r>
      <w:proofErr w:type="spellEnd"/>
      <w:r w:rsidRPr="00546E98">
        <w:rPr>
          <w:rFonts w:ascii="Times New Roman" w:hAnsi="Times New Roman"/>
          <w:sz w:val="24"/>
          <w:szCs w:val="24"/>
        </w:rPr>
        <w:t>.</w:t>
      </w:r>
    </w:p>
    <w:p w14:paraId="707BF9A8" w14:textId="18FD2A6C" w:rsidR="00DE3BD5" w:rsidRDefault="00925100" w:rsidP="00194FDD">
      <w:pPr>
        <w:pStyle w:val="ListParagraph"/>
        <w:spacing w:after="0" w:line="360" w:lineRule="auto"/>
        <w:jc w:val="center"/>
        <w:rPr>
          <w:rFonts w:ascii="Times New Roman" w:hAnsi="Times New Roman"/>
          <w:sz w:val="24"/>
          <w:szCs w:val="24"/>
        </w:rPr>
      </w:pPr>
      <w:r w:rsidRPr="00925100">
        <w:rPr>
          <w:rFonts w:ascii="Times New Roman" w:hAnsi="Times New Roman"/>
          <w:noProof/>
          <w:sz w:val="24"/>
          <w:szCs w:val="24"/>
        </w:rPr>
        <w:drawing>
          <wp:inline distT="0" distB="0" distL="0" distR="0" wp14:anchorId="4351369E" wp14:editId="7E2B99A3">
            <wp:extent cx="4654789" cy="1847945"/>
            <wp:effectExtent l="0" t="0" r="0" b="0"/>
            <wp:docPr id="42206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6195" name="Picture 1" descr="A screen shot of a computer code&#10;&#10;Description automatically generated"/>
                    <pic:cNvPicPr/>
                  </pic:nvPicPr>
                  <pic:blipFill>
                    <a:blip r:embed="rId22"/>
                    <a:stretch>
                      <a:fillRect/>
                    </a:stretch>
                  </pic:blipFill>
                  <pic:spPr>
                    <a:xfrm>
                      <a:off x="0" y="0"/>
                      <a:ext cx="4654789" cy="1847945"/>
                    </a:xfrm>
                    <a:prstGeom prst="rect">
                      <a:avLst/>
                    </a:prstGeom>
                  </pic:spPr>
                </pic:pic>
              </a:graphicData>
            </a:graphic>
          </wp:inline>
        </w:drawing>
      </w:r>
    </w:p>
    <w:p w14:paraId="788CCCC3" w14:textId="14442FDA" w:rsidR="00725215" w:rsidRPr="00725215" w:rsidRDefault="00725215" w:rsidP="00194FDD">
      <w:pPr>
        <w:pStyle w:val="ListParagraph"/>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w:t>
      </w:r>
      <w:r w:rsidR="00D47173">
        <w:rPr>
          <w:rFonts w:ascii="Times New Roman" w:hAnsi="Times New Roman"/>
          <w:i/>
          <w:iCs/>
          <w:sz w:val="24"/>
          <w:szCs w:val="24"/>
        </w:rPr>
        <w:t>7</w:t>
      </w:r>
      <w:r>
        <w:rPr>
          <w:rFonts w:ascii="Times New Roman" w:hAnsi="Times New Roman"/>
          <w:i/>
          <w:iCs/>
          <w:sz w:val="24"/>
          <w:szCs w:val="24"/>
        </w:rPr>
        <w:t xml:space="preserve">. </w:t>
      </w:r>
      <w:proofErr w:type="spellStart"/>
      <w:r>
        <w:rPr>
          <w:rFonts w:ascii="Times New Roman" w:hAnsi="Times New Roman"/>
          <w:i/>
          <w:iCs/>
          <w:sz w:val="24"/>
          <w:szCs w:val="24"/>
        </w:rPr>
        <w:t>Sử</w:t>
      </w:r>
      <w:proofErr w:type="spellEnd"/>
      <w:r>
        <w:rPr>
          <w:rFonts w:ascii="Times New Roman" w:hAnsi="Times New Roman"/>
          <w:i/>
          <w:iCs/>
          <w:sz w:val="24"/>
          <w:szCs w:val="24"/>
        </w:rPr>
        <w:t xml:space="preserve"> </w:t>
      </w:r>
      <w:proofErr w:type="spellStart"/>
      <w:r>
        <w:rPr>
          <w:rFonts w:ascii="Times New Roman" w:hAnsi="Times New Roman"/>
          <w:i/>
          <w:iCs/>
          <w:sz w:val="24"/>
          <w:szCs w:val="24"/>
        </w:rPr>
        <w:t>dụng</w:t>
      </w:r>
      <w:proofErr w:type="spellEnd"/>
      <w:r>
        <w:rPr>
          <w:rFonts w:ascii="Times New Roman" w:hAnsi="Times New Roman"/>
          <w:i/>
          <w:iCs/>
          <w:sz w:val="24"/>
          <w:szCs w:val="24"/>
        </w:rPr>
        <w:t xml:space="preserve"> </w:t>
      </w:r>
      <w:proofErr w:type="spellStart"/>
      <w:r>
        <w:rPr>
          <w:rFonts w:ascii="Times New Roman" w:hAnsi="Times New Roman"/>
          <w:i/>
          <w:iCs/>
          <w:sz w:val="24"/>
          <w:szCs w:val="24"/>
        </w:rPr>
        <w:t>LabelEncoder</w:t>
      </w:r>
      <w:proofErr w:type="spellEnd"/>
      <w:r>
        <w:rPr>
          <w:rFonts w:ascii="Times New Roman" w:hAnsi="Times New Roman"/>
          <w:i/>
          <w:iCs/>
          <w:sz w:val="24"/>
          <w:szCs w:val="24"/>
        </w:rPr>
        <w:t xml:space="preserve"> </w:t>
      </w:r>
      <w:proofErr w:type="spellStart"/>
      <w:r>
        <w:rPr>
          <w:rFonts w:ascii="Times New Roman" w:hAnsi="Times New Roman"/>
          <w:i/>
          <w:iCs/>
          <w:sz w:val="24"/>
          <w:szCs w:val="24"/>
        </w:rPr>
        <w:t>để</w:t>
      </w:r>
      <w:proofErr w:type="spellEnd"/>
      <w:r>
        <w:rPr>
          <w:rFonts w:ascii="Times New Roman" w:hAnsi="Times New Roman"/>
          <w:i/>
          <w:iCs/>
          <w:sz w:val="24"/>
          <w:szCs w:val="24"/>
        </w:rPr>
        <w:t xml:space="preserve"> </w:t>
      </w:r>
      <w:proofErr w:type="spellStart"/>
      <w:r>
        <w:rPr>
          <w:rFonts w:ascii="Times New Roman" w:hAnsi="Times New Roman"/>
          <w:i/>
          <w:iCs/>
          <w:sz w:val="24"/>
          <w:szCs w:val="24"/>
        </w:rPr>
        <w:t>chuẩn</w:t>
      </w:r>
      <w:proofErr w:type="spellEnd"/>
      <w:r>
        <w:rPr>
          <w:rFonts w:ascii="Times New Roman" w:hAnsi="Times New Roman"/>
          <w:i/>
          <w:iCs/>
          <w:sz w:val="24"/>
          <w:szCs w:val="24"/>
        </w:rPr>
        <w:t xml:space="preserve"> </w:t>
      </w:r>
      <w:proofErr w:type="spellStart"/>
      <w:r>
        <w:rPr>
          <w:rFonts w:ascii="Times New Roman" w:hAnsi="Times New Roman"/>
          <w:i/>
          <w:iCs/>
          <w:sz w:val="24"/>
          <w:szCs w:val="24"/>
        </w:rPr>
        <w:t>hóa</w:t>
      </w:r>
      <w:proofErr w:type="spellEnd"/>
    </w:p>
    <w:p w14:paraId="00EEE858" w14:textId="77777777" w:rsidR="00DE3BD5" w:rsidRPr="00546E98" w:rsidRDefault="00DE3BD5" w:rsidP="00194FDD">
      <w:pPr>
        <w:pStyle w:val="ListParagraph"/>
        <w:spacing w:after="0" w:line="360" w:lineRule="auto"/>
        <w:jc w:val="center"/>
        <w:rPr>
          <w:rFonts w:ascii="Times New Roman" w:hAnsi="Times New Roman"/>
          <w:sz w:val="24"/>
          <w:szCs w:val="24"/>
        </w:rPr>
      </w:pPr>
    </w:p>
    <w:p w14:paraId="0F011686" w14:textId="31B6C23C" w:rsidR="00546E98" w:rsidRDefault="003E13CA" w:rsidP="005807A8">
      <w:pPr>
        <w:pStyle w:val="ListParagraph"/>
        <w:numPr>
          <w:ilvl w:val="0"/>
          <w:numId w:val="60"/>
        </w:numPr>
        <w:spacing w:after="0" w:line="360" w:lineRule="auto"/>
        <w:rPr>
          <w:rFonts w:ascii="Times New Roman" w:hAnsi="Times New Roman"/>
          <w:sz w:val="24"/>
          <w:szCs w:val="24"/>
        </w:rPr>
      </w:pPr>
      <w:proofErr w:type="spellStart"/>
      <w:r>
        <w:rPr>
          <w:rFonts w:ascii="Times New Roman" w:hAnsi="Times New Roman"/>
          <w:sz w:val="24"/>
          <w:szCs w:val="24"/>
        </w:rPr>
        <w:t>Tỉ</w:t>
      </w:r>
      <w:proofErr w:type="spellEnd"/>
      <w:r>
        <w:rPr>
          <w:rFonts w:ascii="Times New Roman" w:hAnsi="Times New Roman"/>
          <w:sz w:val="24"/>
          <w:szCs w:val="24"/>
        </w:rPr>
        <w:t xml:space="preserve"> </w:t>
      </w:r>
      <w:proofErr w:type="spellStart"/>
      <w:r>
        <w:rPr>
          <w:rFonts w:ascii="Times New Roman" w:hAnsi="Times New Roman"/>
          <w:sz w:val="24"/>
          <w:szCs w:val="24"/>
        </w:rPr>
        <w:t>lệ</w:t>
      </w:r>
      <w:proofErr w:type="spellEnd"/>
      <w:r>
        <w:rPr>
          <w:rFonts w:ascii="Times New Roman" w:hAnsi="Times New Roman"/>
          <w:sz w:val="24"/>
          <w:szCs w:val="24"/>
        </w:rPr>
        <w:t xml:space="preserve"> </w:t>
      </w:r>
      <w:proofErr w:type="spellStart"/>
      <w:r>
        <w:rPr>
          <w:rFonts w:ascii="Times New Roman" w:hAnsi="Times New Roman"/>
          <w:sz w:val="24"/>
          <w:szCs w:val="24"/>
        </w:rPr>
        <w:t>hóa</w:t>
      </w:r>
      <w:proofErr w:type="spellEnd"/>
      <w:r>
        <w:rPr>
          <w:rFonts w:ascii="Times New Roman" w:hAnsi="Times New Roman"/>
          <w:sz w:val="24"/>
          <w:szCs w:val="24"/>
        </w:rPr>
        <w:t xml:space="preserve"> </w:t>
      </w:r>
      <w:proofErr w:type="spellStart"/>
      <w:r w:rsidR="00546E98" w:rsidRPr="00546E98">
        <w:rPr>
          <w:rFonts w:ascii="Times New Roman" w:hAnsi="Times New Roman"/>
          <w:sz w:val="24"/>
          <w:szCs w:val="24"/>
        </w:rPr>
        <w:t>dữ</w:t>
      </w:r>
      <w:proofErr w:type="spellEnd"/>
      <w:r w:rsidR="00546E98" w:rsidRPr="00546E98">
        <w:rPr>
          <w:rFonts w:ascii="Times New Roman" w:hAnsi="Times New Roman"/>
          <w:sz w:val="24"/>
          <w:szCs w:val="24"/>
        </w:rPr>
        <w:t xml:space="preserve"> </w:t>
      </w:r>
      <w:proofErr w:type="spellStart"/>
      <w:r w:rsidR="00546E98" w:rsidRPr="00546E98">
        <w:rPr>
          <w:rFonts w:ascii="Times New Roman" w:hAnsi="Times New Roman"/>
          <w:sz w:val="24"/>
          <w:szCs w:val="24"/>
        </w:rPr>
        <w:t>liệu</w:t>
      </w:r>
      <w:proofErr w:type="spellEnd"/>
      <w:r w:rsidR="00546E98" w:rsidRPr="00546E98">
        <w:rPr>
          <w:rFonts w:ascii="Times New Roman" w:hAnsi="Times New Roman"/>
          <w:sz w:val="24"/>
          <w:szCs w:val="24"/>
        </w:rPr>
        <w:t xml:space="preserve"> </w:t>
      </w:r>
      <w:proofErr w:type="spellStart"/>
      <w:r w:rsidR="00546E98" w:rsidRPr="00546E98">
        <w:rPr>
          <w:rFonts w:ascii="Times New Roman" w:hAnsi="Times New Roman"/>
          <w:sz w:val="24"/>
          <w:szCs w:val="24"/>
        </w:rPr>
        <w:t>sử</w:t>
      </w:r>
      <w:proofErr w:type="spellEnd"/>
      <w:r w:rsidR="00546E98" w:rsidRPr="00546E98">
        <w:rPr>
          <w:rFonts w:ascii="Times New Roman" w:hAnsi="Times New Roman"/>
          <w:sz w:val="24"/>
          <w:szCs w:val="24"/>
        </w:rPr>
        <w:t xml:space="preserve"> </w:t>
      </w:r>
      <w:proofErr w:type="spellStart"/>
      <w:r w:rsidR="00546E98" w:rsidRPr="00546E98">
        <w:rPr>
          <w:rFonts w:ascii="Times New Roman" w:hAnsi="Times New Roman"/>
          <w:sz w:val="24"/>
          <w:szCs w:val="24"/>
        </w:rPr>
        <w:t>dụng</w:t>
      </w:r>
      <w:proofErr w:type="spellEnd"/>
      <w:r w:rsidR="00546E98" w:rsidRPr="00546E98">
        <w:rPr>
          <w:rFonts w:ascii="Times New Roman" w:hAnsi="Times New Roman"/>
          <w:sz w:val="24"/>
          <w:szCs w:val="24"/>
        </w:rPr>
        <w:t xml:space="preserve"> </w:t>
      </w:r>
      <w:proofErr w:type="spellStart"/>
      <w:r w:rsidR="001429AB">
        <w:rPr>
          <w:rFonts w:ascii="Times New Roman" w:hAnsi="Times New Roman"/>
          <w:sz w:val="24"/>
          <w:szCs w:val="24"/>
        </w:rPr>
        <w:t>hàm</w:t>
      </w:r>
      <w:proofErr w:type="spellEnd"/>
      <w:r w:rsidR="001429AB">
        <w:rPr>
          <w:rFonts w:ascii="Times New Roman" w:hAnsi="Times New Roman"/>
          <w:sz w:val="24"/>
          <w:szCs w:val="24"/>
        </w:rPr>
        <w:t xml:space="preserve"> </w:t>
      </w:r>
      <w:r w:rsidR="00546E98" w:rsidRPr="00546E98">
        <w:rPr>
          <w:rFonts w:ascii="Times New Roman" w:hAnsi="Times New Roman"/>
          <w:sz w:val="24"/>
          <w:szCs w:val="24"/>
        </w:rPr>
        <w:t>Min-Max scaling</w:t>
      </w:r>
      <w:r w:rsidR="001429AB">
        <w:rPr>
          <w:rFonts w:ascii="Times New Roman" w:hAnsi="Times New Roman"/>
          <w:sz w:val="24"/>
          <w:szCs w:val="24"/>
        </w:rPr>
        <w:t xml:space="preserve"> </w:t>
      </w:r>
      <w:proofErr w:type="spellStart"/>
      <w:r w:rsidR="001429AB">
        <w:rPr>
          <w:rFonts w:ascii="Times New Roman" w:hAnsi="Times New Roman"/>
          <w:sz w:val="24"/>
          <w:szCs w:val="24"/>
        </w:rPr>
        <w:t>được</w:t>
      </w:r>
      <w:proofErr w:type="spellEnd"/>
      <w:r w:rsidR="001429AB">
        <w:rPr>
          <w:rFonts w:ascii="Times New Roman" w:hAnsi="Times New Roman"/>
          <w:sz w:val="24"/>
          <w:szCs w:val="24"/>
        </w:rPr>
        <w:t xml:space="preserve"> </w:t>
      </w:r>
      <w:proofErr w:type="spellStart"/>
      <w:r w:rsidR="001429AB">
        <w:rPr>
          <w:rFonts w:ascii="Times New Roman" w:hAnsi="Times New Roman"/>
          <w:sz w:val="24"/>
          <w:szCs w:val="24"/>
        </w:rPr>
        <w:t>viết</w:t>
      </w:r>
      <w:proofErr w:type="spellEnd"/>
      <w:r w:rsidR="00546E98">
        <w:rPr>
          <w:rFonts w:ascii="Times New Roman" w:hAnsi="Times New Roman"/>
          <w:sz w:val="24"/>
          <w:szCs w:val="24"/>
        </w:rPr>
        <w:t xml:space="preserve"> </w:t>
      </w:r>
      <w:proofErr w:type="spellStart"/>
      <w:r w:rsidR="00546E98">
        <w:rPr>
          <w:rFonts w:ascii="Times New Roman" w:hAnsi="Times New Roman"/>
          <w:sz w:val="24"/>
          <w:szCs w:val="24"/>
        </w:rPr>
        <w:t>dựa</w:t>
      </w:r>
      <w:proofErr w:type="spellEnd"/>
      <w:r w:rsidR="00546E98">
        <w:rPr>
          <w:rFonts w:ascii="Times New Roman" w:hAnsi="Times New Roman"/>
          <w:sz w:val="24"/>
          <w:szCs w:val="24"/>
        </w:rPr>
        <w:t xml:space="preserve"> </w:t>
      </w:r>
      <w:proofErr w:type="spellStart"/>
      <w:r w:rsidR="00546E98">
        <w:rPr>
          <w:rFonts w:ascii="Times New Roman" w:hAnsi="Times New Roman"/>
          <w:sz w:val="24"/>
          <w:szCs w:val="24"/>
        </w:rPr>
        <w:t>trên</w:t>
      </w:r>
      <w:proofErr w:type="spellEnd"/>
      <w:r w:rsidR="00546E98">
        <w:rPr>
          <w:rFonts w:ascii="Times New Roman" w:hAnsi="Times New Roman"/>
          <w:sz w:val="24"/>
          <w:szCs w:val="24"/>
        </w:rPr>
        <w:t xml:space="preserve"> </w:t>
      </w:r>
      <w:proofErr w:type="spellStart"/>
      <w:r w:rsidR="00546E98">
        <w:rPr>
          <w:rFonts w:ascii="Times New Roman" w:hAnsi="Times New Roman"/>
          <w:sz w:val="24"/>
          <w:szCs w:val="24"/>
        </w:rPr>
        <w:t>công</w:t>
      </w:r>
      <w:proofErr w:type="spellEnd"/>
      <w:r w:rsidR="00546E98">
        <w:rPr>
          <w:rFonts w:ascii="Times New Roman" w:hAnsi="Times New Roman"/>
          <w:sz w:val="24"/>
          <w:szCs w:val="24"/>
        </w:rPr>
        <w:t xml:space="preserve"> </w:t>
      </w:r>
      <w:proofErr w:type="spellStart"/>
      <w:r w:rsidR="00546E98">
        <w:rPr>
          <w:rFonts w:ascii="Times New Roman" w:hAnsi="Times New Roman"/>
          <w:sz w:val="24"/>
          <w:szCs w:val="24"/>
        </w:rPr>
        <w:t>thức</w:t>
      </w:r>
      <w:proofErr w:type="spellEnd"/>
      <w:r w:rsidR="00546E98">
        <w:rPr>
          <w:rFonts w:ascii="Times New Roman" w:hAnsi="Times New Roman"/>
          <w:sz w:val="24"/>
          <w:szCs w:val="24"/>
        </w:rPr>
        <w:t xml:space="preserve"> (1)</w:t>
      </w:r>
      <w:r w:rsidR="00546E98" w:rsidRPr="00546E98">
        <w:rPr>
          <w:rFonts w:ascii="Times New Roman" w:hAnsi="Times New Roman"/>
          <w:sz w:val="24"/>
          <w:szCs w:val="24"/>
        </w:rPr>
        <w:t>.</w:t>
      </w:r>
    </w:p>
    <w:p w14:paraId="10FA4358" w14:textId="7B6E1E77" w:rsidR="0040612C" w:rsidRDefault="001C3BD7" w:rsidP="00194FDD">
      <w:pPr>
        <w:pStyle w:val="ListParagraph"/>
        <w:spacing w:after="0" w:line="360" w:lineRule="auto"/>
        <w:jc w:val="center"/>
        <w:rPr>
          <w:rFonts w:ascii="Times New Roman" w:hAnsi="Times New Roman"/>
          <w:sz w:val="24"/>
          <w:szCs w:val="24"/>
        </w:rPr>
      </w:pPr>
      <w:r w:rsidRPr="001C3BD7">
        <w:rPr>
          <w:rFonts w:ascii="Times New Roman" w:hAnsi="Times New Roman"/>
          <w:noProof/>
          <w:sz w:val="24"/>
          <w:szCs w:val="24"/>
        </w:rPr>
        <w:drawing>
          <wp:inline distT="0" distB="0" distL="0" distR="0" wp14:anchorId="4A93AE18" wp14:editId="1BF7B562">
            <wp:extent cx="4742481" cy="726734"/>
            <wp:effectExtent l="0" t="0" r="1270" b="0"/>
            <wp:docPr id="12020127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2716" name="Picture 1" descr="A close-up of a computer code&#10;&#10;Description automatically generated"/>
                    <pic:cNvPicPr/>
                  </pic:nvPicPr>
                  <pic:blipFill>
                    <a:blip r:embed="rId23"/>
                    <a:stretch>
                      <a:fillRect/>
                    </a:stretch>
                  </pic:blipFill>
                  <pic:spPr>
                    <a:xfrm>
                      <a:off x="0" y="0"/>
                      <a:ext cx="4770664" cy="731053"/>
                    </a:xfrm>
                    <a:prstGeom prst="rect">
                      <a:avLst/>
                    </a:prstGeom>
                  </pic:spPr>
                </pic:pic>
              </a:graphicData>
            </a:graphic>
          </wp:inline>
        </w:drawing>
      </w:r>
    </w:p>
    <w:p w14:paraId="2C28DF88" w14:textId="06CEF0CD" w:rsidR="00725215" w:rsidRPr="00725215" w:rsidRDefault="00725215" w:rsidP="00194FDD">
      <w:pPr>
        <w:pStyle w:val="ListParagraph"/>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w:t>
      </w:r>
      <w:r w:rsidR="00D47173">
        <w:rPr>
          <w:rFonts w:ascii="Times New Roman" w:hAnsi="Times New Roman"/>
          <w:i/>
          <w:iCs/>
          <w:sz w:val="24"/>
          <w:szCs w:val="24"/>
        </w:rPr>
        <w:t>8</w:t>
      </w:r>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w:t>
      </w:r>
      <w:proofErr w:type="spellStart"/>
      <w:r>
        <w:rPr>
          <w:rFonts w:ascii="Times New Roman" w:hAnsi="Times New Roman"/>
          <w:i/>
          <w:iCs/>
          <w:sz w:val="24"/>
          <w:szCs w:val="24"/>
        </w:rPr>
        <w:t>min_max_scaling</w:t>
      </w:r>
      <w:proofErr w:type="spellEnd"/>
      <w:r>
        <w:rPr>
          <w:rFonts w:ascii="Times New Roman" w:hAnsi="Times New Roman"/>
          <w:i/>
          <w:iCs/>
          <w:sz w:val="24"/>
          <w:szCs w:val="24"/>
        </w:rPr>
        <w:t xml:space="preserve"> </w:t>
      </w:r>
      <w:proofErr w:type="spellStart"/>
      <w:r>
        <w:rPr>
          <w:rFonts w:ascii="Times New Roman" w:hAnsi="Times New Roman"/>
          <w:i/>
          <w:iCs/>
          <w:sz w:val="24"/>
          <w:szCs w:val="24"/>
        </w:rPr>
        <w:t>để</w:t>
      </w:r>
      <w:proofErr w:type="spellEnd"/>
      <w:r>
        <w:rPr>
          <w:rFonts w:ascii="Times New Roman" w:hAnsi="Times New Roman"/>
          <w:i/>
          <w:iCs/>
          <w:sz w:val="24"/>
          <w:szCs w:val="24"/>
        </w:rPr>
        <w:t xml:space="preserve"> </w:t>
      </w:r>
      <w:proofErr w:type="spellStart"/>
      <w:r>
        <w:rPr>
          <w:rFonts w:ascii="Times New Roman" w:hAnsi="Times New Roman"/>
          <w:i/>
          <w:iCs/>
          <w:sz w:val="24"/>
          <w:szCs w:val="24"/>
        </w:rPr>
        <w:t>tỉ</w:t>
      </w:r>
      <w:proofErr w:type="spellEnd"/>
      <w:r>
        <w:rPr>
          <w:rFonts w:ascii="Times New Roman" w:hAnsi="Times New Roman"/>
          <w:i/>
          <w:iCs/>
          <w:sz w:val="24"/>
          <w:szCs w:val="24"/>
        </w:rPr>
        <w:t xml:space="preserve"> </w:t>
      </w:r>
      <w:proofErr w:type="spellStart"/>
      <w:r>
        <w:rPr>
          <w:rFonts w:ascii="Times New Roman" w:hAnsi="Times New Roman"/>
          <w:i/>
          <w:iCs/>
          <w:sz w:val="24"/>
          <w:szCs w:val="24"/>
        </w:rPr>
        <w:t>lệ</w:t>
      </w:r>
      <w:proofErr w:type="spellEnd"/>
      <w:r>
        <w:rPr>
          <w:rFonts w:ascii="Times New Roman" w:hAnsi="Times New Roman"/>
          <w:i/>
          <w:iCs/>
          <w:sz w:val="24"/>
          <w:szCs w:val="24"/>
        </w:rPr>
        <w:t xml:space="preserve"> </w:t>
      </w:r>
      <w:proofErr w:type="spellStart"/>
      <w:r>
        <w:rPr>
          <w:rFonts w:ascii="Times New Roman" w:hAnsi="Times New Roman"/>
          <w:i/>
          <w:iCs/>
          <w:sz w:val="24"/>
          <w:szCs w:val="24"/>
        </w:rPr>
        <w:t>hóa</w:t>
      </w:r>
      <w:proofErr w:type="spellEnd"/>
    </w:p>
    <w:p w14:paraId="42466726" w14:textId="77777777" w:rsidR="000B7C49" w:rsidRPr="000B7C49" w:rsidRDefault="000B7C49" w:rsidP="00194FDD">
      <w:pPr>
        <w:pStyle w:val="ListParagraph"/>
        <w:spacing w:after="0" w:line="360" w:lineRule="auto"/>
        <w:jc w:val="center"/>
        <w:rPr>
          <w:rFonts w:ascii="Times New Roman" w:hAnsi="Times New Roman"/>
          <w:sz w:val="24"/>
          <w:szCs w:val="24"/>
        </w:rPr>
      </w:pPr>
    </w:p>
    <w:p w14:paraId="452881EC" w14:textId="5EE5A616" w:rsidR="00E04AE8" w:rsidRPr="0038082A" w:rsidRDefault="00E04AE8" w:rsidP="003A00ED">
      <w:pPr>
        <w:pStyle w:val="ListParagraph"/>
        <w:numPr>
          <w:ilvl w:val="0"/>
          <w:numId w:val="59"/>
        </w:numPr>
        <w:spacing w:after="0" w:line="360" w:lineRule="auto"/>
        <w:outlineLvl w:val="2"/>
        <w:rPr>
          <w:rFonts w:ascii="Times New Roman" w:hAnsi="Times New Roman"/>
          <w:b/>
          <w:sz w:val="32"/>
          <w:szCs w:val="32"/>
        </w:rPr>
      </w:pPr>
      <w:bookmarkStart w:id="37" w:name="_Toc169381120"/>
      <w:r w:rsidRPr="0038082A">
        <w:rPr>
          <w:rFonts w:ascii="Times New Roman" w:hAnsi="Times New Roman"/>
          <w:b/>
          <w:sz w:val="32"/>
          <w:szCs w:val="32"/>
        </w:rPr>
        <w:t>Genetic Algorithm for Feature Selection (</w:t>
      </w:r>
      <w:proofErr w:type="spellStart"/>
      <w:r w:rsidRPr="0038082A">
        <w:rPr>
          <w:rFonts w:ascii="Times New Roman" w:hAnsi="Times New Roman"/>
          <w:b/>
          <w:sz w:val="32"/>
          <w:szCs w:val="32"/>
        </w:rPr>
        <w:t>GAbFS</w:t>
      </w:r>
      <w:proofErr w:type="spellEnd"/>
      <w:r w:rsidRPr="0038082A">
        <w:rPr>
          <w:rFonts w:ascii="Times New Roman" w:hAnsi="Times New Roman"/>
          <w:b/>
          <w:sz w:val="32"/>
          <w:szCs w:val="32"/>
        </w:rPr>
        <w:t>)</w:t>
      </w:r>
      <w:bookmarkEnd w:id="37"/>
    </w:p>
    <w:p w14:paraId="161A1945" w14:textId="271A5F9F" w:rsidR="009139DF" w:rsidRPr="00F501B8" w:rsidRDefault="00E04AE8" w:rsidP="003A00ED">
      <w:pPr>
        <w:pStyle w:val="ListParagraph"/>
        <w:numPr>
          <w:ilvl w:val="1"/>
          <w:numId w:val="59"/>
        </w:numPr>
        <w:spacing w:after="0" w:line="360" w:lineRule="auto"/>
        <w:rPr>
          <w:rFonts w:ascii="Times New Roman" w:hAnsi="Times New Roman"/>
          <w:b/>
          <w:bCs/>
          <w:sz w:val="28"/>
          <w:szCs w:val="28"/>
        </w:rPr>
      </w:pPr>
      <w:r w:rsidRPr="00F501B8">
        <w:rPr>
          <w:rFonts w:ascii="Times New Roman" w:hAnsi="Times New Roman"/>
          <w:b/>
          <w:bCs/>
          <w:sz w:val="28"/>
          <w:szCs w:val="28"/>
        </w:rPr>
        <w:t xml:space="preserve"> </w:t>
      </w:r>
      <w:proofErr w:type="spellStart"/>
      <w:r w:rsidR="009139DF" w:rsidRPr="00F501B8">
        <w:rPr>
          <w:rFonts w:ascii="Times New Roman" w:hAnsi="Times New Roman"/>
          <w:b/>
          <w:bCs/>
          <w:sz w:val="28"/>
          <w:szCs w:val="28"/>
        </w:rPr>
        <w:t>Khởi</w:t>
      </w:r>
      <w:proofErr w:type="spellEnd"/>
      <w:r w:rsidR="009139DF" w:rsidRPr="00F501B8">
        <w:rPr>
          <w:rFonts w:ascii="Times New Roman" w:hAnsi="Times New Roman"/>
          <w:b/>
          <w:bCs/>
          <w:sz w:val="28"/>
          <w:szCs w:val="28"/>
        </w:rPr>
        <w:t xml:space="preserve"> </w:t>
      </w:r>
      <w:proofErr w:type="spellStart"/>
      <w:r w:rsidR="009139DF" w:rsidRPr="00F501B8">
        <w:rPr>
          <w:rFonts w:ascii="Times New Roman" w:hAnsi="Times New Roman"/>
          <w:b/>
          <w:bCs/>
          <w:sz w:val="28"/>
          <w:szCs w:val="28"/>
        </w:rPr>
        <w:t>tạo</w:t>
      </w:r>
      <w:proofErr w:type="spellEnd"/>
      <w:r w:rsidR="009139DF" w:rsidRPr="00F501B8">
        <w:rPr>
          <w:rFonts w:ascii="Times New Roman" w:hAnsi="Times New Roman"/>
          <w:b/>
          <w:bCs/>
          <w:sz w:val="28"/>
          <w:szCs w:val="28"/>
        </w:rPr>
        <w:t xml:space="preserve"> </w:t>
      </w:r>
      <w:proofErr w:type="spellStart"/>
      <w:r w:rsidR="009139DF" w:rsidRPr="00F501B8">
        <w:rPr>
          <w:rFonts w:ascii="Times New Roman" w:hAnsi="Times New Roman"/>
          <w:b/>
          <w:bCs/>
          <w:sz w:val="28"/>
          <w:szCs w:val="28"/>
        </w:rPr>
        <w:t>quần</w:t>
      </w:r>
      <w:proofErr w:type="spellEnd"/>
      <w:r w:rsidR="009139DF" w:rsidRPr="00F501B8">
        <w:rPr>
          <w:rFonts w:ascii="Times New Roman" w:hAnsi="Times New Roman"/>
          <w:b/>
          <w:bCs/>
          <w:sz w:val="28"/>
          <w:szCs w:val="28"/>
        </w:rPr>
        <w:t xml:space="preserve"> </w:t>
      </w:r>
      <w:proofErr w:type="spellStart"/>
      <w:r w:rsidR="009139DF" w:rsidRPr="00F501B8">
        <w:rPr>
          <w:rFonts w:ascii="Times New Roman" w:hAnsi="Times New Roman"/>
          <w:b/>
          <w:bCs/>
          <w:sz w:val="28"/>
          <w:szCs w:val="28"/>
        </w:rPr>
        <w:t>thể</w:t>
      </w:r>
      <w:proofErr w:type="spellEnd"/>
      <w:r w:rsidR="009139DF" w:rsidRPr="00F501B8">
        <w:rPr>
          <w:rFonts w:ascii="Times New Roman" w:hAnsi="Times New Roman"/>
          <w:b/>
          <w:bCs/>
          <w:sz w:val="28"/>
          <w:szCs w:val="28"/>
        </w:rPr>
        <w:t>:</w:t>
      </w:r>
    </w:p>
    <w:p w14:paraId="54930E71" w14:textId="4E5D5792" w:rsidR="006F2DFC" w:rsidRPr="006F2DFC" w:rsidRDefault="006F2DFC" w:rsidP="00194FDD">
      <w:pPr>
        <w:spacing w:after="0" w:line="360" w:lineRule="auto"/>
        <w:rPr>
          <w:rFonts w:ascii="Times New Roman" w:hAnsi="Times New Roman"/>
          <w:sz w:val="24"/>
          <w:szCs w:val="24"/>
        </w:rPr>
      </w:pPr>
      <w:proofErr w:type="spellStart"/>
      <w:r w:rsidRPr="006F2DFC">
        <w:rPr>
          <w:rFonts w:ascii="Times New Roman" w:hAnsi="Times New Roman"/>
          <w:sz w:val="24"/>
          <w:szCs w:val="24"/>
        </w:rPr>
        <w:t>Hàm</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này</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khởi</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tạo</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một</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quần</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thể</w:t>
      </w:r>
      <w:proofErr w:type="spellEnd"/>
      <w:r w:rsidRPr="006F2DFC">
        <w:rPr>
          <w:rFonts w:ascii="Times New Roman" w:hAnsi="Times New Roman"/>
          <w:sz w:val="24"/>
          <w:szCs w:val="24"/>
        </w:rPr>
        <w:t xml:space="preserve"> ban </w:t>
      </w:r>
      <w:proofErr w:type="spellStart"/>
      <w:r w:rsidRPr="006F2DFC">
        <w:rPr>
          <w:rFonts w:ascii="Times New Roman" w:hAnsi="Times New Roman"/>
          <w:sz w:val="24"/>
          <w:szCs w:val="24"/>
        </w:rPr>
        <w:t>đầu</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gồm</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các</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cá</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thể</w:t>
      </w:r>
      <w:proofErr w:type="spellEnd"/>
      <w:r w:rsidRPr="006F2DFC">
        <w:rPr>
          <w:rFonts w:ascii="Times New Roman" w:hAnsi="Times New Roman"/>
          <w:sz w:val="24"/>
          <w:szCs w:val="24"/>
        </w:rPr>
        <w:t xml:space="preserve"> (chromosomes), </w:t>
      </w:r>
      <w:proofErr w:type="spellStart"/>
      <w:r w:rsidRPr="006F2DFC">
        <w:rPr>
          <w:rFonts w:ascii="Times New Roman" w:hAnsi="Times New Roman"/>
          <w:sz w:val="24"/>
          <w:szCs w:val="24"/>
        </w:rPr>
        <w:t>mỗi</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cá</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thể</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là</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một</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danh</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sách</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các</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giá</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trị</w:t>
      </w:r>
      <w:proofErr w:type="spellEnd"/>
      <w:r w:rsidRPr="006F2DFC">
        <w:rPr>
          <w:rFonts w:ascii="Times New Roman" w:hAnsi="Times New Roman"/>
          <w:sz w:val="24"/>
          <w:szCs w:val="24"/>
        </w:rPr>
        <w:t xml:space="preserve"> 0 </w:t>
      </w:r>
      <w:proofErr w:type="spellStart"/>
      <w:r w:rsidRPr="006F2DFC">
        <w:rPr>
          <w:rFonts w:ascii="Times New Roman" w:hAnsi="Times New Roman"/>
          <w:sz w:val="24"/>
          <w:szCs w:val="24"/>
        </w:rPr>
        <w:t>hoặc</w:t>
      </w:r>
      <w:proofErr w:type="spellEnd"/>
      <w:r w:rsidRPr="006F2DFC">
        <w:rPr>
          <w:rFonts w:ascii="Times New Roman" w:hAnsi="Times New Roman"/>
          <w:sz w:val="24"/>
          <w:szCs w:val="24"/>
        </w:rPr>
        <w:t xml:space="preserve"> 1, </w:t>
      </w:r>
      <w:proofErr w:type="spellStart"/>
      <w:r w:rsidRPr="006F2DFC">
        <w:rPr>
          <w:rFonts w:ascii="Times New Roman" w:hAnsi="Times New Roman"/>
          <w:sz w:val="24"/>
          <w:szCs w:val="24"/>
        </w:rPr>
        <w:t>biểu</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diễn</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cho</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việc</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có</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hoặc</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không</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có</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mặt</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của</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mỗi</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đặc</w:t>
      </w:r>
      <w:proofErr w:type="spellEnd"/>
      <w:r w:rsidRPr="006F2DFC">
        <w:rPr>
          <w:rFonts w:ascii="Times New Roman" w:hAnsi="Times New Roman"/>
          <w:sz w:val="24"/>
          <w:szCs w:val="24"/>
        </w:rPr>
        <w:t xml:space="preserve"> </w:t>
      </w:r>
      <w:proofErr w:type="spellStart"/>
      <w:r w:rsidRPr="006F2DFC">
        <w:rPr>
          <w:rFonts w:ascii="Times New Roman" w:hAnsi="Times New Roman"/>
          <w:sz w:val="24"/>
          <w:szCs w:val="24"/>
        </w:rPr>
        <w:t>tr</w:t>
      </w:r>
      <w:r w:rsidRPr="006F2DFC">
        <w:rPr>
          <w:rFonts w:ascii="Times New Roman" w:hAnsi="Times New Roman" w:hint="eastAsia"/>
          <w:sz w:val="24"/>
          <w:szCs w:val="24"/>
        </w:rPr>
        <w:t>ư</w:t>
      </w:r>
      <w:r w:rsidRPr="006F2DFC">
        <w:rPr>
          <w:rFonts w:ascii="Times New Roman" w:hAnsi="Times New Roman"/>
          <w:sz w:val="24"/>
          <w:szCs w:val="24"/>
        </w:rPr>
        <w:t>ng</w:t>
      </w:r>
      <w:proofErr w:type="spellEnd"/>
      <w:r w:rsidRPr="006F2DFC">
        <w:rPr>
          <w:rFonts w:ascii="Times New Roman" w:hAnsi="Times New Roman"/>
          <w:sz w:val="24"/>
          <w:szCs w:val="24"/>
        </w:rPr>
        <w:t>.</w:t>
      </w:r>
    </w:p>
    <w:p w14:paraId="0F66D666" w14:textId="1A4E80D2" w:rsidR="00AD4408" w:rsidRDefault="0064071D" w:rsidP="00D47173">
      <w:pPr>
        <w:spacing w:after="0" w:line="360" w:lineRule="auto"/>
        <w:jc w:val="center"/>
        <w:rPr>
          <w:rFonts w:ascii="Times New Roman" w:hAnsi="Times New Roman"/>
          <w:sz w:val="24"/>
          <w:szCs w:val="24"/>
        </w:rPr>
      </w:pPr>
      <w:r w:rsidRPr="0064071D">
        <w:rPr>
          <w:rFonts w:ascii="Times New Roman" w:hAnsi="Times New Roman"/>
          <w:noProof/>
          <w:sz w:val="24"/>
          <w:szCs w:val="24"/>
        </w:rPr>
        <w:drawing>
          <wp:inline distT="0" distB="0" distL="0" distR="0" wp14:anchorId="50B0A518" wp14:editId="201A6F54">
            <wp:extent cx="6313802" cy="1792800"/>
            <wp:effectExtent l="0" t="0" r="0" b="0"/>
            <wp:docPr id="156503035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30353" name="Picture 1" descr="A close-up of a computer screen&#10;&#10;Description automatically generated"/>
                    <pic:cNvPicPr/>
                  </pic:nvPicPr>
                  <pic:blipFill>
                    <a:blip r:embed="rId24"/>
                    <a:stretch>
                      <a:fillRect/>
                    </a:stretch>
                  </pic:blipFill>
                  <pic:spPr>
                    <a:xfrm>
                      <a:off x="0" y="0"/>
                      <a:ext cx="6327348" cy="1796646"/>
                    </a:xfrm>
                    <a:prstGeom prst="rect">
                      <a:avLst/>
                    </a:prstGeom>
                  </pic:spPr>
                </pic:pic>
              </a:graphicData>
            </a:graphic>
          </wp:inline>
        </w:drawing>
      </w:r>
    </w:p>
    <w:p w14:paraId="000ABE09" w14:textId="1989A1B7" w:rsidR="00767027" w:rsidRDefault="00767027" w:rsidP="00194FDD">
      <w:pPr>
        <w:spacing w:after="0" w:line="360" w:lineRule="auto"/>
        <w:ind w:left="360"/>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w:t>
      </w:r>
      <w:r w:rsidR="00D47173">
        <w:rPr>
          <w:rFonts w:ascii="Times New Roman" w:hAnsi="Times New Roman"/>
          <w:i/>
          <w:iCs/>
          <w:sz w:val="24"/>
          <w:szCs w:val="24"/>
        </w:rPr>
        <w:t>9</w:t>
      </w:r>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w:t>
      </w:r>
      <w:proofErr w:type="spellStart"/>
      <w:r>
        <w:rPr>
          <w:rFonts w:ascii="Times New Roman" w:hAnsi="Times New Roman"/>
          <w:i/>
          <w:iCs/>
          <w:sz w:val="24"/>
          <w:szCs w:val="24"/>
        </w:rPr>
        <w:t>initialize_pop</w:t>
      </w:r>
      <w:proofErr w:type="spellEnd"/>
      <w:r>
        <w:rPr>
          <w:rFonts w:ascii="Times New Roman" w:hAnsi="Times New Roman"/>
          <w:i/>
          <w:iCs/>
          <w:sz w:val="24"/>
          <w:szCs w:val="24"/>
        </w:rPr>
        <w:t xml:space="preserve"> </w:t>
      </w:r>
      <w:proofErr w:type="spellStart"/>
      <w:r>
        <w:rPr>
          <w:rFonts w:ascii="Times New Roman" w:hAnsi="Times New Roman"/>
          <w:i/>
          <w:iCs/>
          <w:sz w:val="24"/>
          <w:szCs w:val="24"/>
        </w:rPr>
        <w:t>để</w:t>
      </w:r>
      <w:proofErr w:type="spellEnd"/>
      <w:r>
        <w:rPr>
          <w:rFonts w:ascii="Times New Roman" w:hAnsi="Times New Roman"/>
          <w:i/>
          <w:iCs/>
          <w:sz w:val="24"/>
          <w:szCs w:val="24"/>
        </w:rPr>
        <w:t xml:space="preserve"> </w:t>
      </w:r>
      <w:proofErr w:type="spellStart"/>
      <w:r>
        <w:rPr>
          <w:rFonts w:ascii="Times New Roman" w:hAnsi="Times New Roman"/>
          <w:i/>
          <w:iCs/>
          <w:sz w:val="24"/>
          <w:szCs w:val="24"/>
        </w:rPr>
        <w:t>khởi</w:t>
      </w:r>
      <w:proofErr w:type="spellEnd"/>
      <w:r>
        <w:rPr>
          <w:rFonts w:ascii="Times New Roman" w:hAnsi="Times New Roman"/>
          <w:i/>
          <w:iCs/>
          <w:sz w:val="24"/>
          <w:szCs w:val="24"/>
        </w:rPr>
        <w:t xml:space="preserve"> </w:t>
      </w:r>
      <w:proofErr w:type="spellStart"/>
      <w:r>
        <w:rPr>
          <w:rFonts w:ascii="Times New Roman" w:hAnsi="Times New Roman"/>
          <w:i/>
          <w:iCs/>
          <w:sz w:val="24"/>
          <w:szCs w:val="24"/>
        </w:rPr>
        <w:t>tại</w:t>
      </w:r>
      <w:proofErr w:type="spellEnd"/>
      <w:r>
        <w:rPr>
          <w:rFonts w:ascii="Times New Roman" w:hAnsi="Times New Roman"/>
          <w:i/>
          <w:iCs/>
          <w:sz w:val="24"/>
          <w:szCs w:val="24"/>
        </w:rPr>
        <w:t xml:space="preserve"> </w:t>
      </w:r>
      <w:proofErr w:type="spellStart"/>
      <w:r>
        <w:rPr>
          <w:rFonts w:ascii="Times New Roman" w:hAnsi="Times New Roman"/>
          <w:i/>
          <w:iCs/>
          <w:sz w:val="24"/>
          <w:szCs w:val="24"/>
        </w:rPr>
        <w:t>quần</w:t>
      </w:r>
      <w:proofErr w:type="spellEnd"/>
      <w:r>
        <w:rPr>
          <w:rFonts w:ascii="Times New Roman" w:hAnsi="Times New Roman"/>
          <w:i/>
          <w:iCs/>
          <w:sz w:val="24"/>
          <w:szCs w:val="24"/>
        </w:rPr>
        <w:t xml:space="preserve"> </w:t>
      </w:r>
      <w:proofErr w:type="spellStart"/>
      <w:r>
        <w:rPr>
          <w:rFonts w:ascii="Times New Roman" w:hAnsi="Times New Roman"/>
          <w:i/>
          <w:iCs/>
          <w:sz w:val="24"/>
          <w:szCs w:val="24"/>
        </w:rPr>
        <w:t>thể</w:t>
      </w:r>
      <w:proofErr w:type="spellEnd"/>
    </w:p>
    <w:p w14:paraId="0113C035" w14:textId="77777777" w:rsidR="00767027" w:rsidRPr="00767027" w:rsidRDefault="00767027" w:rsidP="00194FDD">
      <w:pPr>
        <w:spacing w:after="0" w:line="360" w:lineRule="auto"/>
        <w:ind w:left="360"/>
        <w:jc w:val="center"/>
        <w:rPr>
          <w:rFonts w:ascii="Times New Roman" w:hAnsi="Times New Roman"/>
          <w:i/>
          <w:iCs/>
          <w:sz w:val="24"/>
          <w:szCs w:val="24"/>
        </w:rPr>
      </w:pPr>
    </w:p>
    <w:p w14:paraId="3C2192D8" w14:textId="3BCC7B91" w:rsidR="00BB01B5" w:rsidRDefault="00426F89" w:rsidP="00194FDD">
      <w:pPr>
        <w:spacing w:after="0" w:line="360" w:lineRule="auto"/>
        <w:ind w:left="360"/>
        <w:jc w:val="center"/>
        <w:rPr>
          <w:rFonts w:ascii="Times New Roman" w:hAnsi="Times New Roman"/>
          <w:sz w:val="24"/>
          <w:szCs w:val="24"/>
        </w:rPr>
      </w:pPr>
      <w:r w:rsidRPr="00426F89">
        <w:rPr>
          <w:rFonts w:ascii="Times New Roman" w:hAnsi="Times New Roman"/>
          <w:noProof/>
          <w:sz w:val="24"/>
          <w:szCs w:val="24"/>
        </w:rPr>
        <w:drawing>
          <wp:inline distT="0" distB="0" distL="0" distR="0" wp14:anchorId="2EAD2CBD" wp14:editId="2572C94A">
            <wp:extent cx="6116320" cy="605155"/>
            <wp:effectExtent l="0" t="0" r="0" b="4445"/>
            <wp:docPr id="14678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98355" name=""/>
                    <pic:cNvPicPr/>
                  </pic:nvPicPr>
                  <pic:blipFill>
                    <a:blip r:embed="rId25"/>
                    <a:stretch>
                      <a:fillRect/>
                    </a:stretch>
                  </pic:blipFill>
                  <pic:spPr>
                    <a:xfrm>
                      <a:off x="0" y="0"/>
                      <a:ext cx="6116320" cy="605155"/>
                    </a:xfrm>
                    <a:prstGeom prst="rect">
                      <a:avLst/>
                    </a:prstGeom>
                  </pic:spPr>
                </pic:pic>
              </a:graphicData>
            </a:graphic>
          </wp:inline>
        </w:drawing>
      </w:r>
    </w:p>
    <w:p w14:paraId="2CDB0749" w14:textId="5E565424" w:rsidR="00767027" w:rsidRPr="00767027" w:rsidRDefault="00767027" w:rsidP="00194FDD">
      <w:pPr>
        <w:spacing w:after="0" w:line="360" w:lineRule="auto"/>
        <w:ind w:left="360"/>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w:t>
      </w:r>
      <w:r w:rsidR="00D47173">
        <w:rPr>
          <w:rFonts w:ascii="Times New Roman" w:hAnsi="Times New Roman"/>
          <w:i/>
          <w:iCs/>
          <w:sz w:val="24"/>
          <w:szCs w:val="24"/>
        </w:rPr>
        <w:t>10</w:t>
      </w:r>
      <w:r>
        <w:rPr>
          <w:rFonts w:ascii="Times New Roman" w:hAnsi="Times New Roman"/>
          <w:i/>
          <w:iCs/>
          <w:sz w:val="24"/>
          <w:szCs w:val="24"/>
        </w:rPr>
        <w:t>.</w:t>
      </w:r>
      <w:r w:rsidR="00FE4E8C">
        <w:rPr>
          <w:rFonts w:ascii="Times New Roman" w:hAnsi="Times New Roman"/>
          <w:i/>
          <w:iCs/>
          <w:sz w:val="24"/>
          <w:szCs w:val="24"/>
        </w:rPr>
        <w:t xml:space="preserve"> </w:t>
      </w:r>
      <w:proofErr w:type="spellStart"/>
      <w:r w:rsidR="00FE4E8C">
        <w:rPr>
          <w:rFonts w:ascii="Times New Roman" w:hAnsi="Times New Roman"/>
          <w:i/>
          <w:iCs/>
          <w:sz w:val="24"/>
          <w:szCs w:val="24"/>
        </w:rPr>
        <w:t>Khởi</w:t>
      </w:r>
      <w:proofErr w:type="spellEnd"/>
      <w:r w:rsidR="00FE4E8C">
        <w:rPr>
          <w:rFonts w:ascii="Times New Roman" w:hAnsi="Times New Roman"/>
          <w:i/>
          <w:iCs/>
          <w:sz w:val="24"/>
          <w:szCs w:val="24"/>
        </w:rPr>
        <w:t xml:space="preserve"> </w:t>
      </w:r>
      <w:proofErr w:type="spellStart"/>
      <w:r w:rsidR="00FE4E8C">
        <w:rPr>
          <w:rFonts w:ascii="Times New Roman" w:hAnsi="Times New Roman"/>
          <w:i/>
          <w:iCs/>
          <w:sz w:val="24"/>
          <w:szCs w:val="24"/>
        </w:rPr>
        <w:t>tạo</w:t>
      </w:r>
      <w:proofErr w:type="spellEnd"/>
      <w:r w:rsidR="00FE4E8C">
        <w:rPr>
          <w:rFonts w:ascii="Times New Roman" w:hAnsi="Times New Roman"/>
          <w:i/>
          <w:iCs/>
          <w:sz w:val="24"/>
          <w:szCs w:val="24"/>
        </w:rPr>
        <w:t xml:space="preserve"> </w:t>
      </w:r>
      <w:proofErr w:type="spellStart"/>
      <w:r w:rsidR="00FE4E8C">
        <w:rPr>
          <w:rFonts w:ascii="Times New Roman" w:hAnsi="Times New Roman"/>
          <w:i/>
          <w:iCs/>
          <w:sz w:val="24"/>
          <w:szCs w:val="24"/>
        </w:rPr>
        <w:t>quần</w:t>
      </w:r>
      <w:proofErr w:type="spellEnd"/>
      <w:r w:rsidR="00FE4E8C">
        <w:rPr>
          <w:rFonts w:ascii="Times New Roman" w:hAnsi="Times New Roman"/>
          <w:i/>
          <w:iCs/>
          <w:sz w:val="24"/>
          <w:szCs w:val="24"/>
        </w:rPr>
        <w:t xml:space="preserve"> </w:t>
      </w:r>
      <w:proofErr w:type="spellStart"/>
      <w:r w:rsidR="00FE4E8C">
        <w:rPr>
          <w:rFonts w:ascii="Times New Roman" w:hAnsi="Times New Roman"/>
          <w:i/>
          <w:iCs/>
          <w:sz w:val="24"/>
          <w:szCs w:val="24"/>
        </w:rPr>
        <w:t>thể</w:t>
      </w:r>
      <w:proofErr w:type="spellEnd"/>
      <w:r w:rsidR="00FE4E8C">
        <w:rPr>
          <w:rFonts w:ascii="Times New Roman" w:hAnsi="Times New Roman"/>
          <w:i/>
          <w:iCs/>
          <w:sz w:val="24"/>
          <w:szCs w:val="24"/>
        </w:rPr>
        <w:t xml:space="preserve"> ban </w:t>
      </w:r>
      <w:proofErr w:type="spellStart"/>
      <w:r w:rsidR="00FE4E8C">
        <w:rPr>
          <w:rFonts w:ascii="Times New Roman" w:hAnsi="Times New Roman"/>
          <w:i/>
          <w:iCs/>
          <w:sz w:val="24"/>
          <w:szCs w:val="24"/>
        </w:rPr>
        <w:t>đầu</w:t>
      </w:r>
      <w:proofErr w:type="spellEnd"/>
    </w:p>
    <w:p w14:paraId="292A6D41" w14:textId="77777777" w:rsidR="000344AB" w:rsidRPr="00AD4408" w:rsidRDefault="000344AB" w:rsidP="00194FDD">
      <w:pPr>
        <w:spacing w:after="0" w:line="360" w:lineRule="auto"/>
        <w:ind w:left="360"/>
        <w:jc w:val="center"/>
        <w:rPr>
          <w:rFonts w:ascii="Times New Roman" w:hAnsi="Times New Roman"/>
          <w:sz w:val="24"/>
          <w:szCs w:val="24"/>
        </w:rPr>
      </w:pPr>
    </w:p>
    <w:p w14:paraId="1F1275D4" w14:textId="77777777" w:rsidR="00BB01B5" w:rsidRPr="00F501B8" w:rsidRDefault="0019235F" w:rsidP="003A00ED">
      <w:pPr>
        <w:pStyle w:val="ListParagraph"/>
        <w:numPr>
          <w:ilvl w:val="1"/>
          <w:numId w:val="59"/>
        </w:numPr>
        <w:spacing w:after="0" w:line="360" w:lineRule="auto"/>
        <w:rPr>
          <w:rFonts w:ascii="Times New Roman" w:hAnsi="Times New Roman"/>
          <w:b/>
          <w:bCs/>
          <w:sz w:val="28"/>
          <w:szCs w:val="28"/>
        </w:rPr>
      </w:pPr>
      <w:r w:rsidRPr="00F501B8">
        <w:rPr>
          <w:rFonts w:ascii="Times New Roman" w:hAnsi="Times New Roman"/>
          <w:b/>
          <w:bCs/>
          <w:sz w:val="28"/>
          <w:szCs w:val="28"/>
        </w:rPr>
        <w:t xml:space="preserve"> Fitness function</w:t>
      </w:r>
      <w:r w:rsidR="00F603ED" w:rsidRPr="00F501B8">
        <w:rPr>
          <w:rFonts w:ascii="Times New Roman" w:hAnsi="Times New Roman"/>
          <w:b/>
          <w:bCs/>
          <w:sz w:val="28"/>
          <w:szCs w:val="28"/>
        </w:rPr>
        <w:t xml:space="preserve">: </w:t>
      </w:r>
    </w:p>
    <w:p w14:paraId="02481CD9" w14:textId="4EC8B5F5" w:rsidR="009139DF" w:rsidRPr="00FD7656" w:rsidRDefault="00BB01B5" w:rsidP="005807A8">
      <w:pPr>
        <w:pStyle w:val="ListParagraph"/>
        <w:numPr>
          <w:ilvl w:val="0"/>
          <w:numId w:val="60"/>
        </w:numPr>
        <w:spacing w:after="0" w:line="360" w:lineRule="auto"/>
        <w:rPr>
          <w:rFonts w:ascii="Times New Roman" w:hAnsi="Times New Roman"/>
          <w:b/>
          <w:bCs/>
          <w:sz w:val="24"/>
          <w:szCs w:val="24"/>
        </w:rPr>
      </w:pPr>
      <w:proofErr w:type="spellStart"/>
      <w:r w:rsidRPr="00BB01B5">
        <w:rPr>
          <w:rFonts w:ascii="Times New Roman" w:hAnsi="Times New Roman"/>
          <w:sz w:val="24"/>
          <w:szCs w:val="24"/>
        </w:rPr>
        <w:t>Hàm</w:t>
      </w:r>
      <w:proofErr w:type="spellEnd"/>
      <w:r w:rsidRPr="00BB01B5">
        <w:rPr>
          <w:rFonts w:ascii="Times New Roman" w:hAnsi="Times New Roman"/>
          <w:sz w:val="24"/>
          <w:szCs w:val="24"/>
        </w:rPr>
        <w:t xml:space="preserve"> </w:t>
      </w:r>
      <w:proofErr w:type="spellStart"/>
      <w:r w:rsidR="00B0759F">
        <w:rPr>
          <w:rFonts w:ascii="Times New Roman" w:hAnsi="Times New Roman"/>
          <w:sz w:val="24"/>
          <w:szCs w:val="24"/>
        </w:rPr>
        <w:t>fitness_function</w:t>
      </w:r>
      <w:proofErr w:type="spellEnd"/>
      <w:r w:rsidR="00B0759F">
        <w:rPr>
          <w:rFonts w:ascii="Times New Roman" w:hAnsi="Times New Roman"/>
          <w:sz w:val="24"/>
          <w:szCs w:val="24"/>
        </w:rPr>
        <w:t xml:space="preserve"> </w:t>
      </w:r>
      <w:proofErr w:type="spellStart"/>
      <w:r w:rsidRPr="00BB01B5">
        <w:rPr>
          <w:rFonts w:ascii="Times New Roman" w:hAnsi="Times New Roman"/>
          <w:sz w:val="24"/>
          <w:szCs w:val="24"/>
        </w:rPr>
        <w:t>đ</w:t>
      </w:r>
      <w:r w:rsidR="00F603ED" w:rsidRPr="00BB01B5">
        <w:rPr>
          <w:rFonts w:ascii="Times New Roman" w:hAnsi="Times New Roman"/>
          <w:sz w:val="24"/>
          <w:szCs w:val="24"/>
        </w:rPr>
        <w:t>ánh</w:t>
      </w:r>
      <w:proofErr w:type="spellEnd"/>
      <w:r w:rsidR="00F603ED" w:rsidRPr="00BB01B5">
        <w:rPr>
          <w:rFonts w:ascii="Times New Roman" w:hAnsi="Times New Roman"/>
          <w:sz w:val="24"/>
          <w:szCs w:val="24"/>
        </w:rPr>
        <w:t xml:space="preserve"> </w:t>
      </w:r>
      <w:proofErr w:type="spellStart"/>
      <w:r w:rsidR="00F603ED" w:rsidRPr="00BB01B5">
        <w:rPr>
          <w:rFonts w:ascii="Times New Roman" w:hAnsi="Times New Roman"/>
          <w:sz w:val="24"/>
          <w:szCs w:val="24"/>
        </w:rPr>
        <w:t>giá</w:t>
      </w:r>
      <w:proofErr w:type="spellEnd"/>
      <w:r w:rsidR="00F603ED" w:rsidRPr="00BB01B5">
        <w:rPr>
          <w:rFonts w:ascii="Times New Roman" w:hAnsi="Times New Roman"/>
          <w:sz w:val="24"/>
          <w:szCs w:val="24"/>
        </w:rPr>
        <w:t xml:space="preserve"> fitness </w:t>
      </w:r>
      <w:proofErr w:type="spellStart"/>
      <w:r w:rsidR="00F603ED" w:rsidRPr="00BB01B5">
        <w:rPr>
          <w:rFonts w:ascii="Times New Roman" w:hAnsi="Times New Roman"/>
          <w:sz w:val="24"/>
          <w:szCs w:val="24"/>
        </w:rPr>
        <w:t>của</w:t>
      </w:r>
      <w:proofErr w:type="spellEnd"/>
      <w:r w:rsidR="00F603ED" w:rsidRPr="00BB01B5">
        <w:rPr>
          <w:rFonts w:ascii="Times New Roman" w:hAnsi="Times New Roman"/>
          <w:sz w:val="24"/>
          <w:szCs w:val="24"/>
        </w:rPr>
        <w:t xml:space="preserve"> </w:t>
      </w:r>
      <w:proofErr w:type="spellStart"/>
      <w:r w:rsidR="00F603ED" w:rsidRPr="00BB01B5">
        <w:rPr>
          <w:rFonts w:ascii="Times New Roman" w:hAnsi="Times New Roman"/>
          <w:sz w:val="24"/>
          <w:szCs w:val="24"/>
        </w:rPr>
        <w:t>mỗi</w:t>
      </w:r>
      <w:proofErr w:type="spellEnd"/>
      <w:r w:rsidR="00F603ED" w:rsidRPr="00BB01B5">
        <w:rPr>
          <w:rFonts w:ascii="Times New Roman" w:hAnsi="Times New Roman"/>
          <w:sz w:val="24"/>
          <w:szCs w:val="24"/>
        </w:rPr>
        <w:t xml:space="preserve"> </w:t>
      </w:r>
      <w:proofErr w:type="spellStart"/>
      <w:r w:rsidR="00F603ED" w:rsidRPr="00BB01B5">
        <w:rPr>
          <w:rFonts w:ascii="Times New Roman" w:hAnsi="Times New Roman"/>
          <w:sz w:val="24"/>
          <w:szCs w:val="24"/>
        </w:rPr>
        <w:t>cá</w:t>
      </w:r>
      <w:proofErr w:type="spellEnd"/>
      <w:r w:rsidR="00F603ED" w:rsidRPr="00BB01B5">
        <w:rPr>
          <w:rFonts w:ascii="Times New Roman" w:hAnsi="Times New Roman"/>
          <w:sz w:val="24"/>
          <w:szCs w:val="24"/>
        </w:rPr>
        <w:t xml:space="preserve"> </w:t>
      </w:r>
      <w:proofErr w:type="spellStart"/>
      <w:r w:rsidR="00F603ED" w:rsidRPr="00BB01B5">
        <w:rPr>
          <w:rFonts w:ascii="Times New Roman" w:hAnsi="Times New Roman"/>
          <w:sz w:val="24"/>
          <w:szCs w:val="24"/>
        </w:rPr>
        <w:t>thể</w:t>
      </w:r>
      <w:proofErr w:type="spellEnd"/>
      <w:r w:rsidR="00F603ED" w:rsidRPr="00BB01B5">
        <w:rPr>
          <w:rFonts w:ascii="Times New Roman" w:hAnsi="Times New Roman"/>
          <w:sz w:val="24"/>
          <w:szCs w:val="24"/>
        </w:rPr>
        <w:t xml:space="preserve"> </w:t>
      </w:r>
      <w:proofErr w:type="spellStart"/>
      <w:r w:rsidR="00F603ED" w:rsidRPr="00BB01B5">
        <w:rPr>
          <w:rFonts w:ascii="Times New Roman" w:hAnsi="Times New Roman"/>
          <w:sz w:val="24"/>
          <w:szCs w:val="24"/>
        </w:rPr>
        <w:t>trong</w:t>
      </w:r>
      <w:proofErr w:type="spellEnd"/>
      <w:r w:rsidR="00F603ED" w:rsidRPr="00BB01B5">
        <w:rPr>
          <w:rFonts w:ascii="Times New Roman" w:hAnsi="Times New Roman"/>
          <w:sz w:val="24"/>
          <w:szCs w:val="24"/>
        </w:rPr>
        <w:t xml:space="preserve"> </w:t>
      </w:r>
      <w:proofErr w:type="spellStart"/>
      <w:r w:rsidR="00F603ED" w:rsidRPr="00BB01B5">
        <w:rPr>
          <w:rFonts w:ascii="Times New Roman" w:hAnsi="Times New Roman"/>
          <w:sz w:val="24"/>
          <w:szCs w:val="24"/>
        </w:rPr>
        <w:t>quần</w:t>
      </w:r>
      <w:proofErr w:type="spellEnd"/>
      <w:r w:rsidR="00F603ED" w:rsidRPr="00BB01B5">
        <w:rPr>
          <w:rFonts w:ascii="Times New Roman" w:hAnsi="Times New Roman"/>
          <w:sz w:val="24"/>
          <w:szCs w:val="24"/>
        </w:rPr>
        <w:t xml:space="preserve"> </w:t>
      </w:r>
      <w:proofErr w:type="spellStart"/>
      <w:r w:rsidR="00F603ED" w:rsidRPr="00BB01B5">
        <w:rPr>
          <w:rFonts w:ascii="Times New Roman" w:hAnsi="Times New Roman"/>
          <w:sz w:val="24"/>
          <w:szCs w:val="24"/>
        </w:rPr>
        <w:t>thể</w:t>
      </w:r>
      <w:proofErr w:type="spellEnd"/>
      <w:r w:rsidR="00FD7656">
        <w:rPr>
          <w:rFonts w:ascii="Times New Roman" w:hAnsi="Times New Roman"/>
          <w:sz w:val="24"/>
          <w:szCs w:val="24"/>
        </w:rPr>
        <w:t xml:space="preserve">. </w:t>
      </w:r>
      <w:proofErr w:type="spellStart"/>
      <w:r w:rsidR="009139DF" w:rsidRPr="00FD7656">
        <w:rPr>
          <w:rFonts w:ascii="Times New Roman" w:hAnsi="Times New Roman"/>
          <w:sz w:val="24"/>
          <w:szCs w:val="24"/>
        </w:rPr>
        <w:t>Xây</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dựng</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hàm</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tính</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toán</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giá</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trị</w:t>
      </w:r>
      <w:proofErr w:type="spellEnd"/>
      <w:r w:rsidR="009139DF" w:rsidRPr="00FD7656">
        <w:rPr>
          <w:rFonts w:ascii="Times New Roman" w:hAnsi="Times New Roman"/>
          <w:sz w:val="24"/>
          <w:szCs w:val="24"/>
        </w:rPr>
        <w:t xml:space="preserve"> fitness </w:t>
      </w:r>
      <w:proofErr w:type="spellStart"/>
      <w:r w:rsidR="009139DF" w:rsidRPr="00FD7656">
        <w:rPr>
          <w:rFonts w:ascii="Times New Roman" w:hAnsi="Times New Roman"/>
          <w:sz w:val="24"/>
          <w:szCs w:val="24"/>
        </w:rPr>
        <w:t>của</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mỗi</w:t>
      </w:r>
      <w:proofErr w:type="spellEnd"/>
      <w:r w:rsidR="009139DF" w:rsidRPr="00FD7656">
        <w:rPr>
          <w:rFonts w:ascii="Times New Roman" w:hAnsi="Times New Roman"/>
          <w:sz w:val="24"/>
          <w:szCs w:val="24"/>
        </w:rPr>
        <w:t xml:space="preserve"> chromosome </w:t>
      </w:r>
      <w:proofErr w:type="spellStart"/>
      <w:r w:rsidR="009139DF" w:rsidRPr="00FD7656">
        <w:rPr>
          <w:rFonts w:ascii="Times New Roman" w:hAnsi="Times New Roman"/>
          <w:sz w:val="24"/>
          <w:szCs w:val="24"/>
        </w:rPr>
        <w:t>dựa</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trên</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độ</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chính</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xác</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của</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mô</w:t>
      </w:r>
      <w:proofErr w:type="spellEnd"/>
      <w:r w:rsidR="009139DF" w:rsidRPr="00FD7656">
        <w:rPr>
          <w:rFonts w:ascii="Times New Roman" w:hAnsi="Times New Roman"/>
          <w:sz w:val="24"/>
          <w:szCs w:val="24"/>
        </w:rPr>
        <w:t xml:space="preserve"> </w:t>
      </w:r>
      <w:proofErr w:type="spellStart"/>
      <w:r w:rsidR="009139DF" w:rsidRPr="00FD7656">
        <w:rPr>
          <w:rFonts w:ascii="Times New Roman" w:hAnsi="Times New Roman"/>
          <w:sz w:val="24"/>
          <w:szCs w:val="24"/>
        </w:rPr>
        <w:t>hình</w:t>
      </w:r>
      <w:proofErr w:type="spellEnd"/>
      <w:r w:rsidR="009139DF" w:rsidRPr="00FD7656">
        <w:rPr>
          <w:rFonts w:ascii="Times New Roman" w:hAnsi="Times New Roman"/>
          <w:sz w:val="24"/>
          <w:szCs w:val="24"/>
        </w:rPr>
        <w:t xml:space="preserve"> Logistic Regression.</w:t>
      </w:r>
    </w:p>
    <w:p w14:paraId="3CC70174" w14:textId="380DAE97" w:rsidR="005645C3" w:rsidRDefault="000A789E" w:rsidP="00194FDD">
      <w:pPr>
        <w:spacing w:after="0" w:line="360" w:lineRule="auto"/>
        <w:ind w:left="360"/>
        <w:jc w:val="center"/>
        <w:rPr>
          <w:rFonts w:ascii="Times New Roman" w:hAnsi="Times New Roman"/>
          <w:sz w:val="24"/>
          <w:szCs w:val="24"/>
        </w:rPr>
      </w:pPr>
      <w:r w:rsidRPr="000A789E">
        <w:rPr>
          <w:rFonts w:ascii="Times New Roman" w:hAnsi="Times New Roman"/>
          <w:noProof/>
          <w:sz w:val="24"/>
          <w:szCs w:val="24"/>
        </w:rPr>
        <w:drawing>
          <wp:inline distT="0" distB="0" distL="0" distR="0" wp14:anchorId="7FEF99EA" wp14:editId="2C2A6EA5">
            <wp:extent cx="6116320" cy="4258945"/>
            <wp:effectExtent l="0" t="0" r="0" b="8255"/>
            <wp:docPr id="12602484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48487" name="Picture 1" descr="A screenshot of a computer code&#10;&#10;Description automatically generated"/>
                    <pic:cNvPicPr/>
                  </pic:nvPicPr>
                  <pic:blipFill>
                    <a:blip r:embed="rId26"/>
                    <a:stretch>
                      <a:fillRect/>
                    </a:stretch>
                  </pic:blipFill>
                  <pic:spPr>
                    <a:xfrm>
                      <a:off x="0" y="0"/>
                      <a:ext cx="6116320" cy="4258945"/>
                    </a:xfrm>
                    <a:prstGeom prst="rect">
                      <a:avLst/>
                    </a:prstGeom>
                  </pic:spPr>
                </pic:pic>
              </a:graphicData>
            </a:graphic>
          </wp:inline>
        </w:drawing>
      </w:r>
    </w:p>
    <w:p w14:paraId="10B996BC" w14:textId="20CA97CB" w:rsidR="00FE4E8C" w:rsidRPr="00FE4E8C" w:rsidRDefault="00FE4E8C" w:rsidP="00194FDD">
      <w:pPr>
        <w:spacing w:after="0" w:line="360" w:lineRule="auto"/>
        <w:ind w:left="360"/>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w:t>
      </w:r>
      <w:r w:rsidR="001F060E">
        <w:rPr>
          <w:rFonts w:ascii="Times New Roman" w:hAnsi="Times New Roman"/>
          <w:i/>
          <w:iCs/>
          <w:sz w:val="24"/>
          <w:szCs w:val="24"/>
        </w:rPr>
        <w:t>1</w:t>
      </w:r>
      <w:r w:rsidR="00D47173">
        <w:rPr>
          <w:rFonts w:ascii="Times New Roman" w:hAnsi="Times New Roman"/>
          <w:i/>
          <w:iCs/>
          <w:sz w:val="24"/>
          <w:szCs w:val="24"/>
        </w:rPr>
        <w:t>1</w:t>
      </w:r>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fitness function</w:t>
      </w:r>
      <w:r w:rsidR="00910F61">
        <w:rPr>
          <w:rFonts w:ascii="Times New Roman" w:hAnsi="Times New Roman"/>
          <w:i/>
          <w:iCs/>
          <w:sz w:val="24"/>
          <w:szCs w:val="24"/>
        </w:rPr>
        <w:t xml:space="preserve"> </w:t>
      </w:r>
    </w:p>
    <w:p w14:paraId="6A5E4D4E" w14:textId="77777777" w:rsidR="00B0759F" w:rsidRDefault="00B0759F" w:rsidP="00194FDD">
      <w:pPr>
        <w:spacing w:after="0" w:line="360" w:lineRule="auto"/>
        <w:ind w:left="360"/>
        <w:rPr>
          <w:rFonts w:ascii="Times New Roman" w:hAnsi="Times New Roman"/>
          <w:sz w:val="24"/>
          <w:szCs w:val="24"/>
        </w:rPr>
      </w:pPr>
    </w:p>
    <w:p w14:paraId="2FC16B79" w14:textId="25FF35BD" w:rsidR="00B0759F" w:rsidRPr="00B0759F" w:rsidRDefault="00B0759F" w:rsidP="005807A8">
      <w:pPr>
        <w:pStyle w:val="ListParagraph"/>
        <w:numPr>
          <w:ilvl w:val="0"/>
          <w:numId w:val="60"/>
        </w:numPr>
        <w:spacing w:after="0" w:line="360" w:lineRule="auto"/>
        <w:rPr>
          <w:rFonts w:ascii="Times New Roman" w:hAnsi="Times New Roman"/>
          <w:sz w:val="24"/>
          <w:szCs w:val="24"/>
        </w:rPr>
      </w:pPr>
      <w:proofErr w:type="spellStart"/>
      <w:r w:rsidRPr="00B0759F">
        <w:rPr>
          <w:rFonts w:ascii="Times New Roman" w:hAnsi="Times New Roman"/>
          <w:sz w:val="24"/>
          <w:szCs w:val="24"/>
        </w:rPr>
        <w:t>calculate_fitness_values</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Hàm</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này</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tính</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toán</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giá</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trị</w:t>
      </w:r>
      <w:proofErr w:type="spellEnd"/>
      <w:r w:rsidRPr="00B0759F">
        <w:rPr>
          <w:rFonts w:ascii="Times New Roman" w:hAnsi="Times New Roman"/>
          <w:sz w:val="24"/>
          <w:szCs w:val="24"/>
        </w:rPr>
        <w:t xml:space="preserve"> Fitness </w:t>
      </w:r>
      <w:proofErr w:type="spellStart"/>
      <w:r w:rsidRPr="00B0759F">
        <w:rPr>
          <w:rFonts w:ascii="Times New Roman" w:hAnsi="Times New Roman"/>
          <w:sz w:val="24"/>
          <w:szCs w:val="24"/>
        </w:rPr>
        <w:t>cho</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toàn</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bộ</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quần</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thể</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của</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các</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cá</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thể</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Đối</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với</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mỗi</w:t>
      </w:r>
      <w:proofErr w:type="spellEnd"/>
      <w:r w:rsidRPr="00B0759F">
        <w:rPr>
          <w:rFonts w:ascii="Times New Roman" w:hAnsi="Times New Roman"/>
          <w:sz w:val="24"/>
          <w:szCs w:val="24"/>
        </w:rPr>
        <w:t xml:space="preserve"> chromosome </w:t>
      </w:r>
      <w:proofErr w:type="spellStart"/>
      <w:r w:rsidRPr="00B0759F">
        <w:rPr>
          <w:rFonts w:ascii="Times New Roman" w:hAnsi="Times New Roman"/>
          <w:sz w:val="24"/>
          <w:szCs w:val="24"/>
        </w:rPr>
        <w:t>trong</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quần</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thể</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hàm</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gọi</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fitness_function</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để</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tính</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toán</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độ</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chính</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xác</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của</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mô</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hình</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sử</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dụng</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các</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đặc</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tr</w:t>
      </w:r>
      <w:r w:rsidRPr="00B0759F">
        <w:rPr>
          <w:rFonts w:ascii="Times New Roman" w:hAnsi="Times New Roman" w:hint="eastAsia"/>
          <w:sz w:val="24"/>
          <w:szCs w:val="24"/>
        </w:rPr>
        <w:t>ư</w:t>
      </w:r>
      <w:r w:rsidRPr="00B0759F">
        <w:rPr>
          <w:rFonts w:ascii="Times New Roman" w:hAnsi="Times New Roman"/>
          <w:sz w:val="24"/>
          <w:szCs w:val="24"/>
        </w:rPr>
        <w:t>ng</w:t>
      </w:r>
      <w:proofErr w:type="spellEnd"/>
      <w:r w:rsidRPr="00B0759F">
        <w:rPr>
          <w:rFonts w:ascii="Times New Roman" w:hAnsi="Times New Roman"/>
          <w:sz w:val="24"/>
          <w:szCs w:val="24"/>
        </w:rPr>
        <w:t xml:space="preserve"> </w:t>
      </w:r>
      <w:proofErr w:type="spellStart"/>
      <w:r w:rsidRPr="00B0759F">
        <w:rPr>
          <w:rFonts w:ascii="Times New Roman" w:hAnsi="Times New Roman"/>
          <w:sz w:val="24"/>
          <w:szCs w:val="24"/>
        </w:rPr>
        <w:t>từ</w:t>
      </w:r>
      <w:proofErr w:type="spellEnd"/>
      <w:r w:rsidRPr="00B0759F">
        <w:rPr>
          <w:rFonts w:ascii="Times New Roman" w:hAnsi="Times New Roman"/>
          <w:sz w:val="24"/>
          <w:szCs w:val="24"/>
        </w:rPr>
        <w:t xml:space="preserve"> chromosome </w:t>
      </w:r>
      <w:proofErr w:type="spellStart"/>
      <w:r w:rsidRPr="00B0759F">
        <w:rPr>
          <w:rFonts w:ascii="Times New Roman" w:hAnsi="Times New Roman"/>
          <w:sz w:val="24"/>
          <w:szCs w:val="24"/>
        </w:rPr>
        <w:t>đó</w:t>
      </w:r>
      <w:proofErr w:type="spellEnd"/>
      <w:r w:rsidRPr="00B0759F">
        <w:rPr>
          <w:rFonts w:ascii="Times New Roman" w:hAnsi="Times New Roman"/>
          <w:sz w:val="24"/>
          <w:szCs w:val="24"/>
        </w:rPr>
        <w:t>.</w:t>
      </w:r>
    </w:p>
    <w:p w14:paraId="672C270C" w14:textId="26B433DF" w:rsidR="00BB01B5" w:rsidRDefault="00AA1DF2" w:rsidP="00194FDD">
      <w:pPr>
        <w:spacing w:after="0" w:line="360" w:lineRule="auto"/>
        <w:ind w:left="360"/>
        <w:jc w:val="center"/>
        <w:rPr>
          <w:rFonts w:ascii="Times New Roman" w:hAnsi="Times New Roman"/>
          <w:sz w:val="24"/>
          <w:szCs w:val="24"/>
        </w:rPr>
      </w:pPr>
      <w:r w:rsidRPr="00AA1DF2">
        <w:rPr>
          <w:rFonts w:ascii="Times New Roman" w:hAnsi="Times New Roman"/>
          <w:noProof/>
          <w:sz w:val="24"/>
          <w:szCs w:val="24"/>
        </w:rPr>
        <w:drawing>
          <wp:inline distT="0" distB="0" distL="0" distR="0" wp14:anchorId="6A36A915" wp14:editId="29609FC6">
            <wp:extent cx="5531134" cy="2609984"/>
            <wp:effectExtent l="0" t="0" r="0" b="0"/>
            <wp:docPr id="3798755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5510" name="Picture 1" descr="A screenshot of a computer code&#10;&#10;Description automatically generated"/>
                    <pic:cNvPicPr/>
                  </pic:nvPicPr>
                  <pic:blipFill>
                    <a:blip r:embed="rId27"/>
                    <a:stretch>
                      <a:fillRect/>
                    </a:stretch>
                  </pic:blipFill>
                  <pic:spPr>
                    <a:xfrm>
                      <a:off x="0" y="0"/>
                      <a:ext cx="5531134" cy="2609984"/>
                    </a:xfrm>
                    <a:prstGeom prst="rect">
                      <a:avLst/>
                    </a:prstGeom>
                  </pic:spPr>
                </pic:pic>
              </a:graphicData>
            </a:graphic>
          </wp:inline>
        </w:drawing>
      </w:r>
    </w:p>
    <w:p w14:paraId="0347C5E4" w14:textId="5D96E3D4" w:rsidR="00910F61" w:rsidRDefault="00910F61" w:rsidP="00194FDD">
      <w:pPr>
        <w:spacing w:after="0" w:line="360" w:lineRule="auto"/>
        <w:ind w:left="360"/>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1</w:t>
      </w:r>
      <w:r w:rsidR="00D47173">
        <w:rPr>
          <w:rFonts w:ascii="Times New Roman" w:hAnsi="Times New Roman"/>
          <w:i/>
          <w:iCs/>
          <w:sz w:val="24"/>
          <w:szCs w:val="24"/>
        </w:rPr>
        <w:t>2</w:t>
      </w:r>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w:t>
      </w:r>
      <w:proofErr w:type="spellStart"/>
      <w:r>
        <w:rPr>
          <w:rFonts w:ascii="Times New Roman" w:hAnsi="Times New Roman"/>
          <w:i/>
          <w:iCs/>
          <w:sz w:val="24"/>
          <w:szCs w:val="24"/>
        </w:rPr>
        <w:t>calculate_fitness_values</w:t>
      </w:r>
      <w:proofErr w:type="spellEnd"/>
    </w:p>
    <w:p w14:paraId="3987053F" w14:textId="77777777" w:rsidR="00910F61" w:rsidRPr="00910F61" w:rsidRDefault="00910F61" w:rsidP="00194FDD">
      <w:pPr>
        <w:spacing w:after="0" w:line="360" w:lineRule="auto"/>
        <w:ind w:left="360"/>
        <w:jc w:val="center"/>
        <w:rPr>
          <w:rFonts w:ascii="Times New Roman" w:hAnsi="Times New Roman"/>
          <w:i/>
          <w:iCs/>
          <w:sz w:val="24"/>
          <w:szCs w:val="24"/>
        </w:rPr>
      </w:pPr>
    </w:p>
    <w:p w14:paraId="5D88E440" w14:textId="6AE19353" w:rsidR="007F6E96" w:rsidRDefault="00BA6259" w:rsidP="00194FDD">
      <w:pPr>
        <w:spacing w:after="0" w:line="360" w:lineRule="auto"/>
        <w:ind w:left="360"/>
        <w:jc w:val="center"/>
        <w:rPr>
          <w:rFonts w:ascii="Times New Roman" w:hAnsi="Times New Roman"/>
          <w:sz w:val="24"/>
          <w:szCs w:val="24"/>
        </w:rPr>
      </w:pPr>
      <w:r w:rsidRPr="00BA6259">
        <w:rPr>
          <w:rFonts w:ascii="Times New Roman" w:hAnsi="Times New Roman"/>
          <w:noProof/>
          <w:sz w:val="24"/>
          <w:szCs w:val="24"/>
        </w:rPr>
        <w:drawing>
          <wp:inline distT="0" distB="0" distL="0" distR="0" wp14:anchorId="6ADDC55F" wp14:editId="58E9AED8">
            <wp:extent cx="6045511" cy="501676"/>
            <wp:effectExtent l="0" t="0" r="0" b="0"/>
            <wp:docPr id="117938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82281" name=""/>
                    <pic:cNvPicPr/>
                  </pic:nvPicPr>
                  <pic:blipFill>
                    <a:blip r:embed="rId28"/>
                    <a:stretch>
                      <a:fillRect/>
                    </a:stretch>
                  </pic:blipFill>
                  <pic:spPr>
                    <a:xfrm>
                      <a:off x="0" y="0"/>
                      <a:ext cx="6045511" cy="501676"/>
                    </a:xfrm>
                    <a:prstGeom prst="rect">
                      <a:avLst/>
                    </a:prstGeom>
                  </pic:spPr>
                </pic:pic>
              </a:graphicData>
            </a:graphic>
          </wp:inline>
        </w:drawing>
      </w:r>
    </w:p>
    <w:p w14:paraId="172FEED2" w14:textId="5B9DB96C" w:rsidR="00AB6AE5" w:rsidRPr="00AB6AE5" w:rsidRDefault="00AB6AE5" w:rsidP="00194FDD">
      <w:pPr>
        <w:spacing w:after="0" w:line="360" w:lineRule="auto"/>
        <w:ind w:left="360"/>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1</w:t>
      </w:r>
      <w:r w:rsidR="00D47173">
        <w:rPr>
          <w:rFonts w:ascii="Times New Roman" w:hAnsi="Times New Roman"/>
          <w:i/>
          <w:iCs/>
          <w:sz w:val="24"/>
          <w:szCs w:val="24"/>
        </w:rPr>
        <w:t>3</w:t>
      </w:r>
      <w:r>
        <w:rPr>
          <w:rFonts w:ascii="Times New Roman" w:hAnsi="Times New Roman"/>
          <w:i/>
          <w:iCs/>
          <w:sz w:val="24"/>
          <w:szCs w:val="24"/>
        </w:rPr>
        <w:t xml:space="preserve">. </w:t>
      </w:r>
      <w:proofErr w:type="spellStart"/>
      <w:r>
        <w:rPr>
          <w:rFonts w:ascii="Times New Roman" w:hAnsi="Times New Roman"/>
          <w:i/>
          <w:iCs/>
          <w:sz w:val="24"/>
          <w:szCs w:val="24"/>
        </w:rPr>
        <w:t>Gọi</w:t>
      </w:r>
      <w:proofErr w:type="spellEnd"/>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w:t>
      </w:r>
      <w:proofErr w:type="spellStart"/>
      <w:r>
        <w:rPr>
          <w:rFonts w:ascii="Times New Roman" w:hAnsi="Times New Roman"/>
          <w:i/>
          <w:iCs/>
          <w:sz w:val="24"/>
          <w:szCs w:val="24"/>
        </w:rPr>
        <w:t>calculate_fitness_values</w:t>
      </w:r>
      <w:proofErr w:type="spellEnd"/>
    </w:p>
    <w:p w14:paraId="2F667E50" w14:textId="77777777" w:rsidR="00351335" w:rsidRPr="005645C3" w:rsidRDefault="00351335" w:rsidP="00194FDD">
      <w:pPr>
        <w:spacing w:after="0" w:line="360" w:lineRule="auto"/>
        <w:ind w:left="360"/>
        <w:jc w:val="center"/>
        <w:rPr>
          <w:rFonts w:ascii="Times New Roman" w:hAnsi="Times New Roman"/>
          <w:sz w:val="24"/>
          <w:szCs w:val="24"/>
        </w:rPr>
      </w:pPr>
    </w:p>
    <w:p w14:paraId="1D8D0BF4" w14:textId="68664517" w:rsidR="009139DF" w:rsidRPr="00F501B8" w:rsidRDefault="00FF6E84" w:rsidP="003A00ED">
      <w:pPr>
        <w:pStyle w:val="ListParagraph"/>
        <w:numPr>
          <w:ilvl w:val="1"/>
          <w:numId w:val="59"/>
        </w:numPr>
        <w:spacing w:after="0" w:line="360" w:lineRule="auto"/>
        <w:rPr>
          <w:rFonts w:ascii="Times New Roman" w:hAnsi="Times New Roman"/>
          <w:b/>
          <w:bCs/>
          <w:sz w:val="28"/>
          <w:szCs w:val="28"/>
        </w:rPr>
      </w:pPr>
      <w:r w:rsidRPr="00F501B8">
        <w:rPr>
          <w:rFonts w:ascii="Times New Roman" w:hAnsi="Times New Roman"/>
          <w:b/>
          <w:bCs/>
          <w:sz w:val="28"/>
          <w:szCs w:val="28"/>
        </w:rPr>
        <w:t xml:space="preserve"> </w:t>
      </w:r>
      <w:proofErr w:type="spellStart"/>
      <w:r w:rsidR="00434207" w:rsidRPr="00F501B8">
        <w:rPr>
          <w:rFonts w:ascii="Times New Roman" w:hAnsi="Times New Roman"/>
          <w:b/>
          <w:bCs/>
          <w:sz w:val="28"/>
          <w:szCs w:val="28"/>
        </w:rPr>
        <w:t>Lựa</w:t>
      </w:r>
      <w:proofErr w:type="spellEnd"/>
      <w:r w:rsidR="00434207" w:rsidRPr="00F501B8">
        <w:rPr>
          <w:rFonts w:ascii="Times New Roman" w:hAnsi="Times New Roman"/>
          <w:b/>
          <w:bCs/>
          <w:sz w:val="28"/>
          <w:szCs w:val="28"/>
        </w:rPr>
        <w:t xml:space="preserve"> </w:t>
      </w:r>
      <w:proofErr w:type="spellStart"/>
      <w:r w:rsidR="00434207" w:rsidRPr="00F501B8">
        <w:rPr>
          <w:rFonts w:ascii="Times New Roman" w:hAnsi="Times New Roman"/>
          <w:b/>
          <w:bCs/>
          <w:sz w:val="28"/>
          <w:szCs w:val="28"/>
        </w:rPr>
        <w:t>chọn</w:t>
      </w:r>
      <w:proofErr w:type="spellEnd"/>
      <w:r w:rsidR="00434207" w:rsidRPr="00F501B8">
        <w:rPr>
          <w:rFonts w:ascii="Times New Roman" w:hAnsi="Times New Roman"/>
          <w:b/>
          <w:bCs/>
          <w:sz w:val="28"/>
          <w:szCs w:val="28"/>
        </w:rPr>
        <w:t xml:space="preserve"> </w:t>
      </w:r>
      <w:proofErr w:type="spellStart"/>
      <w:r w:rsidR="00434207" w:rsidRPr="00F501B8">
        <w:rPr>
          <w:rFonts w:ascii="Times New Roman" w:hAnsi="Times New Roman"/>
          <w:b/>
          <w:bCs/>
          <w:sz w:val="28"/>
          <w:szCs w:val="28"/>
        </w:rPr>
        <w:t>các</w:t>
      </w:r>
      <w:proofErr w:type="spellEnd"/>
      <w:r w:rsidR="00434207" w:rsidRPr="00F501B8">
        <w:rPr>
          <w:rFonts w:ascii="Times New Roman" w:hAnsi="Times New Roman"/>
          <w:b/>
          <w:bCs/>
          <w:sz w:val="28"/>
          <w:szCs w:val="28"/>
        </w:rPr>
        <w:t xml:space="preserve"> </w:t>
      </w:r>
      <w:proofErr w:type="spellStart"/>
      <w:r w:rsidR="00434207" w:rsidRPr="00F501B8">
        <w:rPr>
          <w:rFonts w:ascii="Times New Roman" w:hAnsi="Times New Roman"/>
          <w:b/>
          <w:bCs/>
          <w:sz w:val="28"/>
          <w:szCs w:val="28"/>
        </w:rPr>
        <w:t>cá</w:t>
      </w:r>
      <w:proofErr w:type="spellEnd"/>
      <w:r w:rsidR="00434207" w:rsidRPr="00F501B8">
        <w:rPr>
          <w:rFonts w:ascii="Times New Roman" w:hAnsi="Times New Roman"/>
          <w:b/>
          <w:bCs/>
          <w:sz w:val="28"/>
          <w:szCs w:val="28"/>
        </w:rPr>
        <w:t xml:space="preserve"> </w:t>
      </w:r>
      <w:proofErr w:type="spellStart"/>
      <w:r w:rsidR="00434207" w:rsidRPr="00F501B8">
        <w:rPr>
          <w:rFonts w:ascii="Times New Roman" w:hAnsi="Times New Roman"/>
          <w:b/>
          <w:bCs/>
          <w:sz w:val="28"/>
          <w:szCs w:val="28"/>
        </w:rPr>
        <w:t>thể</w:t>
      </w:r>
      <w:proofErr w:type="spellEnd"/>
      <w:r w:rsidR="00434207" w:rsidRPr="00F501B8">
        <w:rPr>
          <w:rFonts w:ascii="Times New Roman" w:hAnsi="Times New Roman"/>
          <w:b/>
          <w:bCs/>
          <w:sz w:val="28"/>
          <w:szCs w:val="28"/>
        </w:rPr>
        <w:t xml:space="preserve"> cha </w:t>
      </w:r>
      <w:proofErr w:type="spellStart"/>
      <w:r w:rsidR="00434207" w:rsidRPr="00F501B8">
        <w:rPr>
          <w:rFonts w:ascii="Times New Roman" w:hAnsi="Times New Roman"/>
          <w:b/>
          <w:bCs/>
          <w:sz w:val="28"/>
          <w:szCs w:val="28"/>
        </w:rPr>
        <w:t>mẹ</w:t>
      </w:r>
      <w:proofErr w:type="spellEnd"/>
    </w:p>
    <w:p w14:paraId="47104105" w14:textId="5296F9A8" w:rsidR="009139DF" w:rsidRDefault="009139DF" w:rsidP="005807A8">
      <w:pPr>
        <w:pStyle w:val="ListParagraph"/>
        <w:numPr>
          <w:ilvl w:val="0"/>
          <w:numId w:val="53"/>
        </w:numPr>
        <w:spacing w:after="0" w:line="360" w:lineRule="auto"/>
        <w:rPr>
          <w:rFonts w:ascii="Times New Roman" w:hAnsi="Times New Roman"/>
          <w:sz w:val="24"/>
          <w:szCs w:val="24"/>
        </w:rPr>
      </w:pPr>
      <w:proofErr w:type="spellStart"/>
      <w:r w:rsidRPr="00A155EB">
        <w:rPr>
          <w:rFonts w:ascii="Times New Roman" w:hAnsi="Times New Roman"/>
          <w:sz w:val="24"/>
          <w:szCs w:val="24"/>
        </w:rPr>
        <w:t>Sử</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dụng</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ph</w:t>
      </w:r>
      <w:r w:rsidRPr="00A155EB">
        <w:rPr>
          <w:rFonts w:ascii="Times New Roman" w:hAnsi="Times New Roman" w:hint="eastAsia"/>
          <w:sz w:val="24"/>
          <w:szCs w:val="24"/>
        </w:rPr>
        <w:t>ươ</w:t>
      </w:r>
      <w:r w:rsidRPr="00A155EB">
        <w:rPr>
          <w:rFonts w:ascii="Times New Roman" w:hAnsi="Times New Roman"/>
          <w:sz w:val="24"/>
          <w:szCs w:val="24"/>
        </w:rPr>
        <w:t>ng</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pháp</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chọn</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lọc</w:t>
      </w:r>
      <w:proofErr w:type="spellEnd"/>
      <w:r w:rsidRPr="00A155EB">
        <w:rPr>
          <w:rFonts w:ascii="Times New Roman" w:hAnsi="Times New Roman"/>
          <w:sz w:val="24"/>
          <w:szCs w:val="24"/>
        </w:rPr>
        <w:t xml:space="preserve"> bánh </w:t>
      </w:r>
      <w:proofErr w:type="spellStart"/>
      <w:r w:rsidRPr="00A155EB">
        <w:rPr>
          <w:rFonts w:ascii="Times New Roman" w:hAnsi="Times New Roman"/>
          <w:sz w:val="24"/>
          <w:szCs w:val="24"/>
        </w:rPr>
        <w:t>xe</w:t>
      </w:r>
      <w:proofErr w:type="spellEnd"/>
      <w:r w:rsidRPr="00A155EB">
        <w:rPr>
          <w:rFonts w:ascii="Times New Roman" w:hAnsi="Times New Roman"/>
          <w:sz w:val="24"/>
          <w:szCs w:val="24"/>
        </w:rPr>
        <w:t xml:space="preserve"> </w:t>
      </w:r>
      <w:r w:rsidR="009464E7">
        <w:rPr>
          <w:rFonts w:ascii="Times New Roman" w:hAnsi="Times New Roman"/>
          <w:sz w:val="24"/>
          <w:szCs w:val="24"/>
        </w:rPr>
        <w:t xml:space="preserve">roulette </w:t>
      </w:r>
      <w:proofErr w:type="spellStart"/>
      <w:r w:rsidRPr="00A155EB">
        <w:rPr>
          <w:rFonts w:ascii="Times New Roman" w:hAnsi="Times New Roman"/>
          <w:sz w:val="24"/>
          <w:szCs w:val="24"/>
        </w:rPr>
        <w:t>để</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chọn</w:t>
      </w:r>
      <w:proofErr w:type="spellEnd"/>
      <w:r w:rsidRPr="00A155EB">
        <w:rPr>
          <w:rFonts w:ascii="Times New Roman" w:hAnsi="Times New Roman"/>
          <w:sz w:val="24"/>
          <w:szCs w:val="24"/>
        </w:rPr>
        <w:t xml:space="preserve"> cha </w:t>
      </w:r>
      <w:proofErr w:type="spellStart"/>
      <w:r w:rsidRPr="00A155EB">
        <w:rPr>
          <w:rFonts w:ascii="Times New Roman" w:hAnsi="Times New Roman"/>
          <w:sz w:val="24"/>
          <w:szCs w:val="24"/>
        </w:rPr>
        <w:t>mẹ</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từ</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quần</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thể</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trong</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đó</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xác</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suất</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chọn</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một</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cá</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thể</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là</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tỉ</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lệ</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thuận</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với</w:t>
      </w:r>
      <w:proofErr w:type="spellEnd"/>
      <w:r w:rsidR="00FF6E84" w:rsidRPr="00FF6E84">
        <w:rPr>
          <w:rFonts w:ascii="Times New Roman" w:hAnsi="Times New Roman"/>
          <w:sz w:val="24"/>
          <w:szCs w:val="24"/>
        </w:rPr>
        <w:t xml:space="preserve"> fitness </w:t>
      </w:r>
      <w:proofErr w:type="spellStart"/>
      <w:r w:rsidR="00FF6E84" w:rsidRPr="00FF6E84">
        <w:rPr>
          <w:rFonts w:ascii="Times New Roman" w:hAnsi="Times New Roman"/>
          <w:sz w:val="24"/>
          <w:szCs w:val="24"/>
        </w:rPr>
        <w:t>của</w:t>
      </w:r>
      <w:proofErr w:type="spellEnd"/>
      <w:r w:rsidR="00FF6E84" w:rsidRPr="00FF6E84">
        <w:rPr>
          <w:rFonts w:ascii="Times New Roman" w:hAnsi="Times New Roman"/>
          <w:sz w:val="24"/>
          <w:szCs w:val="24"/>
        </w:rPr>
        <w:t xml:space="preserve"> </w:t>
      </w:r>
      <w:proofErr w:type="spellStart"/>
      <w:r w:rsidR="00FF6E84" w:rsidRPr="00FF6E84">
        <w:rPr>
          <w:rFonts w:ascii="Times New Roman" w:hAnsi="Times New Roman"/>
          <w:sz w:val="24"/>
          <w:szCs w:val="24"/>
        </w:rPr>
        <w:t>nó</w:t>
      </w:r>
      <w:proofErr w:type="spellEnd"/>
      <w:r w:rsidR="00FF6E84" w:rsidRPr="00FF6E84">
        <w:rPr>
          <w:rFonts w:ascii="Times New Roman" w:hAnsi="Times New Roman"/>
          <w:sz w:val="24"/>
          <w:szCs w:val="24"/>
        </w:rPr>
        <w:t>.</w:t>
      </w:r>
    </w:p>
    <w:p w14:paraId="4CDF9F85" w14:textId="3964708F" w:rsidR="00186673" w:rsidRDefault="0046500D" w:rsidP="00194FDD">
      <w:pPr>
        <w:spacing w:after="0" w:line="360" w:lineRule="auto"/>
        <w:ind w:left="360"/>
        <w:jc w:val="center"/>
        <w:rPr>
          <w:rFonts w:ascii="Times New Roman" w:hAnsi="Times New Roman"/>
          <w:sz w:val="24"/>
          <w:szCs w:val="24"/>
        </w:rPr>
      </w:pPr>
      <w:r w:rsidRPr="0046500D">
        <w:rPr>
          <w:rFonts w:ascii="Times New Roman" w:hAnsi="Times New Roman"/>
          <w:noProof/>
          <w:sz w:val="24"/>
          <w:szCs w:val="24"/>
        </w:rPr>
        <w:drawing>
          <wp:inline distT="0" distB="0" distL="0" distR="0" wp14:anchorId="5D3EE1C2" wp14:editId="499CDA9C">
            <wp:extent cx="6026400" cy="4550679"/>
            <wp:effectExtent l="0" t="0" r="0" b="2540"/>
            <wp:docPr id="1417711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1838" name="Picture 1" descr="A screenshot of a computer program&#10;&#10;Description automatically generated"/>
                    <pic:cNvPicPr/>
                  </pic:nvPicPr>
                  <pic:blipFill>
                    <a:blip r:embed="rId29"/>
                    <a:stretch>
                      <a:fillRect/>
                    </a:stretch>
                  </pic:blipFill>
                  <pic:spPr>
                    <a:xfrm>
                      <a:off x="0" y="0"/>
                      <a:ext cx="6028871" cy="4552545"/>
                    </a:xfrm>
                    <a:prstGeom prst="rect">
                      <a:avLst/>
                    </a:prstGeom>
                  </pic:spPr>
                </pic:pic>
              </a:graphicData>
            </a:graphic>
          </wp:inline>
        </w:drawing>
      </w:r>
    </w:p>
    <w:p w14:paraId="1351178D" w14:textId="2DD87F75" w:rsidR="00AB6AE5" w:rsidRPr="00AB6AE5" w:rsidRDefault="00AB6AE5" w:rsidP="00194FDD">
      <w:pPr>
        <w:spacing w:after="0" w:line="360" w:lineRule="auto"/>
        <w:ind w:left="360"/>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1</w:t>
      </w:r>
      <w:r w:rsidR="00D47173">
        <w:rPr>
          <w:rFonts w:ascii="Times New Roman" w:hAnsi="Times New Roman"/>
          <w:i/>
          <w:iCs/>
          <w:sz w:val="24"/>
          <w:szCs w:val="24"/>
        </w:rPr>
        <w:t>4</w:t>
      </w:r>
      <w:r>
        <w:rPr>
          <w:rFonts w:ascii="Times New Roman" w:hAnsi="Times New Roman"/>
          <w:i/>
          <w:iCs/>
          <w:sz w:val="24"/>
          <w:szCs w:val="24"/>
        </w:rPr>
        <w:t xml:space="preserve">. </w:t>
      </w:r>
      <w:proofErr w:type="spellStart"/>
      <w:r w:rsidR="00AE6E82">
        <w:rPr>
          <w:rFonts w:ascii="Times New Roman" w:hAnsi="Times New Roman"/>
          <w:i/>
          <w:iCs/>
          <w:sz w:val="24"/>
          <w:szCs w:val="24"/>
        </w:rPr>
        <w:t>Hàm</w:t>
      </w:r>
      <w:proofErr w:type="spellEnd"/>
      <w:r w:rsidR="00AE6E82">
        <w:rPr>
          <w:rFonts w:ascii="Times New Roman" w:hAnsi="Times New Roman"/>
          <w:i/>
          <w:iCs/>
          <w:sz w:val="24"/>
          <w:szCs w:val="24"/>
        </w:rPr>
        <w:t xml:space="preserve"> </w:t>
      </w:r>
      <w:proofErr w:type="spellStart"/>
      <w:r w:rsidR="00AE6E82" w:rsidRPr="00AE6E82">
        <w:rPr>
          <w:rFonts w:ascii="Times New Roman" w:hAnsi="Times New Roman"/>
          <w:i/>
          <w:iCs/>
          <w:sz w:val="24"/>
          <w:szCs w:val="24"/>
        </w:rPr>
        <w:t>ph</w:t>
      </w:r>
      <w:r w:rsidR="00AE6E82" w:rsidRPr="00AE6E82">
        <w:rPr>
          <w:rFonts w:ascii="Times New Roman" w:hAnsi="Times New Roman" w:hint="eastAsia"/>
          <w:i/>
          <w:iCs/>
          <w:sz w:val="24"/>
          <w:szCs w:val="24"/>
        </w:rPr>
        <w:t>ươ</w:t>
      </w:r>
      <w:r w:rsidR="00AE6E82" w:rsidRPr="00AE6E82">
        <w:rPr>
          <w:rFonts w:ascii="Times New Roman" w:hAnsi="Times New Roman"/>
          <w:i/>
          <w:iCs/>
          <w:sz w:val="24"/>
          <w:szCs w:val="24"/>
        </w:rPr>
        <w:t>ng</w:t>
      </w:r>
      <w:proofErr w:type="spellEnd"/>
      <w:r w:rsidR="00AE6E82" w:rsidRPr="00AE6E82">
        <w:rPr>
          <w:rFonts w:ascii="Times New Roman" w:hAnsi="Times New Roman"/>
          <w:i/>
          <w:iCs/>
          <w:sz w:val="24"/>
          <w:szCs w:val="24"/>
        </w:rPr>
        <w:t xml:space="preserve"> </w:t>
      </w:r>
      <w:proofErr w:type="spellStart"/>
      <w:r w:rsidR="00AE6E82" w:rsidRPr="00AE6E82">
        <w:rPr>
          <w:rFonts w:ascii="Times New Roman" w:hAnsi="Times New Roman"/>
          <w:i/>
          <w:iCs/>
          <w:sz w:val="24"/>
          <w:szCs w:val="24"/>
        </w:rPr>
        <w:t>pháp</w:t>
      </w:r>
      <w:proofErr w:type="spellEnd"/>
      <w:r w:rsidR="00AE6E82" w:rsidRPr="00AE6E82">
        <w:rPr>
          <w:rFonts w:ascii="Times New Roman" w:hAnsi="Times New Roman"/>
          <w:i/>
          <w:iCs/>
          <w:sz w:val="24"/>
          <w:szCs w:val="24"/>
        </w:rPr>
        <w:t xml:space="preserve"> </w:t>
      </w:r>
      <w:proofErr w:type="spellStart"/>
      <w:r w:rsidR="00AE6E82" w:rsidRPr="00AE6E82">
        <w:rPr>
          <w:rFonts w:ascii="Times New Roman" w:hAnsi="Times New Roman"/>
          <w:i/>
          <w:iCs/>
          <w:sz w:val="24"/>
          <w:szCs w:val="24"/>
        </w:rPr>
        <w:t>chọn</w:t>
      </w:r>
      <w:proofErr w:type="spellEnd"/>
      <w:r w:rsidR="00AE6E82" w:rsidRPr="00AE6E82">
        <w:rPr>
          <w:rFonts w:ascii="Times New Roman" w:hAnsi="Times New Roman"/>
          <w:i/>
          <w:iCs/>
          <w:sz w:val="24"/>
          <w:szCs w:val="24"/>
        </w:rPr>
        <w:t xml:space="preserve"> </w:t>
      </w:r>
      <w:proofErr w:type="spellStart"/>
      <w:r w:rsidR="00AE6E82" w:rsidRPr="00AE6E82">
        <w:rPr>
          <w:rFonts w:ascii="Times New Roman" w:hAnsi="Times New Roman"/>
          <w:i/>
          <w:iCs/>
          <w:sz w:val="24"/>
          <w:szCs w:val="24"/>
        </w:rPr>
        <w:t>lọc</w:t>
      </w:r>
      <w:proofErr w:type="spellEnd"/>
      <w:r w:rsidR="00AE6E82" w:rsidRPr="00AE6E82">
        <w:rPr>
          <w:rFonts w:ascii="Times New Roman" w:hAnsi="Times New Roman"/>
          <w:i/>
          <w:iCs/>
          <w:sz w:val="24"/>
          <w:szCs w:val="24"/>
        </w:rPr>
        <w:t xml:space="preserve"> bánh </w:t>
      </w:r>
      <w:proofErr w:type="spellStart"/>
      <w:r w:rsidR="00AE6E82" w:rsidRPr="00AE6E82">
        <w:rPr>
          <w:rFonts w:ascii="Times New Roman" w:hAnsi="Times New Roman"/>
          <w:i/>
          <w:iCs/>
          <w:sz w:val="24"/>
          <w:szCs w:val="24"/>
        </w:rPr>
        <w:t>xe</w:t>
      </w:r>
      <w:proofErr w:type="spellEnd"/>
      <w:r w:rsidR="00AE6E82" w:rsidRPr="00AE6E82">
        <w:rPr>
          <w:rFonts w:ascii="Times New Roman" w:hAnsi="Times New Roman"/>
          <w:i/>
          <w:iCs/>
          <w:sz w:val="24"/>
          <w:szCs w:val="24"/>
        </w:rPr>
        <w:t xml:space="preserve"> roulette</w:t>
      </w:r>
    </w:p>
    <w:p w14:paraId="22E4138B" w14:textId="77777777" w:rsidR="00A32B64" w:rsidRDefault="00A32B64" w:rsidP="00194FDD">
      <w:pPr>
        <w:pStyle w:val="ListParagraph"/>
        <w:spacing w:after="0" w:line="360" w:lineRule="auto"/>
        <w:rPr>
          <w:rFonts w:ascii="Times New Roman" w:hAnsi="Times New Roman"/>
          <w:sz w:val="24"/>
          <w:szCs w:val="24"/>
        </w:rPr>
      </w:pPr>
    </w:p>
    <w:p w14:paraId="697AD362" w14:textId="78E8CAF4" w:rsidR="00FF6E84" w:rsidRPr="00A32B64" w:rsidRDefault="00FF6E84" w:rsidP="003A00ED">
      <w:pPr>
        <w:pStyle w:val="ListParagraph"/>
        <w:numPr>
          <w:ilvl w:val="1"/>
          <w:numId w:val="59"/>
        </w:numPr>
        <w:spacing w:line="360" w:lineRule="auto"/>
        <w:rPr>
          <w:rFonts w:ascii="Times New Roman" w:hAnsi="Times New Roman"/>
          <w:b/>
          <w:bCs/>
          <w:sz w:val="24"/>
          <w:szCs w:val="24"/>
        </w:rPr>
      </w:pPr>
      <w:r w:rsidRPr="00F501B8">
        <w:rPr>
          <w:rFonts w:ascii="Times New Roman" w:hAnsi="Times New Roman"/>
          <w:b/>
          <w:bCs/>
          <w:sz w:val="28"/>
          <w:szCs w:val="28"/>
        </w:rPr>
        <w:t xml:space="preserve"> Lai </w:t>
      </w:r>
      <w:proofErr w:type="spellStart"/>
      <w:r w:rsidRPr="00F501B8">
        <w:rPr>
          <w:rFonts w:ascii="Times New Roman" w:hAnsi="Times New Roman"/>
          <w:b/>
          <w:bCs/>
          <w:sz w:val="28"/>
          <w:szCs w:val="28"/>
        </w:rPr>
        <w:t>ghép</w:t>
      </w:r>
      <w:proofErr w:type="spellEnd"/>
      <w:r w:rsidRPr="00F501B8">
        <w:rPr>
          <w:rFonts w:ascii="Times New Roman" w:hAnsi="Times New Roman"/>
          <w:b/>
          <w:bCs/>
          <w:sz w:val="28"/>
          <w:szCs w:val="28"/>
        </w:rPr>
        <w:t xml:space="preserve"> (crossover) </w:t>
      </w:r>
      <w:proofErr w:type="spellStart"/>
      <w:r w:rsidRPr="00F501B8">
        <w:rPr>
          <w:rFonts w:ascii="Times New Roman" w:hAnsi="Times New Roman"/>
          <w:b/>
          <w:bCs/>
          <w:sz w:val="28"/>
          <w:szCs w:val="28"/>
        </w:rPr>
        <w:t>và</w:t>
      </w:r>
      <w:proofErr w:type="spellEnd"/>
      <w:r w:rsidRPr="00F501B8">
        <w:rPr>
          <w:rFonts w:ascii="Times New Roman" w:hAnsi="Times New Roman"/>
          <w:b/>
          <w:bCs/>
          <w:sz w:val="28"/>
          <w:szCs w:val="28"/>
        </w:rPr>
        <w:t xml:space="preserve"> </w:t>
      </w:r>
      <w:proofErr w:type="spellStart"/>
      <w:r w:rsidRPr="00F501B8">
        <w:rPr>
          <w:rFonts w:ascii="Times New Roman" w:hAnsi="Times New Roman"/>
          <w:b/>
          <w:bCs/>
          <w:sz w:val="28"/>
          <w:szCs w:val="28"/>
        </w:rPr>
        <w:t>đột</w:t>
      </w:r>
      <w:proofErr w:type="spellEnd"/>
      <w:r w:rsidRPr="00F501B8">
        <w:rPr>
          <w:rFonts w:ascii="Times New Roman" w:hAnsi="Times New Roman"/>
          <w:b/>
          <w:bCs/>
          <w:sz w:val="28"/>
          <w:szCs w:val="28"/>
        </w:rPr>
        <w:t xml:space="preserve"> </w:t>
      </w:r>
      <w:proofErr w:type="spellStart"/>
      <w:r w:rsidRPr="00F501B8">
        <w:rPr>
          <w:rFonts w:ascii="Times New Roman" w:hAnsi="Times New Roman"/>
          <w:b/>
          <w:bCs/>
          <w:sz w:val="28"/>
          <w:szCs w:val="28"/>
        </w:rPr>
        <w:t>biến</w:t>
      </w:r>
      <w:proofErr w:type="spellEnd"/>
      <w:r w:rsidRPr="00F501B8">
        <w:rPr>
          <w:rFonts w:ascii="Times New Roman" w:hAnsi="Times New Roman"/>
          <w:b/>
          <w:bCs/>
          <w:sz w:val="28"/>
          <w:szCs w:val="28"/>
        </w:rPr>
        <w:t xml:space="preserve"> (mutation)</w:t>
      </w:r>
      <w:r w:rsidR="00A32B64" w:rsidRPr="00F501B8">
        <w:rPr>
          <w:rFonts w:ascii="Times New Roman" w:hAnsi="Times New Roman"/>
          <w:b/>
          <w:bCs/>
          <w:sz w:val="28"/>
          <w:szCs w:val="28"/>
        </w:rPr>
        <w:t xml:space="preserve">: </w:t>
      </w:r>
      <w:proofErr w:type="spellStart"/>
      <w:r w:rsidR="00A32B64" w:rsidRPr="00A32B64">
        <w:rPr>
          <w:rFonts w:ascii="Times New Roman" w:hAnsi="Times New Roman"/>
          <w:sz w:val="24"/>
          <w:szCs w:val="24"/>
        </w:rPr>
        <w:t>Thực</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hiện</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toán</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tử</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lai</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ghép</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và</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đột</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biến</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để</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tạo</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ra</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thế</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hệ</w:t>
      </w:r>
      <w:proofErr w:type="spellEnd"/>
      <w:r w:rsidR="00A32B64" w:rsidRPr="00A32B64">
        <w:rPr>
          <w:rFonts w:ascii="Times New Roman" w:hAnsi="Times New Roman"/>
          <w:sz w:val="24"/>
          <w:szCs w:val="24"/>
        </w:rPr>
        <w:t xml:space="preserve"> </w:t>
      </w:r>
      <w:proofErr w:type="spellStart"/>
      <w:r w:rsidR="00A32B64" w:rsidRPr="00A32B64">
        <w:rPr>
          <w:rFonts w:ascii="Times New Roman" w:hAnsi="Times New Roman"/>
          <w:sz w:val="24"/>
          <w:szCs w:val="24"/>
        </w:rPr>
        <w:t>mới</w:t>
      </w:r>
      <w:proofErr w:type="spellEnd"/>
      <w:r w:rsidR="00A32B64" w:rsidRPr="00A32B64">
        <w:rPr>
          <w:rFonts w:ascii="Times New Roman" w:hAnsi="Times New Roman"/>
          <w:sz w:val="24"/>
          <w:szCs w:val="24"/>
        </w:rPr>
        <w:t>.</w:t>
      </w:r>
    </w:p>
    <w:p w14:paraId="7C3456EA" w14:textId="6B939243" w:rsidR="000814B5" w:rsidRPr="00A32B64" w:rsidRDefault="000814B5" w:rsidP="005807A8">
      <w:pPr>
        <w:pStyle w:val="ListParagraph"/>
        <w:numPr>
          <w:ilvl w:val="0"/>
          <w:numId w:val="53"/>
        </w:numPr>
        <w:spacing w:after="0" w:line="360" w:lineRule="auto"/>
        <w:rPr>
          <w:rFonts w:ascii="Times New Roman" w:hAnsi="Times New Roman"/>
          <w:sz w:val="24"/>
          <w:szCs w:val="24"/>
        </w:rPr>
      </w:pPr>
      <w:proofErr w:type="spellStart"/>
      <w:r w:rsidRPr="00A32B64">
        <w:rPr>
          <w:rFonts w:ascii="Times New Roman" w:hAnsi="Times New Roman"/>
          <w:sz w:val="24"/>
          <w:szCs w:val="24"/>
        </w:rPr>
        <w:t>Hàm</w:t>
      </w:r>
      <w:proofErr w:type="spellEnd"/>
      <w:r w:rsidRPr="00A32B64">
        <w:rPr>
          <w:rFonts w:ascii="Times New Roman" w:hAnsi="Times New Roman"/>
          <w:sz w:val="24"/>
          <w:szCs w:val="24"/>
        </w:rPr>
        <w:t xml:space="preserve"> </w:t>
      </w:r>
      <w:r w:rsidR="008E3FF4" w:rsidRPr="00A32B64">
        <w:rPr>
          <w:rFonts w:ascii="Times New Roman" w:hAnsi="Times New Roman"/>
          <w:sz w:val="24"/>
          <w:szCs w:val="24"/>
        </w:rPr>
        <w:t>crossover</w:t>
      </w:r>
      <w:r w:rsidRPr="00A32B64">
        <w:rPr>
          <w:rFonts w:ascii="Times New Roman" w:hAnsi="Times New Roman"/>
          <w:sz w:val="24"/>
          <w:szCs w:val="24"/>
        </w:rPr>
        <w:t xml:space="preserve"> </w:t>
      </w:r>
      <w:proofErr w:type="spellStart"/>
      <w:r w:rsidRPr="00A32B64">
        <w:rPr>
          <w:rFonts w:ascii="Times New Roman" w:hAnsi="Times New Roman"/>
          <w:sz w:val="24"/>
          <w:szCs w:val="24"/>
        </w:rPr>
        <w:t>thực</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hiện</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toán</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tử</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lai</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ghép</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giữa</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hai</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cá</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thể</w:t>
      </w:r>
      <w:proofErr w:type="spellEnd"/>
      <w:r w:rsidRPr="00A32B64">
        <w:rPr>
          <w:rFonts w:ascii="Times New Roman" w:hAnsi="Times New Roman"/>
          <w:sz w:val="24"/>
          <w:szCs w:val="24"/>
        </w:rPr>
        <w:t xml:space="preserve"> cha </w:t>
      </w:r>
      <w:proofErr w:type="spellStart"/>
      <w:r w:rsidRPr="00A32B64">
        <w:rPr>
          <w:rFonts w:ascii="Times New Roman" w:hAnsi="Times New Roman"/>
          <w:sz w:val="24"/>
          <w:szCs w:val="24"/>
        </w:rPr>
        <w:t>mẹ</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để</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tạo</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ra</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một</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cá</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thể</w:t>
      </w:r>
      <w:proofErr w:type="spellEnd"/>
      <w:r w:rsidRPr="00A32B64">
        <w:rPr>
          <w:rFonts w:ascii="Times New Roman" w:hAnsi="Times New Roman"/>
          <w:sz w:val="24"/>
          <w:szCs w:val="24"/>
        </w:rPr>
        <w:t xml:space="preserve"> con </w:t>
      </w:r>
      <w:proofErr w:type="spellStart"/>
      <w:r w:rsidRPr="00A32B64">
        <w:rPr>
          <w:rFonts w:ascii="Times New Roman" w:hAnsi="Times New Roman"/>
          <w:sz w:val="24"/>
          <w:szCs w:val="24"/>
        </w:rPr>
        <w:t>mới</w:t>
      </w:r>
      <w:proofErr w:type="spellEnd"/>
      <w:r w:rsidRPr="00A32B64">
        <w:rPr>
          <w:rFonts w:ascii="Times New Roman" w:hAnsi="Times New Roman"/>
          <w:sz w:val="24"/>
          <w:szCs w:val="24"/>
        </w:rPr>
        <w:t>.</w:t>
      </w:r>
    </w:p>
    <w:p w14:paraId="7F57D288" w14:textId="0FBECEAD" w:rsidR="000814B5" w:rsidRDefault="0046500D" w:rsidP="00194FDD">
      <w:pPr>
        <w:spacing w:after="0" w:line="360" w:lineRule="auto"/>
        <w:jc w:val="center"/>
        <w:rPr>
          <w:rFonts w:ascii="Times New Roman" w:hAnsi="Times New Roman"/>
          <w:sz w:val="24"/>
          <w:szCs w:val="24"/>
        </w:rPr>
      </w:pPr>
      <w:r w:rsidRPr="0046500D">
        <w:rPr>
          <w:rFonts w:ascii="Times New Roman" w:hAnsi="Times New Roman"/>
          <w:noProof/>
          <w:sz w:val="24"/>
          <w:szCs w:val="24"/>
        </w:rPr>
        <w:drawing>
          <wp:inline distT="0" distB="0" distL="0" distR="0" wp14:anchorId="260B83E3" wp14:editId="7C64DB60">
            <wp:extent cx="4288148" cy="2157350"/>
            <wp:effectExtent l="0" t="0" r="0" b="0"/>
            <wp:docPr id="1481555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55274" name="Picture 1" descr="A screenshot of a computer code&#10;&#10;Description automatically generated"/>
                    <pic:cNvPicPr/>
                  </pic:nvPicPr>
                  <pic:blipFill>
                    <a:blip r:embed="rId30"/>
                    <a:stretch>
                      <a:fillRect/>
                    </a:stretch>
                  </pic:blipFill>
                  <pic:spPr>
                    <a:xfrm>
                      <a:off x="0" y="0"/>
                      <a:ext cx="4293798" cy="2160192"/>
                    </a:xfrm>
                    <a:prstGeom prst="rect">
                      <a:avLst/>
                    </a:prstGeom>
                  </pic:spPr>
                </pic:pic>
              </a:graphicData>
            </a:graphic>
          </wp:inline>
        </w:drawing>
      </w:r>
    </w:p>
    <w:p w14:paraId="416A2211" w14:textId="0DA7D00F" w:rsidR="00AE6E82" w:rsidRPr="00AE6E82" w:rsidRDefault="00AE6E82" w:rsidP="00194FD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1</w:t>
      </w:r>
      <w:r w:rsidR="00D47173">
        <w:rPr>
          <w:rFonts w:ascii="Times New Roman" w:hAnsi="Times New Roman"/>
          <w:i/>
          <w:iCs/>
          <w:sz w:val="24"/>
          <w:szCs w:val="24"/>
        </w:rPr>
        <w:t>5</w:t>
      </w:r>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crossover</w:t>
      </w:r>
    </w:p>
    <w:p w14:paraId="552E1F00" w14:textId="77777777" w:rsidR="008E3FF4" w:rsidRDefault="008E3FF4" w:rsidP="00194FDD">
      <w:pPr>
        <w:spacing w:after="0" w:line="360" w:lineRule="auto"/>
        <w:rPr>
          <w:rFonts w:ascii="Times New Roman" w:hAnsi="Times New Roman"/>
          <w:sz w:val="24"/>
          <w:szCs w:val="24"/>
        </w:rPr>
      </w:pPr>
    </w:p>
    <w:p w14:paraId="69E74A95" w14:textId="25B3C4E8" w:rsidR="008E3FF4" w:rsidRPr="00A32B64" w:rsidRDefault="008E3FF4" w:rsidP="005807A8">
      <w:pPr>
        <w:pStyle w:val="ListParagraph"/>
        <w:numPr>
          <w:ilvl w:val="0"/>
          <w:numId w:val="53"/>
        </w:numPr>
        <w:spacing w:after="0" w:line="360" w:lineRule="auto"/>
        <w:rPr>
          <w:rFonts w:ascii="Times New Roman" w:hAnsi="Times New Roman"/>
          <w:sz w:val="24"/>
          <w:szCs w:val="24"/>
        </w:rPr>
      </w:pPr>
      <w:proofErr w:type="spellStart"/>
      <w:r w:rsidRPr="00A32B64">
        <w:rPr>
          <w:rFonts w:ascii="Times New Roman" w:hAnsi="Times New Roman"/>
          <w:sz w:val="24"/>
          <w:szCs w:val="24"/>
        </w:rPr>
        <w:t>Hàm</w:t>
      </w:r>
      <w:proofErr w:type="spellEnd"/>
      <w:r w:rsidRPr="00A32B64">
        <w:rPr>
          <w:rFonts w:ascii="Times New Roman" w:hAnsi="Times New Roman"/>
          <w:sz w:val="24"/>
          <w:szCs w:val="24"/>
        </w:rPr>
        <w:t xml:space="preserve"> mutation </w:t>
      </w:r>
      <w:proofErr w:type="spellStart"/>
      <w:r w:rsidRPr="00A32B64">
        <w:rPr>
          <w:rFonts w:ascii="Times New Roman" w:hAnsi="Times New Roman"/>
          <w:sz w:val="24"/>
          <w:szCs w:val="24"/>
        </w:rPr>
        <w:t>thực</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hiện</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toán</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tử</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đột</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biến</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trên</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một</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cá</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thể</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tỷ</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lệ</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đột</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biến</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đ</w:t>
      </w:r>
      <w:r w:rsidRPr="00A32B64">
        <w:rPr>
          <w:rFonts w:ascii="Times New Roman" w:hAnsi="Times New Roman" w:hint="eastAsia"/>
          <w:sz w:val="24"/>
          <w:szCs w:val="24"/>
        </w:rPr>
        <w:t>ư</w:t>
      </w:r>
      <w:r w:rsidRPr="00A32B64">
        <w:rPr>
          <w:rFonts w:ascii="Times New Roman" w:hAnsi="Times New Roman"/>
          <w:sz w:val="24"/>
          <w:szCs w:val="24"/>
        </w:rPr>
        <w:t>ợc</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xác</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định</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bởi</w:t>
      </w:r>
      <w:proofErr w:type="spellEnd"/>
      <w:r w:rsidRPr="00A32B64">
        <w:rPr>
          <w:rFonts w:ascii="Times New Roman" w:hAnsi="Times New Roman"/>
          <w:sz w:val="24"/>
          <w:szCs w:val="24"/>
        </w:rPr>
        <w:t xml:space="preserve"> </w:t>
      </w:r>
      <w:proofErr w:type="spellStart"/>
      <w:r w:rsidRPr="00A32B64">
        <w:rPr>
          <w:rFonts w:ascii="Times New Roman" w:hAnsi="Times New Roman"/>
          <w:sz w:val="24"/>
          <w:szCs w:val="24"/>
        </w:rPr>
        <w:t>mutation_rate</w:t>
      </w:r>
      <w:proofErr w:type="spellEnd"/>
      <w:r w:rsidRPr="00A32B64">
        <w:rPr>
          <w:rFonts w:ascii="Times New Roman" w:hAnsi="Times New Roman"/>
          <w:sz w:val="24"/>
          <w:szCs w:val="24"/>
        </w:rPr>
        <w:t>.</w:t>
      </w:r>
    </w:p>
    <w:p w14:paraId="16C62D89" w14:textId="64F582D3" w:rsidR="004231FB" w:rsidRDefault="0046500D" w:rsidP="00194FDD">
      <w:pPr>
        <w:spacing w:after="0" w:line="360" w:lineRule="auto"/>
        <w:jc w:val="center"/>
        <w:rPr>
          <w:rFonts w:ascii="Times New Roman" w:hAnsi="Times New Roman"/>
          <w:sz w:val="24"/>
          <w:szCs w:val="24"/>
        </w:rPr>
      </w:pPr>
      <w:r w:rsidRPr="0046500D">
        <w:rPr>
          <w:rFonts w:ascii="Times New Roman" w:hAnsi="Times New Roman"/>
          <w:noProof/>
          <w:sz w:val="24"/>
          <w:szCs w:val="24"/>
        </w:rPr>
        <w:drawing>
          <wp:inline distT="0" distB="0" distL="0" distR="0" wp14:anchorId="39A8C96C" wp14:editId="193C4A59">
            <wp:extent cx="4115011" cy="2381372"/>
            <wp:effectExtent l="0" t="0" r="0" b="0"/>
            <wp:docPr id="14399427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2714" name="Picture 1" descr="A screenshot of a computer code&#10;&#10;Description automatically generated"/>
                    <pic:cNvPicPr/>
                  </pic:nvPicPr>
                  <pic:blipFill>
                    <a:blip r:embed="rId31"/>
                    <a:stretch>
                      <a:fillRect/>
                    </a:stretch>
                  </pic:blipFill>
                  <pic:spPr>
                    <a:xfrm>
                      <a:off x="0" y="0"/>
                      <a:ext cx="4115011" cy="2381372"/>
                    </a:xfrm>
                    <a:prstGeom prst="rect">
                      <a:avLst/>
                    </a:prstGeom>
                  </pic:spPr>
                </pic:pic>
              </a:graphicData>
            </a:graphic>
          </wp:inline>
        </w:drawing>
      </w:r>
    </w:p>
    <w:p w14:paraId="7B731199" w14:textId="73F0DA5F" w:rsidR="00AE6E82" w:rsidRDefault="00AE6E82" w:rsidP="00194FD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1</w:t>
      </w:r>
      <w:r w:rsidR="00D47173">
        <w:rPr>
          <w:rFonts w:ascii="Times New Roman" w:hAnsi="Times New Roman"/>
          <w:i/>
          <w:iCs/>
          <w:sz w:val="24"/>
          <w:szCs w:val="24"/>
        </w:rPr>
        <w:t>6</w:t>
      </w:r>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mutation</w:t>
      </w:r>
    </w:p>
    <w:p w14:paraId="44271281" w14:textId="77777777" w:rsidR="00AE6E82" w:rsidRPr="00AE6E82" w:rsidRDefault="00AE6E82" w:rsidP="00194FDD">
      <w:pPr>
        <w:spacing w:after="0" w:line="360" w:lineRule="auto"/>
        <w:jc w:val="center"/>
        <w:rPr>
          <w:rFonts w:ascii="Times New Roman" w:hAnsi="Times New Roman"/>
          <w:i/>
          <w:iCs/>
          <w:sz w:val="24"/>
          <w:szCs w:val="24"/>
        </w:rPr>
      </w:pPr>
    </w:p>
    <w:p w14:paraId="10DE948F" w14:textId="531528D2" w:rsidR="000814B5" w:rsidRDefault="009A3CDD" w:rsidP="00194FDD">
      <w:pPr>
        <w:spacing w:after="0" w:line="360" w:lineRule="auto"/>
        <w:jc w:val="center"/>
        <w:rPr>
          <w:rFonts w:ascii="Times New Roman" w:hAnsi="Times New Roman"/>
          <w:sz w:val="24"/>
          <w:szCs w:val="24"/>
        </w:rPr>
      </w:pPr>
      <w:r w:rsidRPr="009A3CDD">
        <w:rPr>
          <w:rFonts w:ascii="Times New Roman" w:hAnsi="Times New Roman"/>
          <w:noProof/>
          <w:sz w:val="24"/>
          <w:szCs w:val="24"/>
        </w:rPr>
        <w:drawing>
          <wp:inline distT="0" distB="0" distL="0" distR="0" wp14:anchorId="6DCBF10E" wp14:editId="3EB6C054">
            <wp:extent cx="5855001" cy="2419474"/>
            <wp:effectExtent l="0" t="0" r="0" b="0"/>
            <wp:docPr id="20945116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11615" name="Picture 1" descr="A computer screen shot of a program code&#10;&#10;Description automatically generated"/>
                    <pic:cNvPicPr/>
                  </pic:nvPicPr>
                  <pic:blipFill>
                    <a:blip r:embed="rId32"/>
                    <a:stretch>
                      <a:fillRect/>
                    </a:stretch>
                  </pic:blipFill>
                  <pic:spPr>
                    <a:xfrm>
                      <a:off x="0" y="0"/>
                      <a:ext cx="5855001" cy="2419474"/>
                    </a:xfrm>
                    <a:prstGeom prst="rect">
                      <a:avLst/>
                    </a:prstGeom>
                  </pic:spPr>
                </pic:pic>
              </a:graphicData>
            </a:graphic>
          </wp:inline>
        </w:drawing>
      </w:r>
    </w:p>
    <w:p w14:paraId="5E21CCF0" w14:textId="7CD741AC" w:rsidR="00C1234D" w:rsidRPr="00C1234D" w:rsidRDefault="00C1234D" w:rsidP="00194FD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1</w:t>
      </w:r>
      <w:r w:rsidR="00D47173">
        <w:rPr>
          <w:rFonts w:ascii="Times New Roman" w:hAnsi="Times New Roman"/>
          <w:i/>
          <w:iCs/>
          <w:sz w:val="24"/>
          <w:szCs w:val="24"/>
        </w:rPr>
        <w:t>7</w:t>
      </w:r>
      <w:r>
        <w:rPr>
          <w:rFonts w:ascii="Times New Roman" w:hAnsi="Times New Roman"/>
          <w:i/>
          <w:iCs/>
          <w:sz w:val="24"/>
          <w:szCs w:val="24"/>
        </w:rPr>
        <w:t xml:space="preserve">. </w:t>
      </w:r>
      <w:proofErr w:type="spellStart"/>
      <w:r>
        <w:rPr>
          <w:rFonts w:ascii="Times New Roman" w:hAnsi="Times New Roman"/>
          <w:i/>
          <w:iCs/>
          <w:sz w:val="24"/>
          <w:szCs w:val="24"/>
        </w:rPr>
        <w:t>Sử</w:t>
      </w:r>
      <w:proofErr w:type="spellEnd"/>
      <w:r>
        <w:rPr>
          <w:rFonts w:ascii="Times New Roman" w:hAnsi="Times New Roman"/>
          <w:i/>
          <w:iCs/>
          <w:sz w:val="24"/>
          <w:szCs w:val="24"/>
        </w:rPr>
        <w:t xml:space="preserve"> </w:t>
      </w:r>
      <w:proofErr w:type="spellStart"/>
      <w:r>
        <w:rPr>
          <w:rFonts w:ascii="Times New Roman" w:hAnsi="Times New Roman"/>
          <w:i/>
          <w:iCs/>
          <w:sz w:val="24"/>
          <w:szCs w:val="24"/>
        </w:rPr>
        <w:t>dụng</w:t>
      </w:r>
      <w:proofErr w:type="spellEnd"/>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crossover </w:t>
      </w:r>
      <w:proofErr w:type="spellStart"/>
      <w:r>
        <w:rPr>
          <w:rFonts w:ascii="Times New Roman" w:hAnsi="Times New Roman"/>
          <w:i/>
          <w:iCs/>
          <w:sz w:val="24"/>
          <w:szCs w:val="24"/>
        </w:rPr>
        <w:t>và</w:t>
      </w:r>
      <w:proofErr w:type="spellEnd"/>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mutation</w:t>
      </w:r>
    </w:p>
    <w:p w14:paraId="05FAF677" w14:textId="77777777" w:rsidR="00351335" w:rsidRPr="0038428D" w:rsidRDefault="00351335" w:rsidP="00194FDD">
      <w:pPr>
        <w:spacing w:after="0" w:line="360" w:lineRule="auto"/>
        <w:jc w:val="center"/>
        <w:rPr>
          <w:rFonts w:ascii="Times New Roman" w:hAnsi="Times New Roman"/>
          <w:sz w:val="24"/>
          <w:szCs w:val="24"/>
        </w:rPr>
      </w:pPr>
    </w:p>
    <w:p w14:paraId="4B4F3582" w14:textId="74ECB7BF" w:rsidR="009139DF" w:rsidRPr="00F501B8" w:rsidRDefault="00C27B4B" w:rsidP="003A00ED">
      <w:pPr>
        <w:pStyle w:val="ListParagraph"/>
        <w:numPr>
          <w:ilvl w:val="1"/>
          <w:numId w:val="59"/>
        </w:numPr>
        <w:spacing w:after="0" w:line="360" w:lineRule="auto"/>
        <w:rPr>
          <w:rFonts w:ascii="Times New Roman" w:hAnsi="Times New Roman"/>
          <w:b/>
          <w:bCs/>
          <w:sz w:val="28"/>
          <w:szCs w:val="28"/>
        </w:rPr>
      </w:pPr>
      <w:r w:rsidRPr="00F501B8">
        <w:rPr>
          <w:rFonts w:ascii="Times New Roman" w:hAnsi="Times New Roman"/>
          <w:b/>
          <w:bCs/>
          <w:sz w:val="28"/>
          <w:szCs w:val="28"/>
        </w:rPr>
        <w:t xml:space="preserve"> </w:t>
      </w:r>
      <w:proofErr w:type="spellStart"/>
      <w:r w:rsidR="009139DF" w:rsidRPr="00F501B8">
        <w:rPr>
          <w:rFonts w:ascii="Times New Roman" w:hAnsi="Times New Roman"/>
          <w:b/>
          <w:bCs/>
          <w:sz w:val="28"/>
          <w:szCs w:val="28"/>
        </w:rPr>
        <w:t>Tìm</w:t>
      </w:r>
      <w:proofErr w:type="spellEnd"/>
      <w:r w:rsidR="009139DF" w:rsidRPr="00F501B8">
        <w:rPr>
          <w:rFonts w:ascii="Times New Roman" w:hAnsi="Times New Roman"/>
          <w:b/>
          <w:bCs/>
          <w:sz w:val="28"/>
          <w:szCs w:val="28"/>
        </w:rPr>
        <w:t xml:space="preserve"> </w:t>
      </w:r>
      <w:proofErr w:type="spellStart"/>
      <w:r w:rsidR="009139DF" w:rsidRPr="00F501B8">
        <w:rPr>
          <w:rFonts w:ascii="Times New Roman" w:hAnsi="Times New Roman"/>
          <w:b/>
          <w:bCs/>
          <w:sz w:val="28"/>
          <w:szCs w:val="28"/>
        </w:rPr>
        <w:t>kiếm</w:t>
      </w:r>
      <w:proofErr w:type="spellEnd"/>
      <w:r w:rsidR="009139DF" w:rsidRPr="00F501B8">
        <w:rPr>
          <w:rFonts w:ascii="Times New Roman" w:hAnsi="Times New Roman"/>
          <w:b/>
          <w:bCs/>
          <w:sz w:val="28"/>
          <w:szCs w:val="28"/>
        </w:rPr>
        <w:t xml:space="preserve"> chromosome </w:t>
      </w:r>
      <w:proofErr w:type="spellStart"/>
      <w:r w:rsidR="009139DF" w:rsidRPr="00F501B8">
        <w:rPr>
          <w:rFonts w:ascii="Times New Roman" w:hAnsi="Times New Roman"/>
          <w:b/>
          <w:bCs/>
          <w:sz w:val="28"/>
          <w:szCs w:val="28"/>
        </w:rPr>
        <w:t>tốt</w:t>
      </w:r>
      <w:proofErr w:type="spellEnd"/>
      <w:r w:rsidR="009139DF" w:rsidRPr="00F501B8">
        <w:rPr>
          <w:rFonts w:ascii="Times New Roman" w:hAnsi="Times New Roman"/>
          <w:b/>
          <w:bCs/>
          <w:sz w:val="28"/>
          <w:szCs w:val="28"/>
        </w:rPr>
        <w:t xml:space="preserve"> </w:t>
      </w:r>
      <w:proofErr w:type="spellStart"/>
      <w:r w:rsidR="009139DF" w:rsidRPr="00F501B8">
        <w:rPr>
          <w:rFonts w:ascii="Times New Roman" w:hAnsi="Times New Roman"/>
          <w:b/>
          <w:bCs/>
          <w:sz w:val="28"/>
          <w:szCs w:val="28"/>
        </w:rPr>
        <w:t>nhất</w:t>
      </w:r>
      <w:proofErr w:type="spellEnd"/>
      <w:r w:rsidR="009139DF" w:rsidRPr="00F501B8">
        <w:rPr>
          <w:rFonts w:ascii="Times New Roman" w:hAnsi="Times New Roman"/>
          <w:b/>
          <w:bCs/>
          <w:sz w:val="28"/>
          <w:szCs w:val="28"/>
        </w:rPr>
        <w:t>:</w:t>
      </w:r>
    </w:p>
    <w:p w14:paraId="38C49DDC" w14:textId="77777777" w:rsidR="009139DF" w:rsidRPr="00A155EB" w:rsidRDefault="009139DF" w:rsidP="005807A8">
      <w:pPr>
        <w:pStyle w:val="ListParagraph"/>
        <w:numPr>
          <w:ilvl w:val="0"/>
          <w:numId w:val="54"/>
        </w:numPr>
        <w:spacing w:after="0" w:line="360" w:lineRule="auto"/>
        <w:rPr>
          <w:rFonts w:ascii="Times New Roman" w:hAnsi="Times New Roman"/>
          <w:sz w:val="24"/>
          <w:szCs w:val="24"/>
        </w:rPr>
      </w:pPr>
      <w:proofErr w:type="spellStart"/>
      <w:r w:rsidRPr="00A155EB">
        <w:rPr>
          <w:rFonts w:ascii="Times New Roman" w:hAnsi="Times New Roman"/>
          <w:sz w:val="24"/>
          <w:szCs w:val="24"/>
        </w:rPr>
        <w:t>Chạy</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vòng</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lặp</w:t>
      </w:r>
      <w:proofErr w:type="spellEnd"/>
      <w:r w:rsidRPr="00A155EB">
        <w:rPr>
          <w:rFonts w:ascii="Times New Roman" w:hAnsi="Times New Roman"/>
          <w:sz w:val="24"/>
          <w:szCs w:val="24"/>
        </w:rPr>
        <w:t xml:space="preserve"> qua </w:t>
      </w:r>
      <w:proofErr w:type="spellStart"/>
      <w:r w:rsidRPr="00A155EB">
        <w:rPr>
          <w:rFonts w:ascii="Times New Roman" w:hAnsi="Times New Roman"/>
          <w:sz w:val="24"/>
          <w:szCs w:val="24"/>
        </w:rPr>
        <w:t>nhiều</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thế</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hệ</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để</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tìm</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kiếm</w:t>
      </w:r>
      <w:proofErr w:type="spellEnd"/>
      <w:r w:rsidRPr="00A155EB">
        <w:rPr>
          <w:rFonts w:ascii="Times New Roman" w:hAnsi="Times New Roman"/>
          <w:sz w:val="24"/>
          <w:szCs w:val="24"/>
        </w:rPr>
        <w:t xml:space="preserve"> chromosome </w:t>
      </w:r>
      <w:proofErr w:type="spellStart"/>
      <w:r w:rsidRPr="00A155EB">
        <w:rPr>
          <w:rFonts w:ascii="Times New Roman" w:hAnsi="Times New Roman"/>
          <w:sz w:val="24"/>
          <w:szCs w:val="24"/>
        </w:rPr>
        <w:t>có</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giá</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trị</w:t>
      </w:r>
      <w:proofErr w:type="spellEnd"/>
      <w:r w:rsidRPr="00A155EB">
        <w:rPr>
          <w:rFonts w:ascii="Times New Roman" w:hAnsi="Times New Roman"/>
          <w:sz w:val="24"/>
          <w:szCs w:val="24"/>
        </w:rPr>
        <w:t xml:space="preserve"> fitness </w:t>
      </w:r>
      <w:proofErr w:type="spellStart"/>
      <w:r w:rsidRPr="00A155EB">
        <w:rPr>
          <w:rFonts w:ascii="Times New Roman" w:hAnsi="Times New Roman"/>
          <w:sz w:val="24"/>
          <w:szCs w:val="24"/>
        </w:rPr>
        <w:t>cao</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nhất</w:t>
      </w:r>
      <w:proofErr w:type="spellEnd"/>
      <w:r w:rsidRPr="00A155EB">
        <w:rPr>
          <w:rFonts w:ascii="Times New Roman" w:hAnsi="Times New Roman"/>
          <w:sz w:val="24"/>
          <w:szCs w:val="24"/>
        </w:rPr>
        <w:t>.</w:t>
      </w:r>
    </w:p>
    <w:p w14:paraId="69E8CE65" w14:textId="77777777" w:rsidR="009139DF" w:rsidRDefault="009139DF" w:rsidP="005807A8">
      <w:pPr>
        <w:pStyle w:val="ListParagraph"/>
        <w:numPr>
          <w:ilvl w:val="0"/>
          <w:numId w:val="54"/>
        </w:numPr>
        <w:spacing w:after="0" w:line="360" w:lineRule="auto"/>
        <w:rPr>
          <w:rFonts w:ascii="Times New Roman" w:hAnsi="Times New Roman"/>
          <w:sz w:val="24"/>
          <w:szCs w:val="24"/>
        </w:rPr>
      </w:pPr>
      <w:r w:rsidRPr="00A155EB">
        <w:rPr>
          <w:rFonts w:ascii="Times New Roman" w:hAnsi="Times New Roman"/>
          <w:sz w:val="24"/>
          <w:szCs w:val="24"/>
        </w:rPr>
        <w:t xml:space="preserve">Theo </w:t>
      </w:r>
      <w:proofErr w:type="spellStart"/>
      <w:r w:rsidRPr="00A155EB">
        <w:rPr>
          <w:rFonts w:ascii="Times New Roman" w:hAnsi="Times New Roman"/>
          <w:sz w:val="24"/>
          <w:szCs w:val="24"/>
        </w:rPr>
        <w:t>dõi</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và</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dừng</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lại</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khi</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không</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có</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sự</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cải</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thiện</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trong</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một</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số</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thế</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hệ</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liên</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tiếp</w:t>
      </w:r>
      <w:proofErr w:type="spellEnd"/>
      <w:r w:rsidRPr="00A155EB">
        <w:rPr>
          <w:rFonts w:ascii="Times New Roman" w:hAnsi="Times New Roman"/>
          <w:sz w:val="24"/>
          <w:szCs w:val="24"/>
        </w:rPr>
        <w:t>.</w:t>
      </w:r>
    </w:p>
    <w:p w14:paraId="58EB03B4" w14:textId="2F9AF16F" w:rsidR="00F365DA" w:rsidRDefault="0001430E" w:rsidP="00194FDD">
      <w:pPr>
        <w:spacing w:after="0" w:line="360" w:lineRule="auto"/>
        <w:jc w:val="center"/>
        <w:rPr>
          <w:rFonts w:ascii="Times New Roman" w:hAnsi="Times New Roman"/>
          <w:sz w:val="24"/>
          <w:szCs w:val="24"/>
        </w:rPr>
      </w:pPr>
      <w:r w:rsidRPr="0001430E">
        <w:rPr>
          <w:rFonts w:ascii="Times New Roman" w:hAnsi="Times New Roman"/>
          <w:noProof/>
          <w:sz w:val="24"/>
          <w:szCs w:val="24"/>
        </w:rPr>
        <w:drawing>
          <wp:inline distT="0" distB="0" distL="0" distR="0" wp14:anchorId="662D08A3" wp14:editId="735DDB9D">
            <wp:extent cx="5778797" cy="4102311"/>
            <wp:effectExtent l="0" t="0" r="0" b="0"/>
            <wp:docPr id="9947244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4415" name="Picture 1" descr="A screenshot of a computer program&#10;&#10;Description automatically generated"/>
                    <pic:cNvPicPr/>
                  </pic:nvPicPr>
                  <pic:blipFill>
                    <a:blip r:embed="rId33"/>
                    <a:stretch>
                      <a:fillRect/>
                    </a:stretch>
                  </pic:blipFill>
                  <pic:spPr>
                    <a:xfrm>
                      <a:off x="0" y="0"/>
                      <a:ext cx="5778797" cy="4102311"/>
                    </a:xfrm>
                    <a:prstGeom prst="rect">
                      <a:avLst/>
                    </a:prstGeom>
                  </pic:spPr>
                </pic:pic>
              </a:graphicData>
            </a:graphic>
          </wp:inline>
        </w:drawing>
      </w:r>
    </w:p>
    <w:p w14:paraId="0CE4DD33" w14:textId="2A9A11ED" w:rsidR="00C1234D" w:rsidRDefault="00C1234D" w:rsidP="00194FD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1</w:t>
      </w:r>
      <w:r w:rsidR="00D47173">
        <w:rPr>
          <w:rFonts w:ascii="Times New Roman" w:hAnsi="Times New Roman"/>
          <w:i/>
          <w:iCs/>
          <w:sz w:val="24"/>
          <w:szCs w:val="24"/>
        </w:rPr>
        <w:t>8</w:t>
      </w:r>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w:t>
      </w:r>
      <w:proofErr w:type="spellStart"/>
      <w:r>
        <w:rPr>
          <w:rFonts w:ascii="Times New Roman" w:hAnsi="Times New Roman"/>
          <w:i/>
          <w:iCs/>
          <w:sz w:val="24"/>
          <w:szCs w:val="24"/>
        </w:rPr>
        <w:t>tìm</w:t>
      </w:r>
      <w:proofErr w:type="spellEnd"/>
      <w:r>
        <w:rPr>
          <w:rFonts w:ascii="Times New Roman" w:hAnsi="Times New Roman"/>
          <w:i/>
          <w:iCs/>
          <w:sz w:val="24"/>
          <w:szCs w:val="24"/>
        </w:rPr>
        <w:t xml:space="preserve"> </w:t>
      </w:r>
      <w:proofErr w:type="spellStart"/>
      <w:r>
        <w:rPr>
          <w:rFonts w:ascii="Times New Roman" w:hAnsi="Times New Roman"/>
          <w:i/>
          <w:iCs/>
          <w:sz w:val="24"/>
          <w:szCs w:val="24"/>
        </w:rPr>
        <w:t>kiếm</w:t>
      </w:r>
      <w:proofErr w:type="spellEnd"/>
      <w:r>
        <w:rPr>
          <w:rFonts w:ascii="Times New Roman" w:hAnsi="Times New Roman"/>
          <w:i/>
          <w:iCs/>
          <w:sz w:val="24"/>
          <w:szCs w:val="24"/>
        </w:rPr>
        <w:t xml:space="preserve"> </w:t>
      </w:r>
      <w:r w:rsidRPr="00C1234D">
        <w:rPr>
          <w:rFonts w:ascii="Times New Roman" w:hAnsi="Times New Roman"/>
          <w:i/>
          <w:iCs/>
          <w:sz w:val="24"/>
          <w:szCs w:val="24"/>
        </w:rPr>
        <w:t>chromosome</w:t>
      </w:r>
      <w:r>
        <w:rPr>
          <w:rFonts w:ascii="Times New Roman" w:hAnsi="Times New Roman"/>
          <w:i/>
          <w:iCs/>
          <w:sz w:val="24"/>
          <w:szCs w:val="24"/>
        </w:rPr>
        <w:t xml:space="preserve"> </w:t>
      </w:r>
      <w:proofErr w:type="spellStart"/>
      <w:r>
        <w:rPr>
          <w:rFonts w:ascii="Times New Roman" w:hAnsi="Times New Roman"/>
          <w:i/>
          <w:iCs/>
          <w:sz w:val="24"/>
          <w:szCs w:val="24"/>
        </w:rPr>
        <w:t>tốt</w:t>
      </w:r>
      <w:proofErr w:type="spellEnd"/>
      <w:r>
        <w:rPr>
          <w:rFonts w:ascii="Times New Roman" w:hAnsi="Times New Roman"/>
          <w:i/>
          <w:iCs/>
          <w:sz w:val="24"/>
          <w:szCs w:val="24"/>
        </w:rPr>
        <w:t xml:space="preserve"> </w:t>
      </w:r>
      <w:proofErr w:type="spellStart"/>
      <w:r>
        <w:rPr>
          <w:rFonts w:ascii="Times New Roman" w:hAnsi="Times New Roman"/>
          <w:i/>
          <w:iCs/>
          <w:sz w:val="24"/>
          <w:szCs w:val="24"/>
        </w:rPr>
        <w:t>nhất</w:t>
      </w:r>
      <w:proofErr w:type="spellEnd"/>
    </w:p>
    <w:p w14:paraId="649AC0DF" w14:textId="77777777" w:rsidR="00C1234D" w:rsidRPr="00C1234D" w:rsidRDefault="00C1234D" w:rsidP="00194FDD">
      <w:pPr>
        <w:spacing w:after="0" w:line="360" w:lineRule="auto"/>
        <w:jc w:val="center"/>
        <w:rPr>
          <w:rFonts w:ascii="Times New Roman" w:hAnsi="Times New Roman"/>
          <w:i/>
          <w:iCs/>
          <w:sz w:val="24"/>
          <w:szCs w:val="24"/>
        </w:rPr>
      </w:pPr>
    </w:p>
    <w:p w14:paraId="05CBDFE6" w14:textId="6257C032" w:rsidR="00F365DA" w:rsidRDefault="00845356" w:rsidP="00194FDD">
      <w:pPr>
        <w:spacing w:after="0" w:line="360" w:lineRule="auto"/>
        <w:jc w:val="center"/>
        <w:rPr>
          <w:rFonts w:ascii="Times New Roman" w:hAnsi="Times New Roman"/>
          <w:sz w:val="24"/>
          <w:szCs w:val="24"/>
        </w:rPr>
      </w:pPr>
      <w:r w:rsidRPr="00845356">
        <w:rPr>
          <w:rFonts w:ascii="Times New Roman" w:hAnsi="Times New Roman"/>
          <w:noProof/>
          <w:sz w:val="24"/>
          <w:szCs w:val="24"/>
        </w:rPr>
        <w:drawing>
          <wp:inline distT="0" distB="0" distL="0" distR="0" wp14:anchorId="5B751754" wp14:editId="448DBC31">
            <wp:extent cx="6116320" cy="579755"/>
            <wp:effectExtent l="0" t="0" r="0" b="0"/>
            <wp:docPr id="210756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6648" name=""/>
                    <pic:cNvPicPr/>
                  </pic:nvPicPr>
                  <pic:blipFill>
                    <a:blip r:embed="rId34"/>
                    <a:stretch>
                      <a:fillRect/>
                    </a:stretch>
                  </pic:blipFill>
                  <pic:spPr>
                    <a:xfrm>
                      <a:off x="0" y="0"/>
                      <a:ext cx="6116320" cy="579755"/>
                    </a:xfrm>
                    <a:prstGeom prst="rect">
                      <a:avLst/>
                    </a:prstGeom>
                  </pic:spPr>
                </pic:pic>
              </a:graphicData>
            </a:graphic>
          </wp:inline>
        </w:drawing>
      </w:r>
    </w:p>
    <w:p w14:paraId="57A8219B" w14:textId="05D93B9E" w:rsidR="00C1234D" w:rsidRPr="00C1234D" w:rsidRDefault="00C1234D" w:rsidP="00194FDD">
      <w:pPr>
        <w:spacing w:after="0" w:line="360" w:lineRule="auto"/>
        <w:jc w:val="center"/>
        <w:rPr>
          <w:rFonts w:ascii="Times New Roman" w:hAnsi="Times New Roman"/>
          <w:i/>
          <w:iCs/>
          <w:sz w:val="24"/>
          <w:szCs w:val="24"/>
        </w:rPr>
      </w:pPr>
      <w:proofErr w:type="spellStart"/>
      <w:r w:rsidRPr="00C1234D">
        <w:rPr>
          <w:rFonts w:ascii="Times New Roman" w:hAnsi="Times New Roman"/>
          <w:i/>
          <w:iCs/>
          <w:sz w:val="24"/>
          <w:szCs w:val="24"/>
        </w:rPr>
        <w:t>Hình</w:t>
      </w:r>
      <w:proofErr w:type="spellEnd"/>
      <w:r w:rsidRPr="00C1234D">
        <w:rPr>
          <w:rFonts w:ascii="Times New Roman" w:hAnsi="Times New Roman"/>
          <w:i/>
          <w:iCs/>
          <w:sz w:val="24"/>
          <w:szCs w:val="24"/>
        </w:rPr>
        <w:t xml:space="preserve"> 1</w:t>
      </w:r>
      <w:r w:rsidR="00D47173">
        <w:rPr>
          <w:rFonts w:ascii="Times New Roman" w:hAnsi="Times New Roman"/>
          <w:i/>
          <w:iCs/>
          <w:sz w:val="24"/>
          <w:szCs w:val="24"/>
        </w:rPr>
        <w:t>9</w:t>
      </w:r>
      <w:r>
        <w:rPr>
          <w:rFonts w:ascii="Times New Roman" w:hAnsi="Times New Roman"/>
          <w:i/>
          <w:iCs/>
          <w:sz w:val="24"/>
          <w:szCs w:val="24"/>
        </w:rPr>
        <w:t xml:space="preserve">. </w:t>
      </w:r>
      <w:proofErr w:type="spellStart"/>
      <w:r>
        <w:rPr>
          <w:rFonts w:ascii="Times New Roman" w:hAnsi="Times New Roman"/>
          <w:i/>
          <w:iCs/>
          <w:sz w:val="24"/>
          <w:szCs w:val="24"/>
        </w:rPr>
        <w:t>Gọi</w:t>
      </w:r>
      <w:proofErr w:type="spellEnd"/>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w:t>
      </w:r>
      <w:proofErr w:type="spellStart"/>
      <w:r>
        <w:rPr>
          <w:rFonts w:ascii="Times New Roman" w:hAnsi="Times New Roman"/>
          <w:i/>
          <w:iCs/>
          <w:sz w:val="24"/>
          <w:szCs w:val="24"/>
        </w:rPr>
        <w:t>tìm</w:t>
      </w:r>
      <w:proofErr w:type="spellEnd"/>
      <w:r>
        <w:rPr>
          <w:rFonts w:ascii="Times New Roman" w:hAnsi="Times New Roman"/>
          <w:i/>
          <w:iCs/>
          <w:sz w:val="24"/>
          <w:szCs w:val="24"/>
        </w:rPr>
        <w:t xml:space="preserve"> </w:t>
      </w:r>
      <w:r w:rsidRPr="00C1234D">
        <w:rPr>
          <w:rFonts w:ascii="Times New Roman" w:hAnsi="Times New Roman"/>
          <w:i/>
          <w:iCs/>
          <w:sz w:val="24"/>
          <w:szCs w:val="24"/>
        </w:rPr>
        <w:t xml:space="preserve">chromosome </w:t>
      </w:r>
      <w:proofErr w:type="spellStart"/>
      <w:r w:rsidRPr="00C1234D">
        <w:rPr>
          <w:rFonts w:ascii="Times New Roman" w:hAnsi="Times New Roman"/>
          <w:i/>
          <w:iCs/>
          <w:sz w:val="24"/>
          <w:szCs w:val="24"/>
        </w:rPr>
        <w:t>tốt</w:t>
      </w:r>
      <w:proofErr w:type="spellEnd"/>
      <w:r w:rsidRPr="00C1234D">
        <w:rPr>
          <w:rFonts w:ascii="Times New Roman" w:hAnsi="Times New Roman"/>
          <w:i/>
          <w:iCs/>
          <w:sz w:val="24"/>
          <w:szCs w:val="24"/>
        </w:rPr>
        <w:t xml:space="preserve"> </w:t>
      </w:r>
      <w:proofErr w:type="spellStart"/>
      <w:r w:rsidRPr="00C1234D">
        <w:rPr>
          <w:rFonts w:ascii="Times New Roman" w:hAnsi="Times New Roman"/>
          <w:i/>
          <w:iCs/>
          <w:sz w:val="24"/>
          <w:szCs w:val="24"/>
        </w:rPr>
        <w:t>nhất</w:t>
      </w:r>
      <w:proofErr w:type="spellEnd"/>
    </w:p>
    <w:p w14:paraId="274F2C8A" w14:textId="77777777" w:rsidR="00551AD6" w:rsidRPr="00F365DA" w:rsidRDefault="00551AD6" w:rsidP="00194FDD">
      <w:pPr>
        <w:spacing w:after="0" w:line="360" w:lineRule="auto"/>
        <w:jc w:val="center"/>
        <w:rPr>
          <w:rFonts w:ascii="Times New Roman" w:hAnsi="Times New Roman"/>
          <w:sz w:val="24"/>
          <w:szCs w:val="24"/>
        </w:rPr>
      </w:pPr>
    </w:p>
    <w:p w14:paraId="5A450705" w14:textId="4A203E6F" w:rsidR="009139DF" w:rsidRPr="00F501B8" w:rsidRDefault="009139DF" w:rsidP="003A00ED">
      <w:pPr>
        <w:pStyle w:val="ListParagraph"/>
        <w:numPr>
          <w:ilvl w:val="0"/>
          <w:numId w:val="59"/>
        </w:numPr>
        <w:spacing w:after="0" w:line="360" w:lineRule="auto"/>
        <w:outlineLvl w:val="2"/>
        <w:rPr>
          <w:rFonts w:ascii="Times New Roman" w:hAnsi="Times New Roman"/>
          <w:b/>
          <w:bCs/>
          <w:sz w:val="32"/>
          <w:szCs w:val="32"/>
        </w:rPr>
      </w:pPr>
      <w:bookmarkStart w:id="38" w:name="_Toc169381121"/>
      <w:proofErr w:type="spellStart"/>
      <w:r w:rsidRPr="00F501B8">
        <w:rPr>
          <w:rFonts w:ascii="Times New Roman" w:hAnsi="Times New Roman"/>
          <w:b/>
          <w:bCs/>
          <w:sz w:val="32"/>
          <w:szCs w:val="32"/>
        </w:rPr>
        <w:t>Phân</w:t>
      </w:r>
      <w:proofErr w:type="spellEnd"/>
      <w:r w:rsidRPr="00F501B8">
        <w:rPr>
          <w:rFonts w:ascii="Times New Roman" w:hAnsi="Times New Roman"/>
          <w:b/>
          <w:bCs/>
          <w:sz w:val="32"/>
          <w:szCs w:val="32"/>
        </w:rPr>
        <w:t xml:space="preserve"> </w:t>
      </w:r>
      <w:proofErr w:type="spellStart"/>
      <w:r w:rsidRPr="00F501B8">
        <w:rPr>
          <w:rFonts w:ascii="Times New Roman" w:hAnsi="Times New Roman"/>
          <w:b/>
          <w:bCs/>
          <w:sz w:val="32"/>
          <w:szCs w:val="32"/>
        </w:rPr>
        <w:t>loại</w:t>
      </w:r>
      <w:proofErr w:type="spellEnd"/>
      <w:r w:rsidRPr="00F501B8">
        <w:rPr>
          <w:rFonts w:ascii="Times New Roman" w:hAnsi="Times New Roman"/>
          <w:b/>
          <w:bCs/>
          <w:sz w:val="32"/>
          <w:szCs w:val="32"/>
        </w:rPr>
        <w:t xml:space="preserve"> </w:t>
      </w:r>
      <w:proofErr w:type="spellStart"/>
      <w:r w:rsidRPr="00F501B8">
        <w:rPr>
          <w:rFonts w:ascii="Times New Roman" w:hAnsi="Times New Roman"/>
          <w:b/>
          <w:bCs/>
          <w:sz w:val="32"/>
          <w:szCs w:val="32"/>
        </w:rPr>
        <w:t>sử</w:t>
      </w:r>
      <w:proofErr w:type="spellEnd"/>
      <w:r w:rsidRPr="00F501B8">
        <w:rPr>
          <w:rFonts w:ascii="Times New Roman" w:hAnsi="Times New Roman"/>
          <w:b/>
          <w:bCs/>
          <w:sz w:val="32"/>
          <w:szCs w:val="32"/>
        </w:rPr>
        <w:t xml:space="preserve"> </w:t>
      </w:r>
      <w:proofErr w:type="spellStart"/>
      <w:r w:rsidRPr="00F501B8">
        <w:rPr>
          <w:rFonts w:ascii="Times New Roman" w:hAnsi="Times New Roman"/>
          <w:b/>
          <w:bCs/>
          <w:sz w:val="32"/>
          <w:szCs w:val="32"/>
        </w:rPr>
        <w:t>dụng</w:t>
      </w:r>
      <w:proofErr w:type="spellEnd"/>
      <w:r w:rsidRPr="00F501B8">
        <w:rPr>
          <w:rFonts w:ascii="Times New Roman" w:hAnsi="Times New Roman"/>
          <w:b/>
          <w:bCs/>
          <w:sz w:val="32"/>
          <w:szCs w:val="32"/>
        </w:rPr>
        <w:t xml:space="preserve"> </w:t>
      </w:r>
      <w:proofErr w:type="spellStart"/>
      <w:r w:rsidRPr="00F501B8">
        <w:rPr>
          <w:rFonts w:ascii="Times New Roman" w:hAnsi="Times New Roman"/>
          <w:b/>
          <w:bCs/>
          <w:sz w:val="32"/>
          <w:szCs w:val="32"/>
        </w:rPr>
        <w:t>các</w:t>
      </w:r>
      <w:proofErr w:type="spellEnd"/>
      <w:r w:rsidRPr="00F501B8">
        <w:rPr>
          <w:rFonts w:ascii="Times New Roman" w:hAnsi="Times New Roman"/>
          <w:b/>
          <w:bCs/>
          <w:sz w:val="32"/>
          <w:szCs w:val="32"/>
        </w:rPr>
        <w:t xml:space="preserve"> </w:t>
      </w:r>
      <w:proofErr w:type="spellStart"/>
      <w:r w:rsidRPr="00F501B8">
        <w:rPr>
          <w:rFonts w:ascii="Times New Roman" w:hAnsi="Times New Roman"/>
          <w:b/>
          <w:bCs/>
          <w:sz w:val="32"/>
          <w:szCs w:val="32"/>
        </w:rPr>
        <w:t>bộ</w:t>
      </w:r>
      <w:proofErr w:type="spellEnd"/>
      <w:r w:rsidRPr="00F501B8">
        <w:rPr>
          <w:rFonts w:ascii="Times New Roman" w:hAnsi="Times New Roman"/>
          <w:b/>
          <w:bCs/>
          <w:sz w:val="32"/>
          <w:szCs w:val="32"/>
        </w:rPr>
        <w:t xml:space="preserve"> </w:t>
      </w:r>
      <w:proofErr w:type="spellStart"/>
      <w:r w:rsidRPr="00F501B8">
        <w:rPr>
          <w:rFonts w:ascii="Times New Roman" w:hAnsi="Times New Roman"/>
          <w:b/>
          <w:bCs/>
          <w:sz w:val="32"/>
          <w:szCs w:val="32"/>
        </w:rPr>
        <w:t>phân</w:t>
      </w:r>
      <w:proofErr w:type="spellEnd"/>
      <w:r w:rsidRPr="00F501B8">
        <w:rPr>
          <w:rFonts w:ascii="Times New Roman" w:hAnsi="Times New Roman"/>
          <w:b/>
          <w:bCs/>
          <w:sz w:val="32"/>
          <w:szCs w:val="32"/>
        </w:rPr>
        <w:t xml:space="preserve"> </w:t>
      </w:r>
      <w:proofErr w:type="spellStart"/>
      <w:r w:rsidRPr="00F501B8">
        <w:rPr>
          <w:rFonts w:ascii="Times New Roman" w:hAnsi="Times New Roman"/>
          <w:b/>
          <w:bCs/>
          <w:sz w:val="32"/>
          <w:szCs w:val="32"/>
        </w:rPr>
        <w:t>loại</w:t>
      </w:r>
      <w:proofErr w:type="spellEnd"/>
      <w:r w:rsidRPr="00F501B8">
        <w:rPr>
          <w:rFonts w:ascii="Times New Roman" w:hAnsi="Times New Roman"/>
          <w:b/>
          <w:bCs/>
          <w:sz w:val="32"/>
          <w:szCs w:val="32"/>
        </w:rPr>
        <w:t xml:space="preserve"> </w:t>
      </w:r>
      <w:proofErr w:type="spellStart"/>
      <w:r w:rsidRPr="00F501B8">
        <w:rPr>
          <w:rFonts w:ascii="Times New Roman" w:hAnsi="Times New Roman"/>
          <w:b/>
          <w:bCs/>
          <w:sz w:val="32"/>
          <w:szCs w:val="32"/>
        </w:rPr>
        <w:t>khác</w:t>
      </w:r>
      <w:proofErr w:type="spellEnd"/>
      <w:r w:rsidRPr="00F501B8">
        <w:rPr>
          <w:rFonts w:ascii="Times New Roman" w:hAnsi="Times New Roman"/>
          <w:b/>
          <w:bCs/>
          <w:sz w:val="32"/>
          <w:szCs w:val="32"/>
        </w:rPr>
        <w:t xml:space="preserve"> </w:t>
      </w:r>
      <w:proofErr w:type="spellStart"/>
      <w:r w:rsidRPr="00F501B8">
        <w:rPr>
          <w:rFonts w:ascii="Times New Roman" w:hAnsi="Times New Roman"/>
          <w:b/>
          <w:bCs/>
          <w:sz w:val="32"/>
          <w:szCs w:val="32"/>
        </w:rPr>
        <w:t>nhau</w:t>
      </w:r>
      <w:bookmarkEnd w:id="38"/>
      <w:proofErr w:type="spellEnd"/>
    </w:p>
    <w:p w14:paraId="252B27F4" w14:textId="77777777" w:rsidR="009139DF" w:rsidRPr="00A155EB" w:rsidRDefault="009139DF" w:rsidP="005807A8">
      <w:pPr>
        <w:pStyle w:val="ListParagraph"/>
        <w:numPr>
          <w:ilvl w:val="0"/>
          <w:numId w:val="55"/>
        </w:numPr>
        <w:spacing w:after="0" w:line="360" w:lineRule="auto"/>
        <w:rPr>
          <w:rFonts w:ascii="Times New Roman" w:hAnsi="Times New Roman"/>
          <w:sz w:val="24"/>
          <w:szCs w:val="24"/>
        </w:rPr>
      </w:pPr>
      <w:proofErr w:type="spellStart"/>
      <w:r w:rsidRPr="00A155EB">
        <w:rPr>
          <w:rFonts w:ascii="Times New Roman" w:hAnsi="Times New Roman" w:hint="eastAsia"/>
          <w:sz w:val="24"/>
          <w:szCs w:val="24"/>
        </w:rPr>
        <w:t>Á</w:t>
      </w:r>
      <w:r w:rsidRPr="00A155EB">
        <w:rPr>
          <w:rFonts w:ascii="Times New Roman" w:hAnsi="Times New Roman"/>
          <w:sz w:val="24"/>
          <w:szCs w:val="24"/>
        </w:rPr>
        <w:t>p</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dụng</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các</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bộ</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phân</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loại</w:t>
      </w:r>
      <w:proofErr w:type="spellEnd"/>
      <w:r w:rsidRPr="00A155EB">
        <w:rPr>
          <w:rFonts w:ascii="Times New Roman" w:hAnsi="Times New Roman"/>
          <w:sz w:val="24"/>
          <w:szCs w:val="24"/>
        </w:rPr>
        <w:t xml:space="preserve"> SVM, KNN, </w:t>
      </w:r>
      <w:proofErr w:type="spellStart"/>
      <w:r w:rsidRPr="00A155EB">
        <w:rPr>
          <w:rFonts w:ascii="Times New Roman" w:hAnsi="Times New Roman"/>
          <w:sz w:val="24"/>
          <w:szCs w:val="24"/>
        </w:rPr>
        <w:t>và</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XGBoost</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lên</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tập</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dữ</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liệu</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với</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các</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đặc</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tr</w:t>
      </w:r>
      <w:r w:rsidRPr="00A155EB">
        <w:rPr>
          <w:rFonts w:ascii="Times New Roman" w:hAnsi="Times New Roman" w:hint="eastAsia"/>
          <w:sz w:val="24"/>
          <w:szCs w:val="24"/>
        </w:rPr>
        <w:t>ư</w:t>
      </w:r>
      <w:r w:rsidRPr="00A155EB">
        <w:rPr>
          <w:rFonts w:ascii="Times New Roman" w:hAnsi="Times New Roman"/>
          <w:sz w:val="24"/>
          <w:szCs w:val="24"/>
        </w:rPr>
        <w:t>ng</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đ</w:t>
      </w:r>
      <w:r w:rsidRPr="00A155EB">
        <w:rPr>
          <w:rFonts w:ascii="Times New Roman" w:hAnsi="Times New Roman" w:hint="eastAsia"/>
          <w:sz w:val="24"/>
          <w:szCs w:val="24"/>
        </w:rPr>
        <w:t>ư</w:t>
      </w:r>
      <w:r w:rsidRPr="00A155EB">
        <w:rPr>
          <w:rFonts w:ascii="Times New Roman" w:hAnsi="Times New Roman"/>
          <w:sz w:val="24"/>
          <w:szCs w:val="24"/>
        </w:rPr>
        <w:t>ợc</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chọn</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bởi</w:t>
      </w:r>
      <w:proofErr w:type="spellEnd"/>
      <w:r w:rsidRPr="00A155EB">
        <w:rPr>
          <w:rFonts w:ascii="Times New Roman" w:hAnsi="Times New Roman"/>
          <w:sz w:val="24"/>
          <w:szCs w:val="24"/>
        </w:rPr>
        <w:t xml:space="preserve"> chromosome </w:t>
      </w:r>
      <w:proofErr w:type="spellStart"/>
      <w:r w:rsidRPr="00A155EB">
        <w:rPr>
          <w:rFonts w:ascii="Times New Roman" w:hAnsi="Times New Roman"/>
          <w:sz w:val="24"/>
          <w:szCs w:val="24"/>
        </w:rPr>
        <w:t>tốt</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nhất</w:t>
      </w:r>
      <w:proofErr w:type="spellEnd"/>
      <w:r w:rsidRPr="00A155EB">
        <w:rPr>
          <w:rFonts w:ascii="Times New Roman" w:hAnsi="Times New Roman"/>
          <w:sz w:val="24"/>
          <w:szCs w:val="24"/>
        </w:rPr>
        <w:t>.</w:t>
      </w:r>
    </w:p>
    <w:p w14:paraId="08E36E91" w14:textId="03A88D04" w:rsidR="00274289" w:rsidRPr="00A155EB" w:rsidRDefault="009139DF" w:rsidP="005807A8">
      <w:pPr>
        <w:pStyle w:val="ListParagraph"/>
        <w:numPr>
          <w:ilvl w:val="0"/>
          <w:numId w:val="55"/>
        </w:numPr>
        <w:spacing w:after="0" w:line="360" w:lineRule="auto"/>
        <w:rPr>
          <w:rFonts w:ascii="Times New Roman" w:hAnsi="Times New Roman"/>
          <w:sz w:val="24"/>
          <w:szCs w:val="24"/>
        </w:rPr>
      </w:pPr>
      <w:proofErr w:type="spellStart"/>
      <w:r w:rsidRPr="00A155EB">
        <w:rPr>
          <w:rFonts w:ascii="Times New Roman" w:hAnsi="Times New Roman" w:hint="eastAsia"/>
          <w:sz w:val="24"/>
          <w:szCs w:val="24"/>
        </w:rPr>
        <w:t>Đá</w:t>
      </w:r>
      <w:r w:rsidRPr="00A155EB">
        <w:rPr>
          <w:rFonts w:ascii="Times New Roman" w:hAnsi="Times New Roman"/>
          <w:sz w:val="24"/>
          <w:szCs w:val="24"/>
        </w:rPr>
        <w:t>nh</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giá</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độ</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chính</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xác</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của</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các</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mô</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hình</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sử</w:t>
      </w:r>
      <w:proofErr w:type="spellEnd"/>
      <w:r w:rsidRPr="00A155EB">
        <w:rPr>
          <w:rFonts w:ascii="Times New Roman" w:hAnsi="Times New Roman"/>
          <w:sz w:val="24"/>
          <w:szCs w:val="24"/>
        </w:rPr>
        <w:t xml:space="preserve"> </w:t>
      </w:r>
      <w:proofErr w:type="spellStart"/>
      <w:r w:rsidRPr="00A155EB">
        <w:rPr>
          <w:rFonts w:ascii="Times New Roman" w:hAnsi="Times New Roman"/>
          <w:sz w:val="24"/>
          <w:szCs w:val="24"/>
        </w:rPr>
        <w:t>dụng</w:t>
      </w:r>
      <w:proofErr w:type="spellEnd"/>
      <w:r w:rsidRPr="00A155EB">
        <w:rPr>
          <w:rFonts w:ascii="Times New Roman" w:hAnsi="Times New Roman"/>
          <w:sz w:val="24"/>
          <w:szCs w:val="24"/>
        </w:rPr>
        <w:t xml:space="preserve"> cross-validation.</w:t>
      </w:r>
    </w:p>
    <w:p w14:paraId="28806ADF" w14:textId="34D3D626" w:rsidR="009139DF" w:rsidRDefault="0006481F" w:rsidP="00194FDD">
      <w:pPr>
        <w:spacing w:after="0" w:line="360" w:lineRule="auto"/>
        <w:jc w:val="center"/>
        <w:rPr>
          <w:rFonts w:ascii="Times New Roman" w:hAnsi="Times New Roman"/>
          <w:sz w:val="24"/>
          <w:szCs w:val="24"/>
        </w:rPr>
      </w:pPr>
      <w:r w:rsidRPr="0006481F">
        <w:rPr>
          <w:rFonts w:ascii="Times New Roman" w:hAnsi="Times New Roman"/>
          <w:noProof/>
          <w:sz w:val="24"/>
          <w:szCs w:val="24"/>
        </w:rPr>
        <w:drawing>
          <wp:inline distT="0" distB="0" distL="0" distR="0" wp14:anchorId="3DCB502A" wp14:editId="513EB412">
            <wp:extent cx="6116320" cy="3345180"/>
            <wp:effectExtent l="0" t="0" r="0" b="7620"/>
            <wp:docPr id="3653617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61721" name="Picture 1" descr="A screenshot of a computer screen&#10;&#10;Description automatically generated"/>
                    <pic:cNvPicPr/>
                  </pic:nvPicPr>
                  <pic:blipFill>
                    <a:blip r:embed="rId35"/>
                    <a:stretch>
                      <a:fillRect/>
                    </a:stretch>
                  </pic:blipFill>
                  <pic:spPr>
                    <a:xfrm>
                      <a:off x="0" y="0"/>
                      <a:ext cx="6116320" cy="3345180"/>
                    </a:xfrm>
                    <a:prstGeom prst="rect">
                      <a:avLst/>
                    </a:prstGeom>
                  </pic:spPr>
                </pic:pic>
              </a:graphicData>
            </a:graphic>
          </wp:inline>
        </w:drawing>
      </w:r>
    </w:p>
    <w:p w14:paraId="50002A81" w14:textId="67CE9DAA" w:rsidR="009F3171" w:rsidRDefault="009F3171" w:rsidP="00194FD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w:t>
      </w:r>
      <w:r w:rsidR="00D47173">
        <w:rPr>
          <w:rFonts w:ascii="Times New Roman" w:hAnsi="Times New Roman"/>
          <w:i/>
          <w:iCs/>
          <w:sz w:val="24"/>
          <w:szCs w:val="24"/>
        </w:rPr>
        <w:t>20</w:t>
      </w:r>
      <w:r>
        <w:rPr>
          <w:rFonts w:ascii="Times New Roman" w:hAnsi="Times New Roman"/>
          <w:i/>
          <w:iCs/>
          <w:sz w:val="24"/>
          <w:szCs w:val="24"/>
        </w:rPr>
        <w:t>.</w:t>
      </w:r>
    </w:p>
    <w:p w14:paraId="3D125D3E" w14:textId="77777777" w:rsidR="009F3171" w:rsidRPr="009F3171" w:rsidRDefault="009F3171" w:rsidP="00194FDD">
      <w:pPr>
        <w:spacing w:after="0" w:line="360" w:lineRule="auto"/>
        <w:jc w:val="center"/>
        <w:rPr>
          <w:rFonts w:ascii="Times New Roman" w:hAnsi="Times New Roman"/>
          <w:i/>
          <w:iCs/>
          <w:sz w:val="24"/>
          <w:szCs w:val="24"/>
        </w:rPr>
      </w:pPr>
    </w:p>
    <w:p w14:paraId="32066BB7" w14:textId="4168D272" w:rsidR="00BC4B1C" w:rsidRDefault="008B25C2" w:rsidP="00194FDD">
      <w:pPr>
        <w:spacing w:after="0" w:line="360" w:lineRule="auto"/>
        <w:jc w:val="center"/>
        <w:rPr>
          <w:rFonts w:ascii="Times New Roman" w:hAnsi="Times New Roman"/>
          <w:sz w:val="24"/>
          <w:szCs w:val="24"/>
        </w:rPr>
      </w:pPr>
      <w:r w:rsidRPr="008B25C2">
        <w:rPr>
          <w:rFonts w:ascii="Times New Roman" w:hAnsi="Times New Roman"/>
          <w:noProof/>
          <w:sz w:val="24"/>
          <w:szCs w:val="24"/>
        </w:rPr>
        <w:drawing>
          <wp:inline distT="0" distB="0" distL="0" distR="0" wp14:anchorId="6D5E32CF" wp14:editId="1E63B987">
            <wp:extent cx="6163200" cy="2643291"/>
            <wp:effectExtent l="0" t="0" r="0" b="5080"/>
            <wp:docPr id="1281272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7223" name="Picture 1" descr="A screenshot of a computer code&#10;&#10;Description automatically generated"/>
                    <pic:cNvPicPr/>
                  </pic:nvPicPr>
                  <pic:blipFill>
                    <a:blip r:embed="rId36"/>
                    <a:stretch>
                      <a:fillRect/>
                    </a:stretch>
                  </pic:blipFill>
                  <pic:spPr>
                    <a:xfrm>
                      <a:off x="0" y="0"/>
                      <a:ext cx="6163200" cy="2643291"/>
                    </a:xfrm>
                    <a:prstGeom prst="rect">
                      <a:avLst/>
                    </a:prstGeom>
                  </pic:spPr>
                </pic:pic>
              </a:graphicData>
            </a:graphic>
          </wp:inline>
        </w:drawing>
      </w:r>
    </w:p>
    <w:p w14:paraId="62A3DE82" w14:textId="5FCC43A5" w:rsidR="00A33D4C" w:rsidRDefault="009F3171" w:rsidP="00194FD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w:t>
      </w:r>
      <w:r w:rsidR="00D47173">
        <w:rPr>
          <w:rFonts w:ascii="Times New Roman" w:hAnsi="Times New Roman"/>
          <w:i/>
          <w:iCs/>
          <w:sz w:val="24"/>
          <w:szCs w:val="24"/>
        </w:rPr>
        <w:t>20</w:t>
      </w:r>
      <w:r>
        <w:rPr>
          <w:rFonts w:ascii="Times New Roman" w:hAnsi="Times New Roman"/>
          <w:i/>
          <w:iCs/>
          <w:sz w:val="24"/>
          <w:szCs w:val="24"/>
        </w:rPr>
        <w:t xml:space="preserve"> &amp; </w:t>
      </w:r>
      <w:r w:rsidR="001F060E">
        <w:rPr>
          <w:rFonts w:ascii="Times New Roman" w:hAnsi="Times New Roman"/>
          <w:i/>
          <w:iCs/>
          <w:sz w:val="24"/>
          <w:szCs w:val="24"/>
        </w:rPr>
        <w:t>2</w:t>
      </w:r>
      <w:r w:rsidR="00D47173">
        <w:rPr>
          <w:rFonts w:ascii="Times New Roman" w:hAnsi="Times New Roman"/>
          <w:i/>
          <w:iCs/>
          <w:sz w:val="24"/>
          <w:szCs w:val="24"/>
        </w:rPr>
        <w:t>1</w:t>
      </w:r>
      <w:r>
        <w:rPr>
          <w:rFonts w:ascii="Times New Roman" w:hAnsi="Times New Roman"/>
          <w:i/>
          <w:iCs/>
          <w:sz w:val="24"/>
          <w:szCs w:val="24"/>
        </w:rPr>
        <w:t xml:space="preserve">. </w:t>
      </w:r>
      <w:proofErr w:type="spellStart"/>
      <w:r>
        <w:rPr>
          <w:rFonts w:ascii="Times New Roman" w:hAnsi="Times New Roman"/>
          <w:i/>
          <w:iCs/>
          <w:sz w:val="24"/>
          <w:szCs w:val="24"/>
        </w:rPr>
        <w:t>Hàm</w:t>
      </w:r>
      <w:proofErr w:type="spellEnd"/>
      <w:r>
        <w:rPr>
          <w:rFonts w:ascii="Times New Roman" w:hAnsi="Times New Roman"/>
          <w:i/>
          <w:iCs/>
          <w:sz w:val="24"/>
          <w:szCs w:val="24"/>
        </w:rPr>
        <w:t xml:space="preserve"> </w:t>
      </w:r>
      <w:proofErr w:type="spellStart"/>
      <w:r w:rsidRPr="009F3171">
        <w:rPr>
          <w:rFonts w:ascii="Times New Roman" w:hAnsi="Times New Roman"/>
          <w:i/>
          <w:iCs/>
          <w:sz w:val="24"/>
          <w:szCs w:val="24"/>
        </w:rPr>
        <w:t>sử</w:t>
      </w:r>
      <w:proofErr w:type="spellEnd"/>
      <w:r w:rsidRPr="009F3171">
        <w:rPr>
          <w:rFonts w:ascii="Times New Roman" w:hAnsi="Times New Roman"/>
          <w:i/>
          <w:iCs/>
          <w:sz w:val="24"/>
          <w:szCs w:val="24"/>
        </w:rPr>
        <w:t xml:space="preserve"> </w:t>
      </w:r>
      <w:proofErr w:type="spellStart"/>
      <w:r w:rsidRPr="009F3171">
        <w:rPr>
          <w:rFonts w:ascii="Times New Roman" w:hAnsi="Times New Roman"/>
          <w:i/>
          <w:iCs/>
          <w:sz w:val="24"/>
          <w:szCs w:val="24"/>
        </w:rPr>
        <w:t>dụng</w:t>
      </w:r>
      <w:proofErr w:type="spellEnd"/>
      <w:r w:rsidRPr="009F3171">
        <w:rPr>
          <w:rFonts w:ascii="Times New Roman" w:hAnsi="Times New Roman"/>
          <w:i/>
          <w:iCs/>
          <w:sz w:val="24"/>
          <w:szCs w:val="24"/>
        </w:rPr>
        <w:t xml:space="preserve"> </w:t>
      </w:r>
      <w:proofErr w:type="spellStart"/>
      <w:r w:rsidRPr="009F3171">
        <w:rPr>
          <w:rFonts w:ascii="Times New Roman" w:hAnsi="Times New Roman"/>
          <w:i/>
          <w:iCs/>
          <w:sz w:val="24"/>
          <w:szCs w:val="24"/>
        </w:rPr>
        <w:t>các</w:t>
      </w:r>
      <w:proofErr w:type="spellEnd"/>
      <w:r w:rsidRPr="009F3171">
        <w:rPr>
          <w:rFonts w:ascii="Times New Roman" w:hAnsi="Times New Roman"/>
          <w:i/>
          <w:iCs/>
          <w:sz w:val="24"/>
          <w:szCs w:val="24"/>
        </w:rPr>
        <w:t xml:space="preserve"> </w:t>
      </w:r>
      <w:proofErr w:type="spellStart"/>
      <w:r w:rsidRPr="009F3171">
        <w:rPr>
          <w:rFonts w:ascii="Times New Roman" w:hAnsi="Times New Roman"/>
          <w:i/>
          <w:iCs/>
          <w:sz w:val="24"/>
          <w:szCs w:val="24"/>
        </w:rPr>
        <w:t>bộ</w:t>
      </w:r>
      <w:proofErr w:type="spellEnd"/>
      <w:r w:rsidRPr="009F3171">
        <w:rPr>
          <w:rFonts w:ascii="Times New Roman" w:hAnsi="Times New Roman"/>
          <w:i/>
          <w:iCs/>
          <w:sz w:val="24"/>
          <w:szCs w:val="24"/>
        </w:rPr>
        <w:t xml:space="preserve"> </w:t>
      </w:r>
      <w:proofErr w:type="spellStart"/>
      <w:r w:rsidRPr="009F3171">
        <w:rPr>
          <w:rFonts w:ascii="Times New Roman" w:hAnsi="Times New Roman"/>
          <w:i/>
          <w:iCs/>
          <w:sz w:val="24"/>
          <w:szCs w:val="24"/>
        </w:rPr>
        <w:t>phân</w:t>
      </w:r>
      <w:proofErr w:type="spellEnd"/>
      <w:r w:rsidRPr="009F3171">
        <w:rPr>
          <w:rFonts w:ascii="Times New Roman" w:hAnsi="Times New Roman"/>
          <w:i/>
          <w:iCs/>
          <w:sz w:val="24"/>
          <w:szCs w:val="24"/>
        </w:rPr>
        <w:t xml:space="preserve"> </w:t>
      </w:r>
      <w:proofErr w:type="spellStart"/>
      <w:r w:rsidRPr="009F3171">
        <w:rPr>
          <w:rFonts w:ascii="Times New Roman" w:hAnsi="Times New Roman"/>
          <w:i/>
          <w:iCs/>
          <w:sz w:val="24"/>
          <w:szCs w:val="24"/>
        </w:rPr>
        <w:t>loại</w:t>
      </w:r>
      <w:proofErr w:type="spellEnd"/>
      <w:r>
        <w:rPr>
          <w:rFonts w:ascii="Times New Roman" w:hAnsi="Times New Roman"/>
          <w:i/>
          <w:iCs/>
          <w:sz w:val="24"/>
          <w:szCs w:val="24"/>
        </w:rPr>
        <w:t xml:space="preserve"> </w:t>
      </w:r>
      <w:proofErr w:type="spellStart"/>
      <w:r>
        <w:rPr>
          <w:rFonts w:ascii="Times New Roman" w:hAnsi="Times New Roman"/>
          <w:i/>
          <w:iCs/>
          <w:sz w:val="24"/>
          <w:szCs w:val="24"/>
        </w:rPr>
        <w:t>và</w:t>
      </w:r>
      <w:proofErr w:type="spellEnd"/>
      <w:r>
        <w:rPr>
          <w:rFonts w:ascii="Times New Roman" w:hAnsi="Times New Roman"/>
          <w:i/>
          <w:iCs/>
          <w:sz w:val="24"/>
          <w:szCs w:val="24"/>
        </w:rPr>
        <w:t xml:space="preserve"> </w:t>
      </w:r>
      <w:proofErr w:type="spellStart"/>
      <w:r>
        <w:rPr>
          <w:rFonts w:ascii="Times New Roman" w:hAnsi="Times New Roman"/>
          <w:i/>
          <w:iCs/>
          <w:sz w:val="24"/>
          <w:szCs w:val="24"/>
        </w:rPr>
        <w:t>đánh</w:t>
      </w:r>
      <w:proofErr w:type="spellEnd"/>
      <w:r>
        <w:rPr>
          <w:rFonts w:ascii="Times New Roman" w:hAnsi="Times New Roman"/>
          <w:i/>
          <w:iCs/>
          <w:sz w:val="24"/>
          <w:szCs w:val="24"/>
        </w:rPr>
        <w:t xml:space="preserve"> </w:t>
      </w:r>
      <w:proofErr w:type="spellStart"/>
      <w:r>
        <w:rPr>
          <w:rFonts w:ascii="Times New Roman" w:hAnsi="Times New Roman"/>
          <w:i/>
          <w:iCs/>
          <w:sz w:val="24"/>
          <w:szCs w:val="24"/>
        </w:rPr>
        <w:t>giá</w:t>
      </w:r>
      <w:proofErr w:type="spellEnd"/>
      <w:r>
        <w:rPr>
          <w:rFonts w:ascii="Times New Roman" w:hAnsi="Times New Roman"/>
          <w:i/>
          <w:iCs/>
          <w:sz w:val="24"/>
          <w:szCs w:val="24"/>
        </w:rPr>
        <w:t xml:space="preserve"> </w:t>
      </w:r>
      <w:proofErr w:type="spellStart"/>
      <w:r>
        <w:rPr>
          <w:rFonts w:ascii="Times New Roman" w:hAnsi="Times New Roman"/>
          <w:i/>
          <w:iCs/>
          <w:sz w:val="24"/>
          <w:szCs w:val="24"/>
        </w:rPr>
        <w:t>kết</w:t>
      </w:r>
      <w:proofErr w:type="spellEnd"/>
      <w:r>
        <w:rPr>
          <w:rFonts w:ascii="Times New Roman" w:hAnsi="Times New Roman"/>
          <w:i/>
          <w:iCs/>
          <w:sz w:val="24"/>
          <w:szCs w:val="24"/>
        </w:rPr>
        <w:t xml:space="preserve"> </w:t>
      </w:r>
      <w:proofErr w:type="spellStart"/>
      <w:r>
        <w:rPr>
          <w:rFonts w:ascii="Times New Roman" w:hAnsi="Times New Roman"/>
          <w:i/>
          <w:iCs/>
          <w:sz w:val="24"/>
          <w:szCs w:val="24"/>
        </w:rPr>
        <w:t>quả</w:t>
      </w:r>
      <w:proofErr w:type="spellEnd"/>
    </w:p>
    <w:p w14:paraId="608C71C4" w14:textId="77777777" w:rsidR="009F3171" w:rsidRPr="009F3171" w:rsidRDefault="009F3171" w:rsidP="00194FDD">
      <w:pPr>
        <w:spacing w:after="0" w:line="360" w:lineRule="auto"/>
        <w:jc w:val="center"/>
        <w:rPr>
          <w:rFonts w:ascii="Times New Roman" w:hAnsi="Times New Roman"/>
          <w:sz w:val="24"/>
          <w:szCs w:val="24"/>
        </w:rPr>
      </w:pPr>
    </w:p>
    <w:p w14:paraId="5E559114" w14:textId="59430851" w:rsidR="00A33D4C" w:rsidRPr="00A33D4C" w:rsidRDefault="00A33D4C" w:rsidP="005807A8">
      <w:pPr>
        <w:pStyle w:val="ListParagraph"/>
        <w:numPr>
          <w:ilvl w:val="0"/>
          <w:numId w:val="64"/>
        </w:numPr>
        <w:spacing w:after="0" w:line="360" w:lineRule="auto"/>
        <w:rPr>
          <w:rFonts w:ascii="Times New Roman" w:hAnsi="Times New Roman"/>
          <w:sz w:val="24"/>
          <w:szCs w:val="24"/>
        </w:rPr>
      </w:pPr>
      <w:proofErr w:type="spellStart"/>
      <w:r>
        <w:rPr>
          <w:rFonts w:ascii="Times New Roman" w:hAnsi="Times New Roman"/>
          <w:sz w:val="24"/>
          <w:szCs w:val="24"/>
        </w:rPr>
        <w:t>Kết</w:t>
      </w:r>
      <w:proofErr w:type="spellEnd"/>
      <w:r>
        <w:rPr>
          <w:rFonts w:ascii="Times New Roman" w:hAnsi="Times New Roman"/>
          <w:sz w:val="24"/>
          <w:szCs w:val="24"/>
        </w:rPr>
        <w:t xml:space="preserve"> </w:t>
      </w:r>
      <w:proofErr w:type="spellStart"/>
      <w:r>
        <w:rPr>
          <w:rFonts w:ascii="Times New Roman" w:hAnsi="Times New Roman"/>
          <w:sz w:val="24"/>
          <w:szCs w:val="24"/>
        </w:rPr>
        <w:t>quả</w:t>
      </w:r>
      <w:proofErr w:type="spellEnd"/>
      <w:r>
        <w:rPr>
          <w:rFonts w:ascii="Times New Roman" w:hAnsi="Times New Roman"/>
          <w:sz w:val="24"/>
          <w:szCs w:val="24"/>
        </w:rPr>
        <w:t xml:space="preserve"> accuracy </w:t>
      </w:r>
      <w:proofErr w:type="spellStart"/>
      <w:r>
        <w:rPr>
          <w:rFonts w:ascii="Times New Roman" w:hAnsi="Times New Roman"/>
          <w:sz w:val="24"/>
          <w:szCs w:val="24"/>
        </w:rPr>
        <w:t>và</w:t>
      </w:r>
      <w:proofErr w:type="spellEnd"/>
      <w:r>
        <w:rPr>
          <w:rFonts w:ascii="Times New Roman" w:hAnsi="Times New Roman"/>
          <w:sz w:val="24"/>
          <w:szCs w:val="24"/>
        </w:rPr>
        <w:t xml:space="preserve"> recall:</w:t>
      </w:r>
    </w:p>
    <w:p w14:paraId="111DAEF5" w14:textId="4EBFC1D7" w:rsidR="00901349" w:rsidRDefault="00A33D4C" w:rsidP="005807A8">
      <w:pPr>
        <w:pStyle w:val="ListParagraph"/>
        <w:numPr>
          <w:ilvl w:val="0"/>
          <w:numId w:val="65"/>
        </w:numPr>
        <w:spacing w:after="0" w:line="360" w:lineRule="auto"/>
        <w:rPr>
          <w:rFonts w:ascii="Times New Roman" w:hAnsi="Times New Roman"/>
          <w:sz w:val="24"/>
          <w:szCs w:val="24"/>
        </w:rPr>
      </w:pPr>
      <w:r w:rsidRPr="00A33D4C">
        <w:rPr>
          <w:rFonts w:ascii="Times New Roman" w:hAnsi="Times New Roman"/>
          <w:sz w:val="24"/>
          <w:szCs w:val="24"/>
        </w:rPr>
        <w:t>CIRA-CIC-DOHBrw-2020</w:t>
      </w:r>
    </w:p>
    <w:p w14:paraId="611DB5BD" w14:textId="02A34311" w:rsidR="00CC3776" w:rsidRDefault="00FD7C41" w:rsidP="00055E89">
      <w:pPr>
        <w:spacing w:after="0" w:line="360" w:lineRule="auto"/>
        <w:jc w:val="center"/>
        <w:rPr>
          <w:rFonts w:ascii="Times New Roman" w:hAnsi="Times New Roman"/>
          <w:sz w:val="24"/>
          <w:szCs w:val="24"/>
        </w:rPr>
      </w:pPr>
      <w:r w:rsidRPr="00FD7C41">
        <w:rPr>
          <w:rFonts w:ascii="Times New Roman" w:hAnsi="Times New Roman"/>
          <w:noProof/>
          <w:sz w:val="24"/>
          <w:szCs w:val="24"/>
        </w:rPr>
        <w:drawing>
          <wp:inline distT="0" distB="0" distL="0" distR="0" wp14:anchorId="4C508C9D" wp14:editId="236EF5EF">
            <wp:extent cx="6116320" cy="3380105"/>
            <wp:effectExtent l="0" t="0" r="0" b="0"/>
            <wp:docPr id="735036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36294" name="Picture 1" descr="A screenshot of a computer program&#10;&#10;Description automatically generated"/>
                    <pic:cNvPicPr/>
                  </pic:nvPicPr>
                  <pic:blipFill>
                    <a:blip r:embed="rId37"/>
                    <a:stretch>
                      <a:fillRect/>
                    </a:stretch>
                  </pic:blipFill>
                  <pic:spPr>
                    <a:xfrm>
                      <a:off x="0" y="0"/>
                      <a:ext cx="6116320" cy="3380105"/>
                    </a:xfrm>
                    <a:prstGeom prst="rect">
                      <a:avLst/>
                    </a:prstGeom>
                  </pic:spPr>
                </pic:pic>
              </a:graphicData>
            </a:graphic>
          </wp:inline>
        </w:drawing>
      </w:r>
    </w:p>
    <w:p w14:paraId="0EE5539F" w14:textId="27053F2B" w:rsidR="009F3171" w:rsidRPr="009F3171" w:rsidRDefault="009F3171" w:rsidP="00014B57">
      <w:pPr>
        <w:spacing w:after="0" w:line="360" w:lineRule="auto"/>
        <w:jc w:val="center"/>
        <w:rPr>
          <w:rFonts w:ascii="Times New Roman" w:hAnsi="Times New Roman"/>
          <w:i/>
          <w:iCs/>
          <w:sz w:val="24"/>
          <w:szCs w:val="24"/>
        </w:rPr>
      </w:pPr>
      <w:bookmarkStart w:id="39" w:name="_Hlk166951489"/>
      <w:proofErr w:type="spellStart"/>
      <w:r>
        <w:rPr>
          <w:rFonts w:ascii="Times New Roman" w:hAnsi="Times New Roman"/>
          <w:i/>
          <w:iCs/>
          <w:sz w:val="24"/>
          <w:szCs w:val="24"/>
        </w:rPr>
        <w:t>Hình</w:t>
      </w:r>
      <w:proofErr w:type="spellEnd"/>
      <w:r>
        <w:rPr>
          <w:rFonts w:ascii="Times New Roman" w:hAnsi="Times New Roman"/>
          <w:i/>
          <w:iCs/>
          <w:sz w:val="24"/>
          <w:szCs w:val="24"/>
        </w:rPr>
        <w:t xml:space="preserve"> 2</w:t>
      </w:r>
      <w:r w:rsidR="00D47173">
        <w:rPr>
          <w:rFonts w:ascii="Times New Roman" w:hAnsi="Times New Roman"/>
          <w:i/>
          <w:iCs/>
          <w:sz w:val="24"/>
          <w:szCs w:val="24"/>
        </w:rPr>
        <w:t>2</w:t>
      </w:r>
      <w:r>
        <w:rPr>
          <w:rFonts w:ascii="Times New Roman" w:hAnsi="Times New Roman"/>
          <w:i/>
          <w:iCs/>
          <w:sz w:val="24"/>
          <w:szCs w:val="24"/>
        </w:rPr>
        <w:t xml:space="preserve">. </w:t>
      </w:r>
      <w:proofErr w:type="spellStart"/>
      <w:r>
        <w:rPr>
          <w:rFonts w:ascii="Times New Roman" w:hAnsi="Times New Roman"/>
          <w:i/>
          <w:iCs/>
          <w:sz w:val="24"/>
          <w:szCs w:val="24"/>
        </w:rPr>
        <w:t>Kết</w:t>
      </w:r>
      <w:proofErr w:type="spellEnd"/>
      <w:r>
        <w:rPr>
          <w:rFonts w:ascii="Times New Roman" w:hAnsi="Times New Roman"/>
          <w:i/>
          <w:iCs/>
          <w:sz w:val="24"/>
          <w:szCs w:val="24"/>
        </w:rPr>
        <w:t xml:space="preserve"> </w:t>
      </w:r>
      <w:proofErr w:type="spellStart"/>
      <w:r>
        <w:rPr>
          <w:rFonts w:ascii="Times New Roman" w:hAnsi="Times New Roman"/>
          <w:i/>
          <w:iCs/>
          <w:sz w:val="24"/>
          <w:szCs w:val="24"/>
        </w:rPr>
        <w:t>quả</w:t>
      </w:r>
      <w:proofErr w:type="spellEnd"/>
      <w:r>
        <w:rPr>
          <w:rFonts w:ascii="Times New Roman" w:hAnsi="Times New Roman"/>
          <w:i/>
          <w:iCs/>
          <w:sz w:val="24"/>
          <w:szCs w:val="24"/>
        </w:rPr>
        <w:t xml:space="preserve"> </w:t>
      </w:r>
      <w:proofErr w:type="spellStart"/>
      <w:r w:rsidR="00F70868">
        <w:rPr>
          <w:rFonts w:ascii="Times New Roman" w:hAnsi="Times New Roman"/>
          <w:i/>
          <w:iCs/>
          <w:sz w:val="24"/>
          <w:szCs w:val="24"/>
        </w:rPr>
        <w:t>của</w:t>
      </w:r>
      <w:proofErr w:type="spellEnd"/>
      <w:r w:rsidR="00F70868">
        <w:rPr>
          <w:rFonts w:ascii="Times New Roman" w:hAnsi="Times New Roman"/>
          <w:i/>
          <w:iCs/>
          <w:sz w:val="24"/>
          <w:szCs w:val="24"/>
        </w:rPr>
        <w:t xml:space="preserve"> dataset</w:t>
      </w:r>
      <w:r w:rsidR="00F70868" w:rsidRPr="00F70868">
        <w:t xml:space="preserve"> </w:t>
      </w:r>
      <w:r w:rsidR="00F70868" w:rsidRPr="00F70868">
        <w:rPr>
          <w:rFonts w:ascii="Times New Roman" w:hAnsi="Times New Roman"/>
          <w:i/>
          <w:iCs/>
          <w:sz w:val="24"/>
          <w:szCs w:val="24"/>
        </w:rPr>
        <w:t>CIRA-CIC-DOHBrw-2020</w:t>
      </w:r>
      <w:r w:rsidR="00055E89">
        <w:rPr>
          <w:rFonts w:ascii="Times New Roman" w:hAnsi="Times New Roman"/>
          <w:i/>
          <w:iCs/>
          <w:sz w:val="24"/>
          <w:szCs w:val="24"/>
        </w:rPr>
        <w:t xml:space="preserve"> L1</w:t>
      </w:r>
      <w:r w:rsidR="00F70868">
        <w:rPr>
          <w:rFonts w:ascii="Times New Roman" w:hAnsi="Times New Roman"/>
          <w:i/>
          <w:iCs/>
          <w:sz w:val="24"/>
          <w:szCs w:val="24"/>
        </w:rPr>
        <w:t xml:space="preserve"> </w:t>
      </w:r>
      <w:proofErr w:type="spellStart"/>
      <w:r w:rsidR="00F70868">
        <w:rPr>
          <w:rFonts w:ascii="Times New Roman" w:hAnsi="Times New Roman"/>
          <w:i/>
          <w:iCs/>
          <w:sz w:val="24"/>
          <w:szCs w:val="24"/>
        </w:rPr>
        <w:t>trên</w:t>
      </w:r>
      <w:proofErr w:type="spellEnd"/>
      <w:r w:rsidR="00F70868">
        <w:rPr>
          <w:rFonts w:ascii="Times New Roman" w:hAnsi="Times New Roman"/>
          <w:i/>
          <w:iCs/>
          <w:sz w:val="24"/>
          <w:szCs w:val="24"/>
        </w:rPr>
        <w:t xml:space="preserve"> </w:t>
      </w:r>
      <w:proofErr w:type="spellStart"/>
      <w:r w:rsidR="00F70868">
        <w:rPr>
          <w:rFonts w:ascii="Times New Roman" w:hAnsi="Times New Roman"/>
          <w:i/>
          <w:iCs/>
          <w:sz w:val="24"/>
          <w:szCs w:val="24"/>
        </w:rPr>
        <w:t>ba</w:t>
      </w:r>
      <w:proofErr w:type="spellEnd"/>
      <w:r w:rsidR="00F70868">
        <w:rPr>
          <w:rFonts w:ascii="Times New Roman" w:hAnsi="Times New Roman"/>
          <w:i/>
          <w:iCs/>
          <w:sz w:val="24"/>
          <w:szCs w:val="24"/>
        </w:rPr>
        <w:t xml:space="preserve"> </w:t>
      </w:r>
      <w:proofErr w:type="spellStart"/>
      <w:r w:rsidR="00F70868">
        <w:rPr>
          <w:rFonts w:ascii="Times New Roman" w:hAnsi="Times New Roman"/>
          <w:i/>
          <w:iCs/>
          <w:sz w:val="24"/>
          <w:szCs w:val="24"/>
        </w:rPr>
        <w:t>bộ</w:t>
      </w:r>
      <w:proofErr w:type="spellEnd"/>
      <w:r w:rsidR="00F70868">
        <w:rPr>
          <w:rFonts w:ascii="Times New Roman" w:hAnsi="Times New Roman"/>
          <w:i/>
          <w:iCs/>
          <w:sz w:val="24"/>
          <w:szCs w:val="24"/>
        </w:rPr>
        <w:t xml:space="preserve"> </w:t>
      </w:r>
      <w:proofErr w:type="spellStart"/>
      <w:r w:rsidR="00F70868">
        <w:rPr>
          <w:rFonts w:ascii="Times New Roman" w:hAnsi="Times New Roman"/>
          <w:i/>
          <w:iCs/>
          <w:sz w:val="24"/>
          <w:szCs w:val="24"/>
        </w:rPr>
        <w:t>phân</w:t>
      </w:r>
      <w:proofErr w:type="spellEnd"/>
      <w:r w:rsidR="00F70868">
        <w:rPr>
          <w:rFonts w:ascii="Times New Roman" w:hAnsi="Times New Roman"/>
          <w:i/>
          <w:iCs/>
          <w:sz w:val="24"/>
          <w:szCs w:val="24"/>
        </w:rPr>
        <w:t xml:space="preserve"> </w:t>
      </w:r>
      <w:proofErr w:type="spellStart"/>
      <w:r w:rsidR="00F70868">
        <w:rPr>
          <w:rFonts w:ascii="Times New Roman" w:hAnsi="Times New Roman"/>
          <w:i/>
          <w:iCs/>
          <w:sz w:val="24"/>
          <w:szCs w:val="24"/>
        </w:rPr>
        <w:t>loại</w:t>
      </w:r>
      <w:proofErr w:type="spellEnd"/>
    </w:p>
    <w:bookmarkEnd w:id="39"/>
    <w:p w14:paraId="43EB3C1E" w14:textId="77777777" w:rsidR="00014B57" w:rsidRDefault="00014B57" w:rsidP="00301660">
      <w:pPr>
        <w:spacing w:after="0" w:line="360" w:lineRule="auto"/>
        <w:rPr>
          <w:rFonts w:ascii="Times New Roman" w:hAnsi="Times New Roman"/>
          <w:sz w:val="24"/>
          <w:szCs w:val="24"/>
        </w:rPr>
      </w:pPr>
    </w:p>
    <w:p w14:paraId="5571B89C" w14:textId="31E3CB8B" w:rsidR="00A4776B" w:rsidRDefault="00164413" w:rsidP="00A4776B">
      <w:pPr>
        <w:spacing w:after="0" w:line="360" w:lineRule="auto"/>
        <w:jc w:val="center"/>
        <w:rPr>
          <w:rFonts w:ascii="Times New Roman" w:hAnsi="Times New Roman"/>
          <w:sz w:val="24"/>
          <w:szCs w:val="24"/>
        </w:rPr>
      </w:pPr>
      <w:r w:rsidRPr="00164413">
        <w:rPr>
          <w:rFonts w:ascii="Times New Roman" w:hAnsi="Times New Roman"/>
          <w:noProof/>
          <w:sz w:val="24"/>
          <w:szCs w:val="24"/>
        </w:rPr>
        <w:drawing>
          <wp:inline distT="0" distB="0" distL="0" distR="0" wp14:anchorId="0B045104" wp14:editId="10358AFE">
            <wp:extent cx="6116320" cy="3452495"/>
            <wp:effectExtent l="0" t="0" r="0" b="0"/>
            <wp:docPr id="731954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4358" name="Picture 1" descr="A screenshot of a computer program&#10;&#10;Description automatically generated"/>
                    <pic:cNvPicPr/>
                  </pic:nvPicPr>
                  <pic:blipFill>
                    <a:blip r:embed="rId38"/>
                    <a:stretch>
                      <a:fillRect/>
                    </a:stretch>
                  </pic:blipFill>
                  <pic:spPr>
                    <a:xfrm>
                      <a:off x="0" y="0"/>
                      <a:ext cx="6116320" cy="3452495"/>
                    </a:xfrm>
                    <a:prstGeom prst="rect">
                      <a:avLst/>
                    </a:prstGeom>
                  </pic:spPr>
                </pic:pic>
              </a:graphicData>
            </a:graphic>
          </wp:inline>
        </w:drawing>
      </w:r>
    </w:p>
    <w:p w14:paraId="1B1C5750" w14:textId="7F5BFCD6" w:rsidR="00A4776B" w:rsidRDefault="00A4776B" w:rsidP="00A4776B">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23. </w:t>
      </w:r>
      <w:proofErr w:type="spellStart"/>
      <w:r>
        <w:rPr>
          <w:rFonts w:ascii="Times New Roman" w:hAnsi="Times New Roman"/>
          <w:i/>
          <w:iCs/>
          <w:sz w:val="24"/>
          <w:szCs w:val="24"/>
        </w:rPr>
        <w:t>Kết</w:t>
      </w:r>
      <w:proofErr w:type="spellEnd"/>
      <w:r>
        <w:rPr>
          <w:rFonts w:ascii="Times New Roman" w:hAnsi="Times New Roman"/>
          <w:i/>
          <w:iCs/>
          <w:sz w:val="24"/>
          <w:szCs w:val="24"/>
        </w:rPr>
        <w:t xml:space="preserve"> </w:t>
      </w:r>
      <w:proofErr w:type="spellStart"/>
      <w:r>
        <w:rPr>
          <w:rFonts w:ascii="Times New Roman" w:hAnsi="Times New Roman"/>
          <w:i/>
          <w:iCs/>
          <w:sz w:val="24"/>
          <w:szCs w:val="24"/>
        </w:rPr>
        <w:t>quả</w:t>
      </w:r>
      <w:proofErr w:type="spellEnd"/>
      <w:r>
        <w:rPr>
          <w:rFonts w:ascii="Times New Roman" w:hAnsi="Times New Roman"/>
          <w:i/>
          <w:iCs/>
          <w:sz w:val="24"/>
          <w:szCs w:val="24"/>
        </w:rPr>
        <w:t xml:space="preserve"> </w:t>
      </w:r>
      <w:proofErr w:type="spellStart"/>
      <w:r>
        <w:rPr>
          <w:rFonts w:ascii="Times New Roman" w:hAnsi="Times New Roman"/>
          <w:i/>
          <w:iCs/>
          <w:sz w:val="24"/>
          <w:szCs w:val="24"/>
        </w:rPr>
        <w:t>của</w:t>
      </w:r>
      <w:proofErr w:type="spellEnd"/>
      <w:r>
        <w:rPr>
          <w:rFonts w:ascii="Times New Roman" w:hAnsi="Times New Roman"/>
          <w:i/>
          <w:iCs/>
          <w:sz w:val="24"/>
          <w:szCs w:val="24"/>
        </w:rPr>
        <w:t xml:space="preserve"> dataset</w:t>
      </w:r>
      <w:r w:rsidRPr="00F70868">
        <w:t xml:space="preserve"> </w:t>
      </w:r>
      <w:r w:rsidRPr="00F70868">
        <w:rPr>
          <w:rFonts w:ascii="Times New Roman" w:hAnsi="Times New Roman"/>
          <w:i/>
          <w:iCs/>
          <w:sz w:val="24"/>
          <w:szCs w:val="24"/>
        </w:rPr>
        <w:t>CIRA-CIC-DOHBrw-2020</w:t>
      </w:r>
      <w:r>
        <w:rPr>
          <w:rFonts w:ascii="Times New Roman" w:hAnsi="Times New Roman"/>
          <w:i/>
          <w:iCs/>
          <w:sz w:val="24"/>
          <w:szCs w:val="24"/>
        </w:rPr>
        <w:t xml:space="preserve"> L2 </w:t>
      </w:r>
      <w:proofErr w:type="spellStart"/>
      <w:r>
        <w:rPr>
          <w:rFonts w:ascii="Times New Roman" w:hAnsi="Times New Roman"/>
          <w:i/>
          <w:iCs/>
          <w:sz w:val="24"/>
          <w:szCs w:val="24"/>
        </w:rPr>
        <w:t>trên</w:t>
      </w:r>
      <w:proofErr w:type="spellEnd"/>
      <w:r>
        <w:rPr>
          <w:rFonts w:ascii="Times New Roman" w:hAnsi="Times New Roman"/>
          <w:i/>
          <w:iCs/>
          <w:sz w:val="24"/>
          <w:szCs w:val="24"/>
        </w:rPr>
        <w:t xml:space="preserve"> </w:t>
      </w:r>
      <w:proofErr w:type="spellStart"/>
      <w:r>
        <w:rPr>
          <w:rFonts w:ascii="Times New Roman" w:hAnsi="Times New Roman"/>
          <w:i/>
          <w:iCs/>
          <w:sz w:val="24"/>
          <w:szCs w:val="24"/>
        </w:rPr>
        <w:t>ba</w:t>
      </w:r>
      <w:proofErr w:type="spellEnd"/>
      <w:r>
        <w:rPr>
          <w:rFonts w:ascii="Times New Roman" w:hAnsi="Times New Roman"/>
          <w:i/>
          <w:iCs/>
          <w:sz w:val="24"/>
          <w:szCs w:val="24"/>
        </w:rPr>
        <w:t xml:space="preserve"> </w:t>
      </w:r>
      <w:proofErr w:type="spellStart"/>
      <w:r>
        <w:rPr>
          <w:rFonts w:ascii="Times New Roman" w:hAnsi="Times New Roman"/>
          <w:i/>
          <w:iCs/>
          <w:sz w:val="24"/>
          <w:szCs w:val="24"/>
        </w:rPr>
        <w:t>bộ</w:t>
      </w:r>
      <w:proofErr w:type="spellEnd"/>
      <w:r>
        <w:rPr>
          <w:rFonts w:ascii="Times New Roman" w:hAnsi="Times New Roman"/>
          <w:i/>
          <w:iCs/>
          <w:sz w:val="24"/>
          <w:szCs w:val="24"/>
        </w:rPr>
        <w:t xml:space="preserve"> </w:t>
      </w:r>
      <w:proofErr w:type="spellStart"/>
      <w:r>
        <w:rPr>
          <w:rFonts w:ascii="Times New Roman" w:hAnsi="Times New Roman"/>
          <w:i/>
          <w:iCs/>
          <w:sz w:val="24"/>
          <w:szCs w:val="24"/>
        </w:rPr>
        <w:t>phân</w:t>
      </w:r>
      <w:proofErr w:type="spellEnd"/>
      <w:r>
        <w:rPr>
          <w:rFonts w:ascii="Times New Roman" w:hAnsi="Times New Roman"/>
          <w:i/>
          <w:iCs/>
          <w:sz w:val="24"/>
          <w:szCs w:val="24"/>
        </w:rPr>
        <w:t xml:space="preserve"> </w:t>
      </w:r>
      <w:proofErr w:type="spellStart"/>
      <w:r>
        <w:rPr>
          <w:rFonts w:ascii="Times New Roman" w:hAnsi="Times New Roman"/>
          <w:i/>
          <w:iCs/>
          <w:sz w:val="24"/>
          <w:szCs w:val="24"/>
        </w:rPr>
        <w:t>loại</w:t>
      </w:r>
      <w:proofErr w:type="spellEnd"/>
    </w:p>
    <w:p w14:paraId="7C82EE0F" w14:textId="77777777" w:rsidR="00B23D14" w:rsidRPr="009F3171" w:rsidRDefault="00B23D14" w:rsidP="00A4776B">
      <w:pPr>
        <w:spacing w:after="0" w:line="360" w:lineRule="auto"/>
        <w:jc w:val="center"/>
        <w:rPr>
          <w:rFonts w:ascii="Times New Roman" w:hAnsi="Times New Roman"/>
          <w:i/>
          <w:iCs/>
          <w:sz w:val="24"/>
          <w:szCs w:val="24"/>
        </w:rPr>
      </w:pPr>
    </w:p>
    <w:p w14:paraId="65903D47" w14:textId="116E6E7D" w:rsidR="00A4776B" w:rsidRDefault="00B23D14" w:rsidP="00A4776B">
      <w:pPr>
        <w:spacing w:after="0" w:line="360" w:lineRule="auto"/>
        <w:jc w:val="center"/>
        <w:rPr>
          <w:rFonts w:ascii="Times New Roman" w:hAnsi="Times New Roman"/>
          <w:sz w:val="24"/>
          <w:szCs w:val="24"/>
        </w:rPr>
      </w:pPr>
      <w:r w:rsidRPr="00B23D14">
        <w:rPr>
          <w:rFonts w:ascii="Times New Roman" w:hAnsi="Times New Roman"/>
          <w:noProof/>
          <w:sz w:val="24"/>
          <w:szCs w:val="24"/>
        </w:rPr>
        <w:drawing>
          <wp:inline distT="0" distB="0" distL="0" distR="0" wp14:anchorId="54917EE3" wp14:editId="4146E22A">
            <wp:extent cx="2552831" cy="1047804"/>
            <wp:effectExtent l="0" t="0" r="0" b="0"/>
            <wp:docPr id="90255093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0931" name="Picture 1" descr="A number on a white background&#10;&#10;Description automatically generated"/>
                    <pic:cNvPicPr/>
                  </pic:nvPicPr>
                  <pic:blipFill>
                    <a:blip r:embed="rId39"/>
                    <a:stretch>
                      <a:fillRect/>
                    </a:stretch>
                  </pic:blipFill>
                  <pic:spPr>
                    <a:xfrm>
                      <a:off x="0" y="0"/>
                      <a:ext cx="2552831" cy="1047804"/>
                    </a:xfrm>
                    <a:prstGeom prst="rect">
                      <a:avLst/>
                    </a:prstGeom>
                  </pic:spPr>
                </pic:pic>
              </a:graphicData>
            </a:graphic>
          </wp:inline>
        </w:drawing>
      </w:r>
    </w:p>
    <w:p w14:paraId="763ED8AF" w14:textId="393A3C73" w:rsidR="00B23D14" w:rsidRDefault="00B23D14" w:rsidP="00B23D14">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24. </w:t>
      </w:r>
      <w:proofErr w:type="spellStart"/>
      <w:r>
        <w:rPr>
          <w:rFonts w:ascii="Times New Roman" w:hAnsi="Times New Roman"/>
          <w:i/>
          <w:iCs/>
          <w:sz w:val="24"/>
          <w:szCs w:val="24"/>
        </w:rPr>
        <w:t>Kết</w:t>
      </w:r>
      <w:proofErr w:type="spellEnd"/>
      <w:r>
        <w:rPr>
          <w:rFonts w:ascii="Times New Roman" w:hAnsi="Times New Roman"/>
          <w:i/>
          <w:iCs/>
          <w:sz w:val="24"/>
          <w:szCs w:val="24"/>
        </w:rPr>
        <w:t xml:space="preserve"> </w:t>
      </w:r>
      <w:proofErr w:type="spellStart"/>
      <w:r>
        <w:rPr>
          <w:rFonts w:ascii="Times New Roman" w:hAnsi="Times New Roman"/>
          <w:i/>
          <w:iCs/>
          <w:sz w:val="24"/>
          <w:szCs w:val="24"/>
        </w:rPr>
        <w:t>quả</w:t>
      </w:r>
      <w:proofErr w:type="spellEnd"/>
      <w:r>
        <w:rPr>
          <w:rFonts w:ascii="Times New Roman" w:hAnsi="Times New Roman"/>
          <w:i/>
          <w:iCs/>
          <w:sz w:val="24"/>
          <w:szCs w:val="24"/>
        </w:rPr>
        <w:t xml:space="preserve"> </w:t>
      </w:r>
      <w:proofErr w:type="spellStart"/>
      <w:r>
        <w:rPr>
          <w:rFonts w:ascii="Times New Roman" w:hAnsi="Times New Roman"/>
          <w:i/>
          <w:iCs/>
          <w:sz w:val="24"/>
          <w:szCs w:val="24"/>
        </w:rPr>
        <w:t>tổng</w:t>
      </w:r>
      <w:proofErr w:type="spellEnd"/>
      <w:r>
        <w:rPr>
          <w:rFonts w:ascii="Times New Roman" w:hAnsi="Times New Roman"/>
          <w:i/>
          <w:iCs/>
          <w:sz w:val="24"/>
          <w:szCs w:val="24"/>
        </w:rPr>
        <w:t xml:space="preserve"> </w:t>
      </w:r>
      <w:proofErr w:type="spellStart"/>
      <w:r>
        <w:rPr>
          <w:rFonts w:ascii="Times New Roman" w:hAnsi="Times New Roman"/>
          <w:i/>
          <w:iCs/>
          <w:sz w:val="24"/>
          <w:szCs w:val="24"/>
        </w:rPr>
        <w:t>quát</w:t>
      </w:r>
      <w:proofErr w:type="spellEnd"/>
      <w:r>
        <w:rPr>
          <w:rFonts w:ascii="Times New Roman" w:hAnsi="Times New Roman"/>
          <w:i/>
          <w:iCs/>
          <w:sz w:val="24"/>
          <w:szCs w:val="24"/>
        </w:rPr>
        <w:t xml:space="preserve"> </w:t>
      </w:r>
      <w:proofErr w:type="spellStart"/>
      <w:r>
        <w:rPr>
          <w:rFonts w:ascii="Times New Roman" w:hAnsi="Times New Roman"/>
          <w:i/>
          <w:iCs/>
          <w:sz w:val="24"/>
          <w:szCs w:val="24"/>
        </w:rPr>
        <w:t>của</w:t>
      </w:r>
      <w:proofErr w:type="spellEnd"/>
      <w:r>
        <w:rPr>
          <w:rFonts w:ascii="Times New Roman" w:hAnsi="Times New Roman"/>
          <w:i/>
          <w:iCs/>
          <w:sz w:val="24"/>
          <w:szCs w:val="24"/>
        </w:rPr>
        <w:t xml:space="preserve"> dataset</w:t>
      </w:r>
      <w:r w:rsidRPr="00F70868">
        <w:t xml:space="preserve"> </w:t>
      </w:r>
      <w:r w:rsidRPr="00F70868">
        <w:rPr>
          <w:rFonts w:ascii="Times New Roman" w:hAnsi="Times New Roman"/>
          <w:i/>
          <w:iCs/>
          <w:sz w:val="24"/>
          <w:szCs w:val="24"/>
        </w:rPr>
        <w:t>CIRA-CIC-DOHBrw-2020</w:t>
      </w:r>
      <w:r>
        <w:rPr>
          <w:rFonts w:ascii="Times New Roman" w:hAnsi="Times New Roman"/>
          <w:i/>
          <w:iCs/>
          <w:sz w:val="24"/>
          <w:szCs w:val="24"/>
        </w:rPr>
        <w:t xml:space="preserve"> </w:t>
      </w:r>
      <w:proofErr w:type="spellStart"/>
      <w:r>
        <w:rPr>
          <w:rFonts w:ascii="Times New Roman" w:hAnsi="Times New Roman"/>
          <w:i/>
          <w:iCs/>
          <w:sz w:val="24"/>
          <w:szCs w:val="24"/>
        </w:rPr>
        <w:t>trên</w:t>
      </w:r>
      <w:proofErr w:type="spellEnd"/>
      <w:r>
        <w:rPr>
          <w:rFonts w:ascii="Times New Roman" w:hAnsi="Times New Roman"/>
          <w:i/>
          <w:iCs/>
          <w:sz w:val="24"/>
          <w:szCs w:val="24"/>
        </w:rPr>
        <w:t xml:space="preserve"> </w:t>
      </w:r>
      <w:proofErr w:type="spellStart"/>
      <w:r>
        <w:rPr>
          <w:rFonts w:ascii="Times New Roman" w:hAnsi="Times New Roman"/>
          <w:i/>
          <w:iCs/>
          <w:sz w:val="24"/>
          <w:szCs w:val="24"/>
        </w:rPr>
        <w:t>ba</w:t>
      </w:r>
      <w:proofErr w:type="spellEnd"/>
      <w:r>
        <w:rPr>
          <w:rFonts w:ascii="Times New Roman" w:hAnsi="Times New Roman"/>
          <w:i/>
          <w:iCs/>
          <w:sz w:val="24"/>
          <w:szCs w:val="24"/>
        </w:rPr>
        <w:t xml:space="preserve"> </w:t>
      </w:r>
      <w:proofErr w:type="spellStart"/>
      <w:r>
        <w:rPr>
          <w:rFonts w:ascii="Times New Roman" w:hAnsi="Times New Roman"/>
          <w:i/>
          <w:iCs/>
          <w:sz w:val="24"/>
          <w:szCs w:val="24"/>
        </w:rPr>
        <w:t>bộ</w:t>
      </w:r>
      <w:proofErr w:type="spellEnd"/>
      <w:r>
        <w:rPr>
          <w:rFonts w:ascii="Times New Roman" w:hAnsi="Times New Roman"/>
          <w:i/>
          <w:iCs/>
          <w:sz w:val="24"/>
          <w:szCs w:val="24"/>
        </w:rPr>
        <w:t xml:space="preserve"> </w:t>
      </w:r>
      <w:proofErr w:type="spellStart"/>
      <w:r>
        <w:rPr>
          <w:rFonts w:ascii="Times New Roman" w:hAnsi="Times New Roman"/>
          <w:i/>
          <w:iCs/>
          <w:sz w:val="24"/>
          <w:szCs w:val="24"/>
        </w:rPr>
        <w:t>phân</w:t>
      </w:r>
      <w:proofErr w:type="spellEnd"/>
      <w:r>
        <w:rPr>
          <w:rFonts w:ascii="Times New Roman" w:hAnsi="Times New Roman"/>
          <w:i/>
          <w:iCs/>
          <w:sz w:val="24"/>
          <w:szCs w:val="24"/>
        </w:rPr>
        <w:t xml:space="preserve"> </w:t>
      </w:r>
      <w:proofErr w:type="spellStart"/>
      <w:r>
        <w:rPr>
          <w:rFonts w:ascii="Times New Roman" w:hAnsi="Times New Roman"/>
          <w:i/>
          <w:iCs/>
          <w:sz w:val="24"/>
          <w:szCs w:val="24"/>
        </w:rPr>
        <w:t>loại</w:t>
      </w:r>
      <w:proofErr w:type="spellEnd"/>
    </w:p>
    <w:p w14:paraId="4EB7A4EC" w14:textId="77777777" w:rsidR="00B23D14" w:rsidRDefault="00B23D14" w:rsidP="00A4776B">
      <w:pPr>
        <w:spacing w:after="0" w:line="360" w:lineRule="auto"/>
        <w:jc w:val="center"/>
        <w:rPr>
          <w:rFonts w:ascii="Times New Roman" w:hAnsi="Times New Roman"/>
          <w:sz w:val="24"/>
          <w:szCs w:val="24"/>
        </w:rPr>
      </w:pPr>
    </w:p>
    <w:p w14:paraId="7516BB97" w14:textId="22EAB6A6" w:rsidR="00014B57" w:rsidRDefault="00014B57" w:rsidP="005807A8">
      <w:pPr>
        <w:pStyle w:val="ListParagraph"/>
        <w:numPr>
          <w:ilvl w:val="0"/>
          <w:numId w:val="65"/>
        </w:numPr>
        <w:spacing w:after="0" w:line="360" w:lineRule="auto"/>
        <w:rPr>
          <w:rFonts w:ascii="Times New Roman" w:hAnsi="Times New Roman"/>
          <w:sz w:val="24"/>
          <w:szCs w:val="24"/>
        </w:rPr>
      </w:pPr>
      <w:bookmarkStart w:id="40" w:name="_Hlk166951502"/>
      <w:r w:rsidRPr="00014B57">
        <w:rPr>
          <w:rFonts w:ascii="Times New Roman" w:hAnsi="Times New Roman"/>
          <w:sz w:val="24"/>
          <w:szCs w:val="24"/>
        </w:rPr>
        <w:t>UNSW-NB15</w:t>
      </w:r>
    </w:p>
    <w:bookmarkEnd w:id="40"/>
    <w:p w14:paraId="0D4EFD86" w14:textId="318741A7" w:rsidR="00014B57" w:rsidRPr="00014B57" w:rsidRDefault="007B7859" w:rsidP="007B7859">
      <w:pPr>
        <w:spacing w:after="0" w:line="360" w:lineRule="auto"/>
        <w:jc w:val="center"/>
        <w:rPr>
          <w:rFonts w:ascii="Times New Roman" w:hAnsi="Times New Roman"/>
          <w:sz w:val="24"/>
          <w:szCs w:val="24"/>
        </w:rPr>
      </w:pPr>
      <w:r w:rsidRPr="007B7859">
        <w:rPr>
          <w:rFonts w:ascii="Times New Roman" w:hAnsi="Times New Roman"/>
          <w:noProof/>
          <w:sz w:val="24"/>
          <w:szCs w:val="24"/>
        </w:rPr>
        <w:drawing>
          <wp:inline distT="0" distB="0" distL="0" distR="0" wp14:anchorId="2CEE5EA3" wp14:editId="2002DCF0">
            <wp:extent cx="3765600" cy="3181010"/>
            <wp:effectExtent l="0" t="0" r="6350" b="635"/>
            <wp:docPr id="12785469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6997" name="Picture 1" descr="A screenshot of a computer code&#10;&#10;Description automatically generated"/>
                    <pic:cNvPicPr/>
                  </pic:nvPicPr>
                  <pic:blipFill>
                    <a:blip r:embed="rId40"/>
                    <a:stretch>
                      <a:fillRect/>
                    </a:stretch>
                  </pic:blipFill>
                  <pic:spPr>
                    <a:xfrm>
                      <a:off x="0" y="0"/>
                      <a:ext cx="3774962" cy="3188919"/>
                    </a:xfrm>
                    <a:prstGeom prst="rect">
                      <a:avLst/>
                    </a:prstGeom>
                  </pic:spPr>
                </pic:pic>
              </a:graphicData>
            </a:graphic>
          </wp:inline>
        </w:drawing>
      </w:r>
    </w:p>
    <w:p w14:paraId="6AAE175F" w14:textId="19472956" w:rsidR="00F70868" w:rsidRDefault="00F70868" w:rsidP="00F70868">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2</w:t>
      </w:r>
      <w:r w:rsidR="00B23D14">
        <w:rPr>
          <w:rFonts w:ascii="Times New Roman" w:hAnsi="Times New Roman"/>
          <w:i/>
          <w:iCs/>
          <w:sz w:val="24"/>
          <w:szCs w:val="24"/>
        </w:rPr>
        <w:t>5</w:t>
      </w:r>
      <w:r>
        <w:rPr>
          <w:rFonts w:ascii="Times New Roman" w:hAnsi="Times New Roman"/>
          <w:i/>
          <w:iCs/>
          <w:sz w:val="24"/>
          <w:szCs w:val="24"/>
        </w:rPr>
        <w:t xml:space="preserve">. </w:t>
      </w:r>
      <w:proofErr w:type="spellStart"/>
      <w:r>
        <w:rPr>
          <w:rFonts w:ascii="Times New Roman" w:hAnsi="Times New Roman"/>
          <w:i/>
          <w:iCs/>
          <w:sz w:val="24"/>
          <w:szCs w:val="24"/>
        </w:rPr>
        <w:t>Kết</w:t>
      </w:r>
      <w:proofErr w:type="spellEnd"/>
      <w:r>
        <w:rPr>
          <w:rFonts w:ascii="Times New Roman" w:hAnsi="Times New Roman"/>
          <w:i/>
          <w:iCs/>
          <w:sz w:val="24"/>
          <w:szCs w:val="24"/>
        </w:rPr>
        <w:t xml:space="preserve"> </w:t>
      </w:r>
      <w:proofErr w:type="spellStart"/>
      <w:r>
        <w:rPr>
          <w:rFonts w:ascii="Times New Roman" w:hAnsi="Times New Roman"/>
          <w:i/>
          <w:iCs/>
          <w:sz w:val="24"/>
          <w:szCs w:val="24"/>
        </w:rPr>
        <w:t>quả</w:t>
      </w:r>
      <w:proofErr w:type="spellEnd"/>
      <w:r>
        <w:rPr>
          <w:rFonts w:ascii="Times New Roman" w:hAnsi="Times New Roman"/>
          <w:i/>
          <w:iCs/>
          <w:sz w:val="24"/>
          <w:szCs w:val="24"/>
        </w:rPr>
        <w:t xml:space="preserve"> </w:t>
      </w:r>
      <w:proofErr w:type="spellStart"/>
      <w:r>
        <w:rPr>
          <w:rFonts w:ascii="Times New Roman" w:hAnsi="Times New Roman"/>
          <w:i/>
          <w:iCs/>
          <w:sz w:val="24"/>
          <w:szCs w:val="24"/>
        </w:rPr>
        <w:t>của</w:t>
      </w:r>
      <w:proofErr w:type="spellEnd"/>
      <w:r>
        <w:rPr>
          <w:rFonts w:ascii="Times New Roman" w:hAnsi="Times New Roman"/>
          <w:i/>
          <w:iCs/>
          <w:sz w:val="24"/>
          <w:szCs w:val="24"/>
        </w:rPr>
        <w:t xml:space="preserve"> dataset</w:t>
      </w:r>
      <w:r w:rsidRPr="00F70868">
        <w:t xml:space="preserve"> </w:t>
      </w:r>
      <w:r w:rsidRPr="00F70868">
        <w:rPr>
          <w:rFonts w:ascii="Times New Roman" w:hAnsi="Times New Roman"/>
          <w:i/>
          <w:iCs/>
          <w:sz w:val="24"/>
          <w:szCs w:val="24"/>
        </w:rPr>
        <w:t>UNSW-NB15</w:t>
      </w:r>
      <w:r>
        <w:rPr>
          <w:rFonts w:ascii="Times New Roman" w:hAnsi="Times New Roman"/>
          <w:i/>
          <w:iCs/>
          <w:sz w:val="24"/>
          <w:szCs w:val="24"/>
        </w:rPr>
        <w:t xml:space="preserve"> </w:t>
      </w:r>
      <w:proofErr w:type="spellStart"/>
      <w:r>
        <w:rPr>
          <w:rFonts w:ascii="Times New Roman" w:hAnsi="Times New Roman"/>
          <w:i/>
          <w:iCs/>
          <w:sz w:val="24"/>
          <w:szCs w:val="24"/>
        </w:rPr>
        <w:t>trên</w:t>
      </w:r>
      <w:proofErr w:type="spellEnd"/>
      <w:r>
        <w:rPr>
          <w:rFonts w:ascii="Times New Roman" w:hAnsi="Times New Roman"/>
          <w:i/>
          <w:iCs/>
          <w:sz w:val="24"/>
          <w:szCs w:val="24"/>
        </w:rPr>
        <w:t xml:space="preserve"> </w:t>
      </w:r>
      <w:proofErr w:type="spellStart"/>
      <w:r>
        <w:rPr>
          <w:rFonts w:ascii="Times New Roman" w:hAnsi="Times New Roman"/>
          <w:i/>
          <w:iCs/>
          <w:sz w:val="24"/>
          <w:szCs w:val="24"/>
        </w:rPr>
        <w:t>ba</w:t>
      </w:r>
      <w:proofErr w:type="spellEnd"/>
      <w:r>
        <w:rPr>
          <w:rFonts w:ascii="Times New Roman" w:hAnsi="Times New Roman"/>
          <w:i/>
          <w:iCs/>
          <w:sz w:val="24"/>
          <w:szCs w:val="24"/>
        </w:rPr>
        <w:t xml:space="preserve"> </w:t>
      </w:r>
      <w:proofErr w:type="spellStart"/>
      <w:r>
        <w:rPr>
          <w:rFonts w:ascii="Times New Roman" w:hAnsi="Times New Roman"/>
          <w:i/>
          <w:iCs/>
          <w:sz w:val="24"/>
          <w:szCs w:val="24"/>
        </w:rPr>
        <w:t>bộ</w:t>
      </w:r>
      <w:proofErr w:type="spellEnd"/>
      <w:r>
        <w:rPr>
          <w:rFonts w:ascii="Times New Roman" w:hAnsi="Times New Roman"/>
          <w:i/>
          <w:iCs/>
          <w:sz w:val="24"/>
          <w:szCs w:val="24"/>
        </w:rPr>
        <w:t xml:space="preserve"> </w:t>
      </w:r>
      <w:proofErr w:type="spellStart"/>
      <w:r>
        <w:rPr>
          <w:rFonts w:ascii="Times New Roman" w:hAnsi="Times New Roman"/>
          <w:i/>
          <w:iCs/>
          <w:sz w:val="24"/>
          <w:szCs w:val="24"/>
        </w:rPr>
        <w:t>phân</w:t>
      </w:r>
      <w:proofErr w:type="spellEnd"/>
      <w:r>
        <w:rPr>
          <w:rFonts w:ascii="Times New Roman" w:hAnsi="Times New Roman"/>
          <w:i/>
          <w:iCs/>
          <w:sz w:val="24"/>
          <w:szCs w:val="24"/>
        </w:rPr>
        <w:t xml:space="preserve"> </w:t>
      </w:r>
      <w:proofErr w:type="spellStart"/>
      <w:r>
        <w:rPr>
          <w:rFonts w:ascii="Times New Roman" w:hAnsi="Times New Roman"/>
          <w:i/>
          <w:iCs/>
          <w:sz w:val="24"/>
          <w:szCs w:val="24"/>
        </w:rPr>
        <w:t>loại</w:t>
      </w:r>
      <w:proofErr w:type="spellEnd"/>
    </w:p>
    <w:p w14:paraId="458F6911" w14:textId="77777777" w:rsidR="00B00A8B" w:rsidRPr="009F3171" w:rsidRDefault="00B00A8B" w:rsidP="00F70868">
      <w:pPr>
        <w:spacing w:after="0" w:line="360" w:lineRule="auto"/>
        <w:jc w:val="center"/>
        <w:rPr>
          <w:rFonts w:ascii="Times New Roman" w:hAnsi="Times New Roman"/>
          <w:i/>
          <w:iCs/>
          <w:sz w:val="24"/>
          <w:szCs w:val="24"/>
        </w:rPr>
      </w:pPr>
    </w:p>
    <w:p w14:paraId="0F305674" w14:textId="089DB4F3" w:rsidR="00A33D4C" w:rsidRPr="00B00A8B" w:rsidRDefault="00B00A8B" w:rsidP="00B00A8B">
      <w:pPr>
        <w:pStyle w:val="ListParagraph"/>
        <w:numPr>
          <w:ilvl w:val="0"/>
          <w:numId w:val="65"/>
        </w:numPr>
        <w:spacing w:after="0" w:line="360" w:lineRule="auto"/>
        <w:rPr>
          <w:rFonts w:ascii="Times New Roman" w:hAnsi="Times New Roman"/>
          <w:sz w:val="24"/>
          <w:szCs w:val="24"/>
        </w:rPr>
      </w:pPr>
      <w:r>
        <w:rPr>
          <w:rFonts w:ascii="Times New Roman" w:hAnsi="Times New Roman"/>
          <w:sz w:val="24"/>
          <w:szCs w:val="24"/>
        </w:rPr>
        <w:t>Bot-</w:t>
      </w:r>
      <w:proofErr w:type="spellStart"/>
      <w:r>
        <w:rPr>
          <w:rFonts w:ascii="Times New Roman" w:hAnsi="Times New Roman"/>
          <w:sz w:val="24"/>
          <w:szCs w:val="24"/>
        </w:rPr>
        <w:t>Iot</w:t>
      </w:r>
      <w:proofErr w:type="spellEnd"/>
    </w:p>
    <w:p w14:paraId="2CF1EC72" w14:textId="21A3BED9" w:rsidR="00735BBD" w:rsidRDefault="00973F45" w:rsidP="00973F45">
      <w:pPr>
        <w:spacing w:after="0" w:line="360" w:lineRule="auto"/>
        <w:jc w:val="center"/>
        <w:rPr>
          <w:rFonts w:ascii="Times New Roman" w:hAnsi="Times New Roman"/>
          <w:b/>
          <w:bCs/>
          <w:sz w:val="24"/>
          <w:szCs w:val="24"/>
        </w:rPr>
      </w:pPr>
      <w:r w:rsidRPr="00973F45">
        <w:rPr>
          <w:rFonts w:ascii="Times New Roman" w:hAnsi="Times New Roman"/>
          <w:b/>
          <w:bCs/>
          <w:noProof/>
          <w:sz w:val="24"/>
          <w:szCs w:val="24"/>
        </w:rPr>
        <w:drawing>
          <wp:inline distT="0" distB="0" distL="0" distR="0" wp14:anchorId="21DD546A" wp14:editId="041FF715">
            <wp:extent cx="2320226" cy="2510063"/>
            <wp:effectExtent l="0" t="0" r="4445" b="5080"/>
            <wp:docPr id="166988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182" name="Picture 1" descr="A screenshot of a computer&#10;&#10;Description automatically generated"/>
                    <pic:cNvPicPr/>
                  </pic:nvPicPr>
                  <pic:blipFill>
                    <a:blip r:embed="rId41"/>
                    <a:stretch>
                      <a:fillRect/>
                    </a:stretch>
                  </pic:blipFill>
                  <pic:spPr>
                    <a:xfrm>
                      <a:off x="0" y="0"/>
                      <a:ext cx="2324267" cy="2514435"/>
                    </a:xfrm>
                    <a:prstGeom prst="rect">
                      <a:avLst/>
                    </a:prstGeom>
                  </pic:spPr>
                </pic:pic>
              </a:graphicData>
            </a:graphic>
          </wp:inline>
        </w:drawing>
      </w:r>
    </w:p>
    <w:p w14:paraId="76A9A733" w14:textId="3CAC31DA" w:rsidR="00735BBD" w:rsidRPr="00735BBD" w:rsidRDefault="00735BBD" w:rsidP="00735BBD">
      <w:pPr>
        <w:spacing w:after="0" w:line="360" w:lineRule="auto"/>
        <w:jc w:val="center"/>
        <w:rPr>
          <w:rFonts w:ascii="Times New Roman" w:hAnsi="Times New Roman"/>
          <w:i/>
          <w:iCs/>
          <w:sz w:val="24"/>
          <w:szCs w:val="24"/>
        </w:rPr>
      </w:pPr>
      <w:proofErr w:type="spellStart"/>
      <w:r>
        <w:rPr>
          <w:rFonts w:ascii="Times New Roman" w:hAnsi="Times New Roman"/>
          <w:i/>
          <w:iCs/>
          <w:sz w:val="24"/>
          <w:szCs w:val="24"/>
        </w:rPr>
        <w:t>Hình</w:t>
      </w:r>
      <w:proofErr w:type="spellEnd"/>
      <w:r>
        <w:rPr>
          <w:rFonts w:ascii="Times New Roman" w:hAnsi="Times New Roman"/>
          <w:i/>
          <w:iCs/>
          <w:sz w:val="24"/>
          <w:szCs w:val="24"/>
        </w:rPr>
        <w:t xml:space="preserve"> 26. </w:t>
      </w:r>
      <w:proofErr w:type="spellStart"/>
      <w:r>
        <w:rPr>
          <w:rFonts w:ascii="Times New Roman" w:hAnsi="Times New Roman"/>
          <w:i/>
          <w:iCs/>
          <w:sz w:val="24"/>
          <w:szCs w:val="24"/>
        </w:rPr>
        <w:t>Kết</w:t>
      </w:r>
      <w:proofErr w:type="spellEnd"/>
      <w:r>
        <w:rPr>
          <w:rFonts w:ascii="Times New Roman" w:hAnsi="Times New Roman"/>
          <w:i/>
          <w:iCs/>
          <w:sz w:val="24"/>
          <w:szCs w:val="24"/>
        </w:rPr>
        <w:t xml:space="preserve"> </w:t>
      </w:r>
      <w:proofErr w:type="spellStart"/>
      <w:r>
        <w:rPr>
          <w:rFonts w:ascii="Times New Roman" w:hAnsi="Times New Roman"/>
          <w:i/>
          <w:iCs/>
          <w:sz w:val="24"/>
          <w:szCs w:val="24"/>
        </w:rPr>
        <w:t>quả</w:t>
      </w:r>
      <w:proofErr w:type="spellEnd"/>
      <w:r>
        <w:rPr>
          <w:rFonts w:ascii="Times New Roman" w:hAnsi="Times New Roman"/>
          <w:i/>
          <w:iCs/>
          <w:sz w:val="24"/>
          <w:szCs w:val="24"/>
        </w:rPr>
        <w:t xml:space="preserve"> </w:t>
      </w:r>
      <w:proofErr w:type="spellStart"/>
      <w:r>
        <w:rPr>
          <w:rFonts w:ascii="Times New Roman" w:hAnsi="Times New Roman"/>
          <w:i/>
          <w:iCs/>
          <w:sz w:val="24"/>
          <w:szCs w:val="24"/>
        </w:rPr>
        <w:t>của</w:t>
      </w:r>
      <w:proofErr w:type="spellEnd"/>
      <w:r>
        <w:rPr>
          <w:rFonts w:ascii="Times New Roman" w:hAnsi="Times New Roman"/>
          <w:i/>
          <w:iCs/>
          <w:sz w:val="24"/>
          <w:szCs w:val="24"/>
        </w:rPr>
        <w:t xml:space="preserve"> dataset</w:t>
      </w:r>
      <w:r w:rsidRPr="00F70868">
        <w:t xml:space="preserve"> </w:t>
      </w:r>
      <w:r>
        <w:rPr>
          <w:rFonts w:ascii="Times New Roman" w:hAnsi="Times New Roman"/>
          <w:i/>
          <w:iCs/>
          <w:sz w:val="24"/>
          <w:szCs w:val="24"/>
        </w:rPr>
        <w:t>Bot-</w:t>
      </w:r>
      <w:proofErr w:type="spellStart"/>
      <w:r>
        <w:rPr>
          <w:rFonts w:ascii="Times New Roman" w:hAnsi="Times New Roman"/>
          <w:i/>
          <w:iCs/>
          <w:sz w:val="24"/>
          <w:szCs w:val="24"/>
        </w:rPr>
        <w:t>Iot</w:t>
      </w:r>
      <w:proofErr w:type="spellEnd"/>
      <w:r>
        <w:rPr>
          <w:rFonts w:ascii="Times New Roman" w:hAnsi="Times New Roman"/>
          <w:i/>
          <w:iCs/>
          <w:sz w:val="24"/>
          <w:szCs w:val="24"/>
        </w:rPr>
        <w:t xml:space="preserve"> </w:t>
      </w:r>
      <w:proofErr w:type="spellStart"/>
      <w:r>
        <w:rPr>
          <w:rFonts w:ascii="Times New Roman" w:hAnsi="Times New Roman"/>
          <w:i/>
          <w:iCs/>
          <w:sz w:val="24"/>
          <w:szCs w:val="24"/>
        </w:rPr>
        <w:t>trên</w:t>
      </w:r>
      <w:proofErr w:type="spellEnd"/>
      <w:r>
        <w:rPr>
          <w:rFonts w:ascii="Times New Roman" w:hAnsi="Times New Roman"/>
          <w:i/>
          <w:iCs/>
          <w:sz w:val="24"/>
          <w:szCs w:val="24"/>
        </w:rPr>
        <w:t xml:space="preserve"> </w:t>
      </w:r>
      <w:proofErr w:type="spellStart"/>
      <w:r>
        <w:rPr>
          <w:rFonts w:ascii="Times New Roman" w:hAnsi="Times New Roman"/>
          <w:i/>
          <w:iCs/>
          <w:sz w:val="24"/>
          <w:szCs w:val="24"/>
        </w:rPr>
        <w:t>ba</w:t>
      </w:r>
      <w:proofErr w:type="spellEnd"/>
      <w:r>
        <w:rPr>
          <w:rFonts w:ascii="Times New Roman" w:hAnsi="Times New Roman"/>
          <w:i/>
          <w:iCs/>
          <w:sz w:val="24"/>
          <w:szCs w:val="24"/>
        </w:rPr>
        <w:t xml:space="preserve"> </w:t>
      </w:r>
      <w:proofErr w:type="spellStart"/>
      <w:r>
        <w:rPr>
          <w:rFonts w:ascii="Times New Roman" w:hAnsi="Times New Roman"/>
          <w:i/>
          <w:iCs/>
          <w:sz w:val="24"/>
          <w:szCs w:val="24"/>
        </w:rPr>
        <w:t>bộ</w:t>
      </w:r>
      <w:proofErr w:type="spellEnd"/>
      <w:r>
        <w:rPr>
          <w:rFonts w:ascii="Times New Roman" w:hAnsi="Times New Roman"/>
          <w:i/>
          <w:iCs/>
          <w:sz w:val="24"/>
          <w:szCs w:val="24"/>
        </w:rPr>
        <w:t xml:space="preserve"> </w:t>
      </w:r>
      <w:proofErr w:type="spellStart"/>
      <w:r>
        <w:rPr>
          <w:rFonts w:ascii="Times New Roman" w:hAnsi="Times New Roman"/>
          <w:i/>
          <w:iCs/>
          <w:sz w:val="24"/>
          <w:szCs w:val="24"/>
        </w:rPr>
        <w:t>phân</w:t>
      </w:r>
      <w:proofErr w:type="spellEnd"/>
      <w:r>
        <w:rPr>
          <w:rFonts w:ascii="Times New Roman" w:hAnsi="Times New Roman"/>
          <w:i/>
          <w:iCs/>
          <w:sz w:val="24"/>
          <w:szCs w:val="24"/>
        </w:rPr>
        <w:t xml:space="preserve"> </w:t>
      </w:r>
      <w:proofErr w:type="spellStart"/>
      <w:r>
        <w:rPr>
          <w:rFonts w:ascii="Times New Roman" w:hAnsi="Times New Roman"/>
          <w:i/>
          <w:iCs/>
          <w:sz w:val="24"/>
          <w:szCs w:val="24"/>
        </w:rPr>
        <w:t>loại</w:t>
      </w:r>
      <w:proofErr w:type="spellEnd"/>
    </w:p>
    <w:p w14:paraId="286C9AAB" w14:textId="77777777" w:rsidR="00B00A8B" w:rsidRPr="00B00A8B" w:rsidRDefault="00B00A8B" w:rsidP="00B00A8B">
      <w:pPr>
        <w:spacing w:after="0" w:line="360" w:lineRule="auto"/>
        <w:rPr>
          <w:rFonts w:ascii="Times New Roman" w:hAnsi="Times New Roman"/>
          <w:b/>
          <w:bCs/>
          <w:sz w:val="24"/>
          <w:szCs w:val="24"/>
        </w:rPr>
      </w:pPr>
    </w:p>
    <w:p w14:paraId="210FA95F" w14:textId="2AA7AFBA" w:rsidR="00B93DC5" w:rsidRPr="00F501B8" w:rsidRDefault="00274289" w:rsidP="00194FDD">
      <w:pPr>
        <w:pStyle w:val="Heading1"/>
        <w:numPr>
          <w:ilvl w:val="0"/>
          <w:numId w:val="0"/>
        </w:numPr>
        <w:spacing w:line="360" w:lineRule="auto"/>
        <w:ind w:left="450" w:hanging="450"/>
        <w:rPr>
          <w:rFonts w:ascii="Times New Roman" w:hAnsi="Times New Roman"/>
          <w:b/>
          <w:bCs/>
          <w:color w:val="auto"/>
          <w:sz w:val="40"/>
          <w:szCs w:val="40"/>
        </w:rPr>
      </w:pPr>
      <w:bookmarkStart w:id="41" w:name="_Toc169381122"/>
      <w:proofErr w:type="spellStart"/>
      <w:r w:rsidRPr="00F501B8">
        <w:rPr>
          <w:rFonts w:ascii="Times New Roman" w:hAnsi="Times New Roman"/>
          <w:b/>
          <w:bCs/>
          <w:color w:val="auto"/>
          <w:sz w:val="40"/>
          <w:szCs w:val="40"/>
        </w:rPr>
        <w:t>Ch</w:t>
      </w:r>
      <w:r w:rsidRPr="00F501B8">
        <w:rPr>
          <w:rFonts w:ascii="Times New Roman" w:hAnsi="Times New Roman" w:hint="eastAsia"/>
          <w:b/>
          <w:bCs/>
          <w:color w:val="auto"/>
          <w:sz w:val="40"/>
          <w:szCs w:val="40"/>
        </w:rPr>
        <w:t>ươ</w:t>
      </w:r>
      <w:r w:rsidRPr="00F501B8">
        <w:rPr>
          <w:rFonts w:ascii="Times New Roman" w:hAnsi="Times New Roman"/>
          <w:b/>
          <w:bCs/>
          <w:color w:val="auto"/>
          <w:sz w:val="40"/>
          <w:szCs w:val="40"/>
        </w:rPr>
        <w:t>ng</w:t>
      </w:r>
      <w:proofErr w:type="spellEnd"/>
      <w:r w:rsidRPr="00F501B8">
        <w:rPr>
          <w:rFonts w:ascii="Times New Roman" w:hAnsi="Times New Roman"/>
          <w:b/>
          <w:bCs/>
          <w:color w:val="auto"/>
          <w:sz w:val="40"/>
          <w:szCs w:val="40"/>
        </w:rPr>
        <w:t xml:space="preserve"> 5: </w:t>
      </w:r>
      <w:proofErr w:type="spellStart"/>
      <w:r w:rsidRPr="00F501B8">
        <w:rPr>
          <w:rFonts w:ascii="Times New Roman" w:hAnsi="Times New Roman"/>
          <w:b/>
          <w:bCs/>
          <w:color w:val="auto"/>
          <w:sz w:val="40"/>
          <w:szCs w:val="40"/>
        </w:rPr>
        <w:t>Thực</w:t>
      </w:r>
      <w:proofErr w:type="spellEnd"/>
      <w:r w:rsidRPr="00F501B8">
        <w:rPr>
          <w:rFonts w:ascii="Times New Roman" w:hAnsi="Times New Roman"/>
          <w:b/>
          <w:bCs/>
          <w:color w:val="auto"/>
          <w:sz w:val="40"/>
          <w:szCs w:val="40"/>
        </w:rPr>
        <w:t xml:space="preserve"> </w:t>
      </w:r>
      <w:proofErr w:type="spellStart"/>
      <w:r w:rsidRPr="00F501B8">
        <w:rPr>
          <w:rFonts w:ascii="Times New Roman" w:hAnsi="Times New Roman"/>
          <w:b/>
          <w:bCs/>
          <w:color w:val="auto"/>
          <w:sz w:val="40"/>
          <w:szCs w:val="40"/>
        </w:rPr>
        <w:t>nghiệm</w:t>
      </w:r>
      <w:proofErr w:type="spellEnd"/>
      <w:r w:rsidRPr="00F501B8">
        <w:rPr>
          <w:rFonts w:ascii="Times New Roman" w:hAnsi="Times New Roman"/>
          <w:b/>
          <w:bCs/>
          <w:color w:val="auto"/>
          <w:sz w:val="40"/>
          <w:szCs w:val="40"/>
        </w:rPr>
        <w:t xml:space="preserve"> </w:t>
      </w:r>
      <w:proofErr w:type="spellStart"/>
      <w:r w:rsidRPr="00F501B8">
        <w:rPr>
          <w:rFonts w:ascii="Times New Roman" w:hAnsi="Times New Roman"/>
          <w:b/>
          <w:bCs/>
          <w:color w:val="auto"/>
          <w:sz w:val="40"/>
          <w:szCs w:val="40"/>
        </w:rPr>
        <w:t>và</w:t>
      </w:r>
      <w:proofErr w:type="spellEnd"/>
      <w:r w:rsidRPr="00F501B8">
        <w:rPr>
          <w:rFonts w:ascii="Times New Roman" w:hAnsi="Times New Roman"/>
          <w:b/>
          <w:bCs/>
          <w:color w:val="auto"/>
          <w:sz w:val="40"/>
          <w:szCs w:val="40"/>
        </w:rPr>
        <w:t xml:space="preserve"> </w:t>
      </w:r>
      <w:proofErr w:type="spellStart"/>
      <w:r w:rsidRPr="00F501B8">
        <w:rPr>
          <w:rFonts w:ascii="Times New Roman" w:hAnsi="Times New Roman"/>
          <w:b/>
          <w:bCs/>
          <w:color w:val="auto"/>
          <w:sz w:val="40"/>
          <w:szCs w:val="40"/>
        </w:rPr>
        <w:t>đánh</w:t>
      </w:r>
      <w:proofErr w:type="spellEnd"/>
      <w:r w:rsidRPr="00F501B8">
        <w:rPr>
          <w:rFonts w:ascii="Times New Roman" w:hAnsi="Times New Roman"/>
          <w:b/>
          <w:bCs/>
          <w:color w:val="auto"/>
          <w:sz w:val="40"/>
          <w:szCs w:val="40"/>
        </w:rPr>
        <w:t xml:space="preserve"> </w:t>
      </w:r>
      <w:proofErr w:type="spellStart"/>
      <w:r w:rsidRPr="00F501B8">
        <w:rPr>
          <w:rFonts w:ascii="Times New Roman" w:hAnsi="Times New Roman"/>
          <w:b/>
          <w:bCs/>
          <w:color w:val="auto"/>
          <w:sz w:val="40"/>
          <w:szCs w:val="40"/>
        </w:rPr>
        <w:t>giá</w:t>
      </w:r>
      <w:bookmarkEnd w:id="41"/>
      <w:proofErr w:type="spellEnd"/>
    </w:p>
    <w:p w14:paraId="2ECAFCA4" w14:textId="449F4880" w:rsidR="00274289" w:rsidRPr="00F501B8" w:rsidRDefault="00784052" w:rsidP="005807A8">
      <w:pPr>
        <w:pStyle w:val="ListParagraph"/>
        <w:numPr>
          <w:ilvl w:val="0"/>
          <w:numId w:val="48"/>
        </w:numPr>
        <w:spacing w:after="0" w:line="360" w:lineRule="auto"/>
        <w:outlineLvl w:val="1"/>
        <w:rPr>
          <w:rFonts w:ascii="Times New Roman" w:hAnsi="Times New Roman"/>
          <w:b/>
          <w:bCs/>
          <w:sz w:val="36"/>
          <w:szCs w:val="36"/>
        </w:rPr>
      </w:pPr>
      <w:bookmarkStart w:id="42" w:name="_Toc169381123"/>
      <w:proofErr w:type="spellStart"/>
      <w:r w:rsidRPr="00F501B8">
        <w:rPr>
          <w:rFonts w:ascii="Times New Roman" w:hAnsi="Times New Roman"/>
          <w:b/>
          <w:bCs/>
          <w:sz w:val="36"/>
          <w:szCs w:val="36"/>
        </w:rPr>
        <w:t>Kịch</w:t>
      </w:r>
      <w:proofErr w:type="spellEnd"/>
      <w:r w:rsidRPr="00F501B8">
        <w:rPr>
          <w:rFonts w:ascii="Times New Roman" w:hAnsi="Times New Roman"/>
          <w:b/>
          <w:bCs/>
          <w:sz w:val="36"/>
          <w:szCs w:val="36"/>
        </w:rPr>
        <w:t xml:space="preserve"> </w:t>
      </w:r>
      <w:proofErr w:type="spellStart"/>
      <w:r w:rsidRPr="00F501B8">
        <w:rPr>
          <w:rFonts w:ascii="Times New Roman" w:hAnsi="Times New Roman"/>
          <w:b/>
          <w:bCs/>
          <w:sz w:val="36"/>
          <w:szCs w:val="36"/>
        </w:rPr>
        <w:t>bản</w:t>
      </w:r>
      <w:proofErr w:type="spellEnd"/>
      <w:r w:rsidRPr="00F501B8">
        <w:rPr>
          <w:rFonts w:ascii="Times New Roman" w:hAnsi="Times New Roman"/>
          <w:b/>
          <w:bCs/>
          <w:sz w:val="36"/>
          <w:szCs w:val="36"/>
        </w:rPr>
        <w:t xml:space="preserve"> </w:t>
      </w:r>
      <w:proofErr w:type="spellStart"/>
      <w:r w:rsidRPr="00F501B8">
        <w:rPr>
          <w:rFonts w:ascii="Times New Roman" w:hAnsi="Times New Roman"/>
          <w:b/>
          <w:bCs/>
          <w:sz w:val="36"/>
          <w:szCs w:val="36"/>
        </w:rPr>
        <w:t>thực</w:t>
      </w:r>
      <w:proofErr w:type="spellEnd"/>
      <w:r w:rsidRPr="00F501B8">
        <w:rPr>
          <w:rFonts w:ascii="Times New Roman" w:hAnsi="Times New Roman"/>
          <w:b/>
          <w:bCs/>
          <w:sz w:val="36"/>
          <w:szCs w:val="36"/>
        </w:rPr>
        <w:t xml:space="preserve"> </w:t>
      </w:r>
      <w:proofErr w:type="spellStart"/>
      <w:r w:rsidRPr="00F501B8">
        <w:rPr>
          <w:rFonts w:ascii="Times New Roman" w:hAnsi="Times New Roman"/>
          <w:b/>
          <w:bCs/>
          <w:sz w:val="36"/>
          <w:szCs w:val="36"/>
        </w:rPr>
        <w:t>nghiệm</w:t>
      </w:r>
      <w:bookmarkEnd w:id="42"/>
      <w:proofErr w:type="spellEnd"/>
    </w:p>
    <w:p w14:paraId="6EEA504A" w14:textId="77777777" w:rsidR="00DC0889" w:rsidRPr="008A2E57" w:rsidRDefault="00DC0889" w:rsidP="005807A8">
      <w:pPr>
        <w:pStyle w:val="ListParagraph"/>
        <w:numPr>
          <w:ilvl w:val="0"/>
          <w:numId w:val="25"/>
        </w:numPr>
        <w:spacing w:after="0" w:line="360" w:lineRule="auto"/>
        <w:rPr>
          <w:rFonts w:ascii="Times New Roman" w:hAnsi="Times New Roman"/>
          <w:sz w:val="24"/>
          <w:szCs w:val="24"/>
        </w:rPr>
      </w:pPr>
      <w:proofErr w:type="spellStart"/>
      <w:r w:rsidRPr="008A2E57">
        <w:rPr>
          <w:rFonts w:ascii="Times New Roman" w:hAnsi="Times New Roman"/>
          <w:sz w:val="24"/>
          <w:szCs w:val="24"/>
        </w:rPr>
        <w:t>Xử</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lý</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dữ</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liệu</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từ</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ba</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bộ</w:t>
      </w:r>
      <w:proofErr w:type="spellEnd"/>
      <w:r w:rsidRPr="008A2E57">
        <w:rPr>
          <w:rFonts w:ascii="Times New Roman" w:hAnsi="Times New Roman"/>
          <w:sz w:val="24"/>
          <w:szCs w:val="24"/>
        </w:rPr>
        <w:t xml:space="preserve"> dataset: CIRA-CIC-DOHBrw-2020, UNSW-NB15 </w:t>
      </w:r>
      <w:proofErr w:type="spellStart"/>
      <w:r w:rsidRPr="008A2E57">
        <w:rPr>
          <w:rFonts w:ascii="Times New Roman" w:hAnsi="Times New Roman"/>
          <w:sz w:val="24"/>
          <w:szCs w:val="24"/>
        </w:rPr>
        <w:t>và</w:t>
      </w:r>
      <w:proofErr w:type="spellEnd"/>
      <w:r w:rsidRPr="008A2E57">
        <w:rPr>
          <w:rFonts w:ascii="Times New Roman" w:hAnsi="Times New Roman"/>
          <w:sz w:val="24"/>
          <w:szCs w:val="24"/>
        </w:rPr>
        <w:t xml:space="preserve"> Bot-IoT.</w:t>
      </w:r>
    </w:p>
    <w:p w14:paraId="621BE328" w14:textId="6C8AFCED" w:rsidR="00DC0889" w:rsidRPr="008A2E57" w:rsidRDefault="00BB283A" w:rsidP="005807A8">
      <w:pPr>
        <w:pStyle w:val="ListParagraph"/>
        <w:numPr>
          <w:ilvl w:val="0"/>
          <w:numId w:val="25"/>
        </w:numPr>
        <w:spacing w:after="0" w:line="360" w:lineRule="auto"/>
        <w:rPr>
          <w:rFonts w:ascii="Times New Roman" w:hAnsi="Times New Roman"/>
          <w:sz w:val="24"/>
          <w:szCs w:val="24"/>
        </w:rPr>
      </w:pPr>
      <w:proofErr w:type="spellStart"/>
      <w:r w:rsidRPr="008A2E57">
        <w:rPr>
          <w:rFonts w:ascii="Times New Roman" w:hAnsi="Times New Roman"/>
          <w:sz w:val="24"/>
          <w:szCs w:val="24"/>
        </w:rPr>
        <w:t>Áp</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dụng</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dữ</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liệu</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đã</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được</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xử</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lý</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vô</w:t>
      </w:r>
      <w:proofErr w:type="spellEnd"/>
      <w:r w:rsidRPr="008A2E57">
        <w:rPr>
          <w:rFonts w:ascii="Times New Roman" w:hAnsi="Times New Roman"/>
          <w:sz w:val="24"/>
          <w:szCs w:val="24"/>
        </w:rPr>
        <w:t xml:space="preserve"> GA-based learning </w:t>
      </w:r>
      <w:proofErr w:type="spellStart"/>
      <w:r w:rsidRPr="008A2E57">
        <w:rPr>
          <w:rFonts w:ascii="Times New Roman" w:hAnsi="Times New Roman"/>
          <w:sz w:val="24"/>
          <w:szCs w:val="24"/>
        </w:rPr>
        <w:t>mô</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đun</w:t>
      </w:r>
      <w:proofErr w:type="spellEnd"/>
      <w:r w:rsidRPr="008A2E57">
        <w:rPr>
          <w:rFonts w:ascii="Times New Roman" w:hAnsi="Times New Roman"/>
          <w:sz w:val="24"/>
          <w:szCs w:val="24"/>
        </w:rPr>
        <w:t>.</w:t>
      </w:r>
    </w:p>
    <w:p w14:paraId="2E17103C" w14:textId="77777777" w:rsidR="00DC0889" w:rsidRPr="008A2E57" w:rsidRDefault="00DC0889" w:rsidP="005807A8">
      <w:pPr>
        <w:pStyle w:val="ListParagraph"/>
        <w:numPr>
          <w:ilvl w:val="0"/>
          <w:numId w:val="25"/>
        </w:numPr>
        <w:spacing w:after="0" w:line="360" w:lineRule="auto"/>
        <w:rPr>
          <w:rFonts w:ascii="Times New Roman" w:hAnsi="Times New Roman"/>
          <w:sz w:val="24"/>
          <w:szCs w:val="24"/>
        </w:rPr>
      </w:pPr>
      <w:r w:rsidRPr="008A2E57">
        <w:rPr>
          <w:rFonts w:ascii="Times New Roman" w:hAnsi="Times New Roman"/>
          <w:sz w:val="24"/>
          <w:szCs w:val="24"/>
        </w:rPr>
        <w:t xml:space="preserve">Tiến </w:t>
      </w:r>
      <w:proofErr w:type="spellStart"/>
      <w:r w:rsidRPr="008A2E57">
        <w:rPr>
          <w:rFonts w:ascii="Times New Roman" w:hAnsi="Times New Roman"/>
          <w:sz w:val="24"/>
          <w:szCs w:val="24"/>
        </w:rPr>
        <w:t>hành</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huấn</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luyện</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các</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mô</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hình</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phân</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loại</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máy</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học</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bằng</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cách</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sử</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dụng</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các</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đặc</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tr</w:t>
      </w:r>
      <w:r w:rsidRPr="008A2E57">
        <w:rPr>
          <w:rFonts w:ascii="Times New Roman" w:hAnsi="Times New Roman" w:hint="eastAsia"/>
          <w:sz w:val="24"/>
          <w:szCs w:val="24"/>
        </w:rPr>
        <w:t>ư</w:t>
      </w:r>
      <w:r w:rsidRPr="008A2E57">
        <w:rPr>
          <w:rFonts w:ascii="Times New Roman" w:hAnsi="Times New Roman"/>
          <w:sz w:val="24"/>
          <w:szCs w:val="24"/>
        </w:rPr>
        <w:t>ng</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tốt</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nhất</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đ</w:t>
      </w:r>
      <w:r w:rsidRPr="008A2E57">
        <w:rPr>
          <w:rFonts w:ascii="Times New Roman" w:hAnsi="Times New Roman" w:hint="eastAsia"/>
          <w:sz w:val="24"/>
          <w:szCs w:val="24"/>
        </w:rPr>
        <w:t>ư</w:t>
      </w:r>
      <w:r w:rsidRPr="008A2E57">
        <w:rPr>
          <w:rFonts w:ascii="Times New Roman" w:hAnsi="Times New Roman"/>
          <w:sz w:val="24"/>
          <w:szCs w:val="24"/>
        </w:rPr>
        <w:t>ợc</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lựa</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chọn</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thông</w:t>
      </w:r>
      <w:proofErr w:type="spellEnd"/>
      <w:r w:rsidRPr="008A2E57">
        <w:rPr>
          <w:rFonts w:ascii="Times New Roman" w:hAnsi="Times New Roman"/>
          <w:sz w:val="24"/>
          <w:szCs w:val="24"/>
        </w:rPr>
        <w:t xml:space="preserve"> qua </w:t>
      </w:r>
      <w:proofErr w:type="spellStart"/>
      <w:r w:rsidRPr="008A2E57">
        <w:rPr>
          <w:rFonts w:ascii="Times New Roman" w:hAnsi="Times New Roman"/>
          <w:sz w:val="24"/>
          <w:szCs w:val="24"/>
        </w:rPr>
        <w:t>mô-đun</w:t>
      </w:r>
      <w:proofErr w:type="spellEnd"/>
      <w:r w:rsidRPr="008A2E57">
        <w:rPr>
          <w:rFonts w:ascii="Times New Roman" w:hAnsi="Times New Roman"/>
          <w:sz w:val="24"/>
          <w:szCs w:val="24"/>
        </w:rPr>
        <w:t xml:space="preserve"> GA </w:t>
      </w:r>
      <w:proofErr w:type="spellStart"/>
      <w:r w:rsidRPr="008A2E57">
        <w:rPr>
          <w:rFonts w:ascii="Times New Roman" w:hAnsi="Times New Roman"/>
          <w:sz w:val="24"/>
          <w:szCs w:val="24"/>
        </w:rPr>
        <w:t>đã</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đ</w:t>
      </w:r>
      <w:r w:rsidRPr="008A2E57">
        <w:rPr>
          <w:rFonts w:ascii="Times New Roman" w:hAnsi="Times New Roman" w:hint="eastAsia"/>
          <w:sz w:val="24"/>
          <w:szCs w:val="24"/>
        </w:rPr>
        <w:t>ư</w:t>
      </w:r>
      <w:r w:rsidRPr="008A2E57">
        <w:rPr>
          <w:rFonts w:ascii="Times New Roman" w:hAnsi="Times New Roman"/>
          <w:sz w:val="24"/>
          <w:szCs w:val="24"/>
        </w:rPr>
        <w:t>ợc</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phát</w:t>
      </w:r>
      <w:proofErr w:type="spellEnd"/>
      <w:r w:rsidRPr="008A2E57">
        <w:rPr>
          <w:rFonts w:ascii="Times New Roman" w:hAnsi="Times New Roman"/>
          <w:sz w:val="24"/>
          <w:szCs w:val="24"/>
        </w:rPr>
        <w:t xml:space="preserve"> </w:t>
      </w:r>
      <w:proofErr w:type="spellStart"/>
      <w:r w:rsidRPr="008A2E57">
        <w:rPr>
          <w:rFonts w:ascii="Times New Roman" w:hAnsi="Times New Roman"/>
          <w:sz w:val="24"/>
          <w:szCs w:val="24"/>
        </w:rPr>
        <w:t>triển</w:t>
      </w:r>
      <w:proofErr w:type="spellEnd"/>
      <w:r w:rsidRPr="008A2E57">
        <w:rPr>
          <w:rFonts w:ascii="Times New Roman" w:hAnsi="Times New Roman"/>
          <w:sz w:val="24"/>
          <w:szCs w:val="24"/>
        </w:rPr>
        <w:t>.</w:t>
      </w:r>
    </w:p>
    <w:p w14:paraId="6DA8FC0F" w14:textId="1FE35AB6" w:rsidR="00784052" w:rsidRDefault="008A2E57" w:rsidP="005807A8">
      <w:pPr>
        <w:pStyle w:val="ListParagraph"/>
        <w:numPr>
          <w:ilvl w:val="0"/>
          <w:numId w:val="25"/>
        </w:numPr>
        <w:spacing w:after="0" w:line="360" w:lineRule="auto"/>
        <w:rPr>
          <w:rFonts w:ascii="Times New Roman" w:hAnsi="Times New Roman"/>
          <w:sz w:val="24"/>
          <w:szCs w:val="24"/>
        </w:rPr>
      </w:pPr>
      <w:proofErr w:type="spellStart"/>
      <w:r>
        <w:rPr>
          <w:rFonts w:ascii="Times New Roman" w:hAnsi="Times New Roman"/>
          <w:sz w:val="24"/>
          <w:szCs w:val="24"/>
        </w:rPr>
        <w:t>Đánh</w:t>
      </w:r>
      <w:proofErr w:type="spellEnd"/>
      <w:r>
        <w:rPr>
          <w:rFonts w:ascii="Times New Roman" w:hAnsi="Times New Roman"/>
          <w:sz w:val="24"/>
          <w:szCs w:val="24"/>
        </w:rPr>
        <w:t xml:space="preserve"> </w:t>
      </w:r>
      <w:proofErr w:type="spellStart"/>
      <w:r>
        <w:rPr>
          <w:rFonts w:ascii="Times New Roman" w:hAnsi="Times New Roman"/>
          <w:sz w:val="24"/>
          <w:szCs w:val="24"/>
        </w:rPr>
        <w:t>giá</w:t>
      </w:r>
      <w:proofErr w:type="spellEnd"/>
      <w:r>
        <w:rPr>
          <w:rFonts w:ascii="Times New Roman" w:hAnsi="Times New Roman"/>
          <w:sz w:val="24"/>
          <w:szCs w:val="24"/>
        </w:rPr>
        <w:t xml:space="preserve"> </w:t>
      </w:r>
      <w:proofErr w:type="spellStart"/>
      <w:r w:rsidR="00DC0889" w:rsidRPr="008A2E57">
        <w:rPr>
          <w:rFonts w:ascii="Times New Roman" w:hAnsi="Times New Roman"/>
          <w:sz w:val="24"/>
          <w:szCs w:val="24"/>
        </w:rPr>
        <w:t>hiệu</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suất</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của</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ph</w:t>
      </w:r>
      <w:r w:rsidR="00DC0889" w:rsidRPr="008A2E57">
        <w:rPr>
          <w:rFonts w:ascii="Times New Roman" w:hAnsi="Times New Roman" w:hint="eastAsia"/>
          <w:sz w:val="24"/>
          <w:szCs w:val="24"/>
        </w:rPr>
        <w:t>ươ</w:t>
      </w:r>
      <w:r w:rsidR="00DC0889" w:rsidRPr="008A2E57">
        <w:rPr>
          <w:rFonts w:ascii="Times New Roman" w:hAnsi="Times New Roman"/>
          <w:sz w:val="24"/>
          <w:szCs w:val="24"/>
        </w:rPr>
        <w:t>ng</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pháp</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đề</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xuất</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với</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ba</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mô</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hình</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phân</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loại</w:t>
      </w:r>
      <w:proofErr w:type="spellEnd"/>
      <w:r w:rsidR="00DC0889" w:rsidRPr="008A2E57">
        <w:rPr>
          <w:rFonts w:ascii="Times New Roman" w:hAnsi="Times New Roman"/>
          <w:sz w:val="24"/>
          <w:szCs w:val="24"/>
        </w:rPr>
        <w:t xml:space="preserve">: k-Nearest Neighbor (k-NN), Support Vector Machine (SVM), </w:t>
      </w:r>
      <w:proofErr w:type="spellStart"/>
      <w:r w:rsidR="00DC0889" w:rsidRPr="008A2E57">
        <w:rPr>
          <w:rFonts w:ascii="Times New Roman" w:hAnsi="Times New Roman"/>
          <w:sz w:val="24"/>
          <w:szCs w:val="24"/>
        </w:rPr>
        <w:t>và</w:t>
      </w:r>
      <w:proofErr w:type="spellEnd"/>
      <w:r w:rsidR="00DC0889" w:rsidRPr="008A2E57">
        <w:rPr>
          <w:rFonts w:ascii="Times New Roman" w:hAnsi="Times New Roman"/>
          <w:sz w:val="24"/>
          <w:szCs w:val="24"/>
        </w:rPr>
        <w:t xml:space="preserve"> </w:t>
      </w:r>
      <w:proofErr w:type="spellStart"/>
      <w:r w:rsidR="00DC0889" w:rsidRPr="008A2E57">
        <w:rPr>
          <w:rFonts w:ascii="Times New Roman" w:hAnsi="Times New Roman"/>
          <w:sz w:val="24"/>
          <w:szCs w:val="24"/>
        </w:rPr>
        <w:t>XgBoost</w:t>
      </w:r>
      <w:proofErr w:type="spellEnd"/>
      <w:r w:rsidR="00DC0889" w:rsidRPr="008A2E57">
        <w:rPr>
          <w:rFonts w:ascii="Times New Roman" w:hAnsi="Times New Roman"/>
          <w:sz w:val="24"/>
          <w:szCs w:val="24"/>
        </w:rPr>
        <w:t>.</w:t>
      </w:r>
    </w:p>
    <w:p w14:paraId="1E9810B0" w14:textId="77777777" w:rsidR="00D710D6" w:rsidRDefault="00D710D6" w:rsidP="00194FDD">
      <w:pPr>
        <w:pStyle w:val="ListParagraph"/>
        <w:spacing w:after="0" w:line="360" w:lineRule="auto"/>
        <w:ind w:left="780"/>
        <w:rPr>
          <w:rFonts w:ascii="Times New Roman" w:hAnsi="Times New Roman"/>
          <w:sz w:val="24"/>
          <w:szCs w:val="24"/>
        </w:rPr>
      </w:pPr>
    </w:p>
    <w:p w14:paraId="46B5C7B5" w14:textId="01445609" w:rsidR="00CA2DD2" w:rsidRPr="00F501B8" w:rsidRDefault="00CA2DD2" w:rsidP="005807A8">
      <w:pPr>
        <w:pStyle w:val="ListParagraph"/>
        <w:numPr>
          <w:ilvl w:val="0"/>
          <w:numId w:val="48"/>
        </w:numPr>
        <w:spacing w:after="0" w:line="360" w:lineRule="auto"/>
        <w:outlineLvl w:val="1"/>
        <w:rPr>
          <w:rFonts w:ascii="Times New Roman" w:hAnsi="Times New Roman"/>
          <w:b/>
          <w:bCs/>
          <w:sz w:val="36"/>
          <w:szCs w:val="36"/>
        </w:rPr>
      </w:pPr>
      <w:bookmarkStart w:id="43" w:name="_Toc169381124"/>
      <w:proofErr w:type="spellStart"/>
      <w:r w:rsidRPr="00F501B8">
        <w:rPr>
          <w:rFonts w:ascii="Times New Roman" w:hAnsi="Times New Roman"/>
          <w:b/>
          <w:bCs/>
          <w:sz w:val="36"/>
          <w:szCs w:val="36"/>
        </w:rPr>
        <w:t>Đánh</w:t>
      </w:r>
      <w:proofErr w:type="spellEnd"/>
      <w:r w:rsidRPr="00F501B8">
        <w:rPr>
          <w:rFonts w:ascii="Times New Roman" w:hAnsi="Times New Roman"/>
          <w:b/>
          <w:bCs/>
          <w:sz w:val="36"/>
          <w:szCs w:val="36"/>
        </w:rPr>
        <w:t xml:space="preserve"> </w:t>
      </w:r>
      <w:proofErr w:type="spellStart"/>
      <w:r w:rsidRPr="00F501B8">
        <w:rPr>
          <w:rFonts w:ascii="Times New Roman" w:hAnsi="Times New Roman"/>
          <w:b/>
          <w:bCs/>
          <w:sz w:val="36"/>
          <w:szCs w:val="36"/>
        </w:rPr>
        <w:t>giá</w:t>
      </w:r>
      <w:proofErr w:type="spellEnd"/>
      <w:r w:rsidRPr="00F501B8">
        <w:rPr>
          <w:rFonts w:ascii="Times New Roman" w:hAnsi="Times New Roman"/>
          <w:b/>
          <w:bCs/>
          <w:sz w:val="36"/>
          <w:szCs w:val="36"/>
        </w:rPr>
        <w:t xml:space="preserve"> </w:t>
      </w:r>
      <w:proofErr w:type="spellStart"/>
      <w:r w:rsidRPr="00F501B8">
        <w:rPr>
          <w:rFonts w:ascii="Times New Roman" w:hAnsi="Times New Roman"/>
          <w:b/>
          <w:bCs/>
          <w:sz w:val="36"/>
          <w:szCs w:val="36"/>
        </w:rPr>
        <w:t>kết</w:t>
      </w:r>
      <w:proofErr w:type="spellEnd"/>
      <w:r w:rsidRPr="00F501B8">
        <w:rPr>
          <w:rFonts w:ascii="Times New Roman" w:hAnsi="Times New Roman"/>
          <w:b/>
          <w:bCs/>
          <w:sz w:val="36"/>
          <w:szCs w:val="36"/>
        </w:rPr>
        <w:t xml:space="preserve"> </w:t>
      </w:r>
      <w:proofErr w:type="spellStart"/>
      <w:r w:rsidRPr="00F501B8">
        <w:rPr>
          <w:rFonts w:ascii="Times New Roman" w:hAnsi="Times New Roman"/>
          <w:b/>
          <w:bCs/>
          <w:sz w:val="36"/>
          <w:szCs w:val="36"/>
        </w:rPr>
        <w:t>quả</w:t>
      </w:r>
      <w:bookmarkEnd w:id="43"/>
      <w:proofErr w:type="spellEnd"/>
    </w:p>
    <w:p w14:paraId="4651FF15" w14:textId="1F29E38B" w:rsidR="00EF0C7C" w:rsidRPr="00F501B8" w:rsidRDefault="00EF0C7C" w:rsidP="005807A8">
      <w:pPr>
        <w:pStyle w:val="ListParagraph"/>
        <w:numPr>
          <w:ilvl w:val="0"/>
          <w:numId w:val="56"/>
        </w:numPr>
        <w:spacing w:after="0" w:line="360" w:lineRule="auto"/>
        <w:outlineLvl w:val="2"/>
        <w:rPr>
          <w:rFonts w:ascii="Times New Roman" w:hAnsi="Times New Roman"/>
          <w:b/>
          <w:sz w:val="32"/>
          <w:szCs w:val="32"/>
        </w:rPr>
      </w:pPr>
      <w:bookmarkStart w:id="44" w:name="_Toc169381125"/>
      <w:proofErr w:type="spellStart"/>
      <w:r w:rsidRPr="00F501B8">
        <w:rPr>
          <w:rFonts w:ascii="Times New Roman" w:hAnsi="Times New Roman"/>
          <w:b/>
          <w:sz w:val="32"/>
          <w:szCs w:val="32"/>
        </w:rPr>
        <w:t>Tiêu</w:t>
      </w:r>
      <w:proofErr w:type="spellEnd"/>
      <w:r w:rsidRPr="00F501B8">
        <w:rPr>
          <w:rFonts w:ascii="Times New Roman" w:hAnsi="Times New Roman"/>
          <w:b/>
          <w:sz w:val="32"/>
          <w:szCs w:val="32"/>
        </w:rPr>
        <w:t xml:space="preserve"> </w:t>
      </w:r>
      <w:proofErr w:type="spellStart"/>
      <w:r w:rsidRPr="00F501B8">
        <w:rPr>
          <w:rFonts w:ascii="Times New Roman" w:hAnsi="Times New Roman"/>
          <w:b/>
          <w:sz w:val="32"/>
          <w:szCs w:val="32"/>
        </w:rPr>
        <w:t>chí</w:t>
      </w:r>
      <w:proofErr w:type="spellEnd"/>
      <w:r w:rsidRPr="00F501B8">
        <w:rPr>
          <w:rFonts w:ascii="Times New Roman" w:hAnsi="Times New Roman"/>
          <w:b/>
          <w:sz w:val="32"/>
          <w:szCs w:val="32"/>
        </w:rPr>
        <w:t xml:space="preserve"> </w:t>
      </w:r>
      <w:proofErr w:type="spellStart"/>
      <w:r w:rsidRPr="00F501B8">
        <w:rPr>
          <w:rFonts w:ascii="Times New Roman" w:hAnsi="Times New Roman"/>
          <w:b/>
          <w:sz w:val="32"/>
          <w:szCs w:val="32"/>
        </w:rPr>
        <w:t>đánh</w:t>
      </w:r>
      <w:proofErr w:type="spellEnd"/>
      <w:r w:rsidRPr="00F501B8">
        <w:rPr>
          <w:rFonts w:ascii="Times New Roman" w:hAnsi="Times New Roman"/>
          <w:b/>
          <w:sz w:val="32"/>
          <w:szCs w:val="32"/>
        </w:rPr>
        <w:t xml:space="preserve"> </w:t>
      </w:r>
      <w:proofErr w:type="spellStart"/>
      <w:r w:rsidRPr="00F501B8">
        <w:rPr>
          <w:rFonts w:ascii="Times New Roman" w:hAnsi="Times New Roman"/>
          <w:b/>
          <w:sz w:val="32"/>
          <w:szCs w:val="32"/>
        </w:rPr>
        <w:t>giá</w:t>
      </w:r>
      <w:bookmarkEnd w:id="44"/>
      <w:proofErr w:type="spellEnd"/>
    </w:p>
    <w:p w14:paraId="4011CD8F" w14:textId="3B157624" w:rsidR="00715ADB" w:rsidRPr="00715ADB" w:rsidRDefault="00715ADB" w:rsidP="00194FDD">
      <w:pPr>
        <w:spacing w:after="0" w:line="360" w:lineRule="auto"/>
        <w:rPr>
          <w:rFonts w:ascii="Times New Roman" w:hAnsi="Times New Roman"/>
          <w:sz w:val="24"/>
          <w:szCs w:val="24"/>
        </w:rPr>
      </w:pPr>
      <w:proofErr w:type="spellStart"/>
      <w:r w:rsidRPr="00715ADB">
        <w:rPr>
          <w:rFonts w:ascii="Times New Roman" w:hAnsi="Times New Roman"/>
          <w:sz w:val="24"/>
          <w:szCs w:val="24"/>
        </w:rPr>
        <w:t>Kết</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quả</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đ</w:t>
      </w:r>
      <w:r w:rsidRPr="00715ADB">
        <w:rPr>
          <w:rFonts w:ascii="Times New Roman" w:hAnsi="Times New Roman" w:hint="eastAsia"/>
          <w:sz w:val="24"/>
          <w:szCs w:val="24"/>
        </w:rPr>
        <w:t>ư</w:t>
      </w:r>
      <w:r w:rsidRPr="00715ADB">
        <w:rPr>
          <w:rFonts w:ascii="Times New Roman" w:hAnsi="Times New Roman"/>
          <w:sz w:val="24"/>
          <w:szCs w:val="24"/>
        </w:rPr>
        <w:t>ợc</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đánh</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giá</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bằng</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hai</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tiêu</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chí</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chuẩn</w:t>
      </w:r>
      <w:proofErr w:type="spellEnd"/>
      <w:r w:rsidRPr="00715ADB">
        <w:rPr>
          <w:rFonts w:ascii="Times New Roman" w:hAnsi="Times New Roman"/>
          <w:sz w:val="24"/>
          <w:szCs w:val="24"/>
        </w:rPr>
        <w:t xml:space="preserve">: </w:t>
      </w:r>
      <w:r>
        <w:rPr>
          <w:rFonts w:ascii="Times New Roman" w:hAnsi="Times New Roman"/>
          <w:sz w:val="24"/>
          <w:szCs w:val="24"/>
        </w:rPr>
        <w:t xml:space="preserve">accuracy </w:t>
      </w:r>
      <w:proofErr w:type="spellStart"/>
      <w:r w:rsidRPr="00715ADB">
        <w:rPr>
          <w:rFonts w:ascii="Times New Roman" w:hAnsi="Times New Roman"/>
          <w:sz w:val="24"/>
          <w:szCs w:val="24"/>
        </w:rPr>
        <w:t>và</w:t>
      </w:r>
      <w:proofErr w:type="spellEnd"/>
      <w:r>
        <w:rPr>
          <w:rFonts w:ascii="Times New Roman" w:hAnsi="Times New Roman"/>
          <w:sz w:val="24"/>
          <w:szCs w:val="24"/>
        </w:rPr>
        <w:t xml:space="preserve"> recall</w:t>
      </w:r>
      <w:r w:rsidR="00F34E91">
        <w:rPr>
          <w:rFonts w:ascii="Times New Roman" w:hAnsi="Times New Roman"/>
          <w:sz w:val="24"/>
          <w:szCs w:val="24"/>
        </w:rPr>
        <w:t>/sensitivity</w:t>
      </w:r>
      <w:r w:rsidRPr="00715ADB">
        <w:rPr>
          <w:rFonts w:ascii="Times New Roman" w:hAnsi="Times New Roman"/>
          <w:sz w:val="24"/>
          <w:szCs w:val="24"/>
        </w:rPr>
        <w:t>.</w:t>
      </w:r>
    </w:p>
    <w:p w14:paraId="72CF334D" w14:textId="2CD22850" w:rsidR="00715ADB" w:rsidRDefault="00F34E91" w:rsidP="005807A8">
      <w:pPr>
        <w:pStyle w:val="ListParagraph"/>
        <w:numPr>
          <w:ilvl w:val="0"/>
          <w:numId w:val="57"/>
        </w:numPr>
        <w:spacing w:after="0" w:line="360" w:lineRule="auto"/>
        <w:rPr>
          <w:rFonts w:ascii="Times New Roman" w:hAnsi="Times New Roman"/>
          <w:sz w:val="24"/>
          <w:szCs w:val="24"/>
        </w:rPr>
      </w:pPr>
      <w:r>
        <w:rPr>
          <w:rFonts w:ascii="Times New Roman" w:hAnsi="Times New Roman"/>
          <w:sz w:val="24"/>
          <w:szCs w:val="24"/>
        </w:rPr>
        <w:t>Accuracy</w:t>
      </w:r>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Đo</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l</w:t>
      </w:r>
      <w:r w:rsidR="00715ADB" w:rsidRPr="00FA1B97">
        <w:rPr>
          <w:rFonts w:ascii="Times New Roman" w:hAnsi="Times New Roman" w:hint="eastAsia"/>
          <w:sz w:val="24"/>
          <w:szCs w:val="24"/>
        </w:rPr>
        <w:t>ư</w:t>
      </w:r>
      <w:r w:rsidR="00715ADB" w:rsidRPr="00FA1B97">
        <w:rPr>
          <w:rFonts w:ascii="Times New Roman" w:hAnsi="Times New Roman"/>
          <w:sz w:val="24"/>
          <w:szCs w:val="24"/>
        </w:rPr>
        <w:t>ờng</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hiệu</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suất</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của</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bộ</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phân</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loại</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là</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tỷ</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lệ</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giữa</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số</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quan</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sát</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đúng</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và</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tổng</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số</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quan</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sát</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Giá</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trị</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dao</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động</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từ</w:t>
      </w:r>
      <w:proofErr w:type="spellEnd"/>
      <w:r w:rsidR="00715ADB" w:rsidRPr="00FA1B97">
        <w:rPr>
          <w:rFonts w:ascii="Times New Roman" w:hAnsi="Times New Roman"/>
          <w:sz w:val="24"/>
          <w:szCs w:val="24"/>
        </w:rPr>
        <w:t xml:space="preserve"> 0 (</w:t>
      </w:r>
      <w:proofErr w:type="spellStart"/>
      <w:r w:rsidR="00715ADB" w:rsidRPr="00FA1B97">
        <w:rPr>
          <w:rFonts w:ascii="Times New Roman" w:hAnsi="Times New Roman"/>
          <w:sz w:val="24"/>
          <w:szCs w:val="24"/>
        </w:rPr>
        <w:t>tệ</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nhất</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đến</w:t>
      </w:r>
      <w:proofErr w:type="spellEnd"/>
      <w:r w:rsidR="00715ADB" w:rsidRPr="00FA1B97">
        <w:rPr>
          <w:rFonts w:ascii="Times New Roman" w:hAnsi="Times New Roman"/>
          <w:sz w:val="24"/>
          <w:szCs w:val="24"/>
        </w:rPr>
        <w:t xml:space="preserve"> 1 (</w:t>
      </w:r>
      <w:proofErr w:type="spellStart"/>
      <w:r w:rsidR="00715ADB" w:rsidRPr="00FA1B97">
        <w:rPr>
          <w:rFonts w:ascii="Times New Roman" w:hAnsi="Times New Roman"/>
          <w:sz w:val="24"/>
          <w:szCs w:val="24"/>
        </w:rPr>
        <w:t>tốt</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nhất</w:t>
      </w:r>
      <w:proofErr w:type="spellEnd"/>
      <w:r w:rsidR="00715ADB" w:rsidRPr="00FA1B97">
        <w:rPr>
          <w:rFonts w:ascii="Times New Roman" w:hAnsi="Times New Roman"/>
          <w:sz w:val="24"/>
          <w:szCs w:val="24"/>
        </w:rPr>
        <w:t xml:space="preserve">). Công </w:t>
      </w:r>
      <w:proofErr w:type="spellStart"/>
      <w:r w:rsidR="00715ADB" w:rsidRPr="00FA1B97">
        <w:rPr>
          <w:rFonts w:ascii="Times New Roman" w:hAnsi="Times New Roman"/>
          <w:sz w:val="24"/>
          <w:szCs w:val="24"/>
        </w:rPr>
        <w:t>thức</w:t>
      </w:r>
      <w:proofErr w:type="spellEnd"/>
      <w:r w:rsidR="00715ADB" w:rsidRPr="00FA1B97">
        <w:rPr>
          <w:rFonts w:ascii="Times New Roman" w:hAnsi="Times New Roman"/>
          <w:sz w:val="24"/>
          <w:szCs w:val="24"/>
        </w:rPr>
        <w:t xml:space="preserve"> </w:t>
      </w:r>
      <w:proofErr w:type="spellStart"/>
      <w:r w:rsidR="00715ADB" w:rsidRPr="00FA1B97">
        <w:rPr>
          <w:rFonts w:ascii="Times New Roman" w:hAnsi="Times New Roman"/>
          <w:sz w:val="24"/>
          <w:szCs w:val="24"/>
        </w:rPr>
        <w:t>tính</w:t>
      </w:r>
      <w:proofErr w:type="spellEnd"/>
      <w:r w:rsidR="00715ADB" w:rsidRPr="00FA1B97">
        <w:rPr>
          <w:rFonts w:ascii="Times New Roman" w:hAnsi="Times New Roman"/>
          <w:sz w:val="24"/>
          <w:szCs w:val="24"/>
        </w:rPr>
        <w:t>:</w:t>
      </w:r>
    </w:p>
    <w:p w14:paraId="2B098079" w14:textId="77777777" w:rsidR="001C4785" w:rsidRDefault="001C4785" w:rsidP="001C4785">
      <w:pPr>
        <w:pStyle w:val="ListParagraph"/>
        <w:spacing w:after="0" w:line="360" w:lineRule="auto"/>
        <w:rPr>
          <w:rFonts w:ascii="Times New Roman" w:hAnsi="Times New Roman"/>
          <w:sz w:val="24"/>
          <w:szCs w:val="24"/>
        </w:rPr>
      </w:pPr>
    </w:p>
    <w:p w14:paraId="6FF34050" w14:textId="77777777" w:rsidR="001D58F9" w:rsidRPr="001C4785" w:rsidRDefault="0071014A" w:rsidP="00194FDD">
      <w:pPr>
        <w:pStyle w:val="ListParagraph"/>
        <w:spacing w:after="0" w:line="360" w:lineRule="auto"/>
        <w:rPr>
          <w:rFonts w:ascii="Times New Roman" w:hAnsi="Times New Roman"/>
          <w:sz w:val="24"/>
          <w:szCs w:val="24"/>
        </w:rPr>
      </w:pPr>
      <m:oMathPara>
        <m:oMath>
          <m:r>
            <w:rPr>
              <w:rFonts w:ascii="Cambria Math" w:hAnsi="Cambria Math"/>
              <w:sz w:val="24"/>
              <w:szCs w:val="24"/>
            </w:rPr>
            <m:t>Accuracy=</m:t>
          </m:r>
          <m:f>
            <m:fPr>
              <m:ctrlPr>
                <w:rPr>
                  <w:rFonts w:ascii="Cambria Math" w:hAnsi="Cambria Math"/>
                  <w:i/>
                  <w:sz w:val="24"/>
                  <w:szCs w:val="24"/>
                </w:rPr>
              </m:ctrlPr>
            </m:fPr>
            <m:num>
              <m:r>
                <w:rPr>
                  <w:rFonts w:ascii="Cambria Math" w:hAnsi="Cambria Math"/>
                  <w:sz w:val="24"/>
                  <w:szCs w:val="24"/>
                </w:rPr>
                <m:t xml:space="preserve">TP + TN </m:t>
              </m:r>
            </m:num>
            <m:den>
              <m:r>
                <w:rPr>
                  <w:rFonts w:ascii="Cambria Math" w:hAnsi="Cambria Math"/>
                  <w:sz w:val="24"/>
                  <w:szCs w:val="24"/>
                </w:rPr>
                <m:t xml:space="preserve">TP + FP + FN + TN </m:t>
              </m:r>
            </m:den>
          </m:f>
        </m:oMath>
      </m:oMathPara>
    </w:p>
    <w:p w14:paraId="587C82A1" w14:textId="77777777" w:rsidR="001C4785" w:rsidRPr="001D58F9" w:rsidRDefault="001C4785" w:rsidP="00194FDD">
      <w:pPr>
        <w:pStyle w:val="ListParagraph"/>
        <w:spacing w:after="0" w:line="360" w:lineRule="auto"/>
        <w:rPr>
          <w:rFonts w:ascii="Times New Roman" w:hAnsi="Times New Roman"/>
          <w:sz w:val="24"/>
          <w:szCs w:val="24"/>
        </w:rPr>
      </w:pPr>
    </w:p>
    <w:p w14:paraId="514B361D" w14:textId="47750951" w:rsidR="00715ADB" w:rsidRPr="001D58F9" w:rsidRDefault="00715ADB" w:rsidP="00194FDD">
      <w:pPr>
        <w:pStyle w:val="ListParagraph"/>
        <w:spacing w:after="0" w:line="360" w:lineRule="auto"/>
        <w:rPr>
          <w:rFonts w:ascii="Times New Roman" w:hAnsi="Times New Roman"/>
          <w:sz w:val="24"/>
          <w:szCs w:val="24"/>
        </w:rPr>
      </w:pPr>
      <w:r w:rsidRPr="00715ADB">
        <w:rPr>
          <w:rFonts w:ascii="Times New Roman" w:hAnsi="Times New Roman"/>
          <w:sz w:val="24"/>
          <w:szCs w:val="24"/>
        </w:rPr>
        <w:t xml:space="preserve">Trong </w:t>
      </w:r>
      <w:proofErr w:type="spellStart"/>
      <w:r w:rsidRPr="00715ADB">
        <w:rPr>
          <w:rFonts w:ascii="Times New Roman" w:hAnsi="Times New Roman"/>
          <w:sz w:val="24"/>
          <w:szCs w:val="24"/>
        </w:rPr>
        <w:t>đó</w:t>
      </w:r>
      <w:proofErr w:type="spellEnd"/>
      <w:r w:rsidRPr="00715ADB">
        <w:rPr>
          <w:rFonts w:ascii="Times New Roman" w:hAnsi="Times New Roman"/>
          <w:sz w:val="24"/>
          <w:szCs w:val="24"/>
        </w:rPr>
        <w:t xml:space="preserve">, TP </w:t>
      </w:r>
      <w:proofErr w:type="spellStart"/>
      <w:r w:rsidRPr="00715ADB">
        <w:rPr>
          <w:rFonts w:ascii="Times New Roman" w:hAnsi="Times New Roman"/>
          <w:sz w:val="24"/>
          <w:szCs w:val="24"/>
        </w:rPr>
        <w:t>là</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số</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l</w:t>
      </w:r>
      <w:r w:rsidRPr="00715ADB">
        <w:rPr>
          <w:rFonts w:ascii="Times New Roman" w:hAnsi="Times New Roman" w:hint="eastAsia"/>
          <w:sz w:val="24"/>
          <w:szCs w:val="24"/>
        </w:rPr>
        <w:t>ư</w:t>
      </w:r>
      <w:r w:rsidRPr="00715ADB">
        <w:rPr>
          <w:rFonts w:ascii="Times New Roman" w:hAnsi="Times New Roman"/>
          <w:sz w:val="24"/>
          <w:szCs w:val="24"/>
        </w:rPr>
        <w:t>ợng</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mẫu</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d</w:t>
      </w:r>
      <w:r w:rsidRPr="00715ADB">
        <w:rPr>
          <w:rFonts w:ascii="Times New Roman" w:hAnsi="Times New Roman" w:hint="eastAsia"/>
          <w:sz w:val="24"/>
          <w:szCs w:val="24"/>
        </w:rPr>
        <w:t>ươ</w:t>
      </w:r>
      <w:r w:rsidRPr="00715ADB">
        <w:rPr>
          <w:rFonts w:ascii="Times New Roman" w:hAnsi="Times New Roman"/>
          <w:sz w:val="24"/>
          <w:szCs w:val="24"/>
        </w:rPr>
        <w:t>ng</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tính</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đúng</w:t>
      </w:r>
      <w:proofErr w:type="spellEnd"/>
      <w:r w:rsidRPr="00715ADB">
        <w:rPr>
          <w:rFonts w:ascii="Times New Roman" w:hAnsi="Times New Roman"/>
          <w:sz w:val="24"/>
          <w:szCs w:val="24"/>
        </w:rPr>
        <w:t xml:space="preserve">, FP </w:t>
      </w:r>
      <w:proofErr w:type="spellStart"/>
      <w:r w:rsidRPr="00715ADB">
        <w:rPr>
          <w:rFonts w:ascii="Times New Roman" w:hAnsi="Times New Roman"/>
          <w:sz w:val="24"/>
          <w:szCs w:val="24"/>
        </w:rPr>
        <w:t>là</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số</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l</w:t>
      </w:r>
      <w:r w:rsidRPr="00715ADB">
        <w:rPr>
          <w:rFonts w:ascii="Times New Roman" w:hAnsi="Times New Roman" w:hint="eastAsia"/>
          <w:sz w:val="24"/>
          <w:szCs w:val="24"/>
        </w:rPr>
        <w:t>ư</w:t>
      </w:r>
      <w:r w:rsidRPr="00715ADB">
        <w:rPr>
          <w:rFonts w:ascii="Times New Roman" w:hAnsi="Times New Roman"/>
          <w:sz w:val="24"/>
          <w:szCs w:val="24"/>
        </w:rPr>
        <w:t>ợng</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mẫu</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âm</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tính</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bị</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dự</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đoán</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nhầm</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là</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d</w:t>
      </w:r>
      <w:r w:rsidRPr="00715ADB">
        <w:rPr>
          <w:rFonts w:ascii="Times New Roman" w:hAnsi="Times New Roman" w:hint="eastAsia"/>
          <w:sz w:val="24"/>
          <w:szCs w:val="24"/>
        </w:rPr>
        <w:t>ươ</w:t>
      </w:r>
      <w:r w:rsidRPr="00715ADB">
        <w:rPr>
          <w:rFonts w:ascii="Times New Roman" w:hAnsi="Times New Roman"/>
          <w:sz w:val="24"/>
          <w:szCs w:val="24"/>
        </w:rPr>
        <w:t>ng</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tính</w:t>
      </w:r>
      <w:proofErr w:type="spellEnd"/>
      <w:r w:rsidRPr="00715ADB">
        <w:rPr>
          <w:rFonts w:ascii="Times New Roman" w:hAnsi="Times New Roman"/>
          <w:sz w:val="24"/>
          <w:szCs w:val="24"/>
        </w:rPr>
        <w:t xml:space="preserve">, FN </w:t>
      </w:r>
      <w:proofErr w:type="spellStart"/>
      <w:r w:rsidRPr="00715ADB">
        <w:rPr>
          <w:rFonts w:ascii="Times New Roman" w:hAnsi="Times New Roman"/>
          <w:sz w:val="24"/>
          <w:szCs w:val="24"/>
        </w:rPr>
        <w:t>là</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số</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l</w:t>
      </w:r>
      <w:r w:rsidRPr="00715ADB">
        <w:rPr>
          <w:rFonts w:ascii="Times New Roman" w:hAnsi="Times New Roman" w:hint="eastAsia"/>
          <w:sz w:val="24"/>
          <w:szCs w:val="24"/>
        </w:rPr>
        <w:t>ư</w:t>
      </w:r>
      <w:r w:rsidRPr="00715ADB">
        <w:rPr>
          <w:rFonts w:ascii="Times New Roman" w:hAnsi="Times New Roman"/>
          <w:sz w:val="24"/>
          <w:szCs w:val="24"/>
        </w:rPr>
        <w:t>ợng</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mẫu</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d</w:t>
      </w:r>
      <w:r w:rsidRPr="00715ADB">
        <w:rPr>
          <w:rFonts w:ascii="Times New Roman" w:hAnsi="Times New Roman" w:hint="eastAsia"/>
          <w:sz w:val="24"/>
          <w:szCs w:val="24"/>
        </w:rPr>
        <w:t>ươ</w:t>
      </w:r>
      <w:r w:rsidRPr="00715ADB">
        <w:rPr>
          <w:rFonts w:ascii="Times New Roman" w:hAnsi="Times New Roman"/>
          <w:sz w:val="24"/>
          <w:szCs w:val="24"/>
        </w:rPr>
        <w:t>ng</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tính</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bị</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dự</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đoán</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nhầm</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là</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âm</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tính</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và</w:t>
      </w:r>
      <w:proofErr w:type="spellEnd"/>
      <w:r w:rsidRPr="00715ADB">
        <w:rPr>
          <w:rFonts w:ascii="Times New Roman" w:hAnsi="Times New Roman"/>
          <w:sz w:val="24"/>
          <w:szCs w:val="24"/>
        </w:rPr>
        <w:t xml:space="preserve"> TN </w:t>
      </w:r>
      <w:proofErr w:type="spellStart"/>
      <w:r w:rsidRPr="00715ADB">
        <w:rPr>
          <w:rFonts w:ascii="Times New Roman" w:hAnsi="Times New Roman"/>
          <w:sz w:val="24"/>
          <w:szCs w:val="24"/>
        </w:rPr>
        <w:t>là</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số</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l</w:t>
      </w:r>
      <w:r w:rsidRPr="00715ADB">
        <w:rPr>
          <w:rFonts w:ascii="Times New Roman" w:hAnsi="Times New Roman" w:hint="eastAsia"/>
          <w:sz w:val="24"/>
          <w:szCs w:val="24"/>
        </w:rPr>
        <w:t>ư</w:t>
      </w:r>
      <w:r w:rsidRPr="00715ADB">
        <w:rPr>
          <w:rFonts w:ascii="Times New Roman" w:hAnsi="Times New Roman"/>
          <w:sz w:val="24"/>
          <w:szCs w:val="24"/>
        </w:rPr>
        <w:t>ợng</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mẫu</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âm</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tính</w:t>
      </w:r>
      <w:proofErr w:type="spellEnd"/>
      <w:r w:rsidRPr="00715ADB">
        <w:rPr>
          <w:rFonts w:ascii="Times New Roman" w:hAnsi="Times New Roman"/>
          <w:sz w:val="24"/>
          <w:szCs w:val="24"/>
        </w:rPr>
        <w:t xml:space="preserve"> </w:t>
      </w:r>
      <w:proofErr w:type="spellStart"/>
      <w:r w:rsidRPr="00715ADB">
        <w:rPr>
          <w:rFonts w:ascii="Times New Roman" w:hAnsi="Times New Roman"/>
          <w:sz w:val="24"/>
          <w:szCs w:val="24"/>
        </w:rPr>
        <w:t>đúng</w:t>
      </w:r>
      <w:proofErr w:type="spellEnd"/>
      <w:r w:rsidRPr="00715ADB">
        <w:rPr>
          <w:rFonts w:ascii="Times New Roman" w:hAnsi="Times New Roman"/>
          <w:sz w:val="24"/>
          <w:szCs w:val="24"/>
        </w:rPr>
        <w:t>.</w:t>
      </w:r>
    </w:p>
    <w:p w14:paraId="4D67D325" w14:textId="3EF45FB9" w:rsidR="00715ADB" w:rsidRDefault="00F34E91" w:rsidP="005807A8">
      <w:pPr>
        <w:pStyle w:val="ListParagraph"/>
        <w:numPr>
          <w:ilvl w:val="0"/>
          <w:numId w:val="57"/>
        </w:numPr>
        <w:spacing w:after="0" w:line="360" w:lineRule="auto"/>
        <w:rPr>
          <w:rFonts w:ascii="Times New Roman" w:hAnsi="Times New Roman"/>
          <w:sz w:val="24"/>
          <w:szCs w:val="24"/>
        </w:rPr>
      </w:pPr>
      <w:r w:rsidRPr="001D58F9">
        <w:rPr>
          <w:rFonts w:ascii="Times New Roman" w:hAnsi="Times New Roman"/>
          <w:sz w:val="24"/>
          <w:szCs w:val="24"/>
        </w:rPr>
        <w:t>Recall/Sensitivity</w:t>
      </w:r>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Tỷ</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lệ</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giữa</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số</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dự</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đoán</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d</w:t>
      </w:r>
      <w:r w:rsidR="00715ADB" w:rsidRPr="001D58F9">
        <w:rPr>
          <w:rFonts w:ascii="Times New Roman" w:hAnsi="Times New Roman" w:hint="eastAsia"/>
          <w:sz w:val="24"/>
          <w:szCs w:val="24"/>
        </w:rPr>
        <w:t>ươ</w:t>
      </w:r>
      <w:r w:rsidR="00715ADB" w:rsidRPr="001D58F9">
        <w:rPr>
          <w:rFonts w:ascii="Times New Roman" w:hAnsi="Times New Roman"/>
          <w:sz w:val="24"/>
          <w:szCs w:val="24"/>
        </w:rPr>
        <w:t>ng</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tính</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đúng</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và</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tổng</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số</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mẫu</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d</w:t>
      </w:r>
      <w:r w:rsidR="00715ADB" w:rsidRPr="001D58F9">
        <w:rPr>
          <w:rFonts w:ascii="Times New Roman" w:hAnsi="Times New Roman" w:hint="eastAsia"/>
          <w:sz w:val="24"/>
          <w:szCs w:val="24"/>
        </w:rPr>
        <w:t>ươ</w:t>
      </w:r>
      <w:r w:rsidR="00715ADB" w:rsidRPr="001D58F9">
        <w:rPr>
          <w:rFonts w:ascii="Times New Roman" w:hAnsi="Times New Roman"/>
          <w:sz w:val="24"/>
          <w:szCs w:val="24"/>
        </w:rPr>
        <w:t>ng</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tính</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dao</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động</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từ</w:t>
      </w:r>
      <w:proofErr w:type="spellEnd"/>
      <w:r w:rsidR="00715ADB" w:rsidRPr="001D58F9">
        <w:rPr>
          <w:rFonts w:ascii="Times New Roman" w:hAnsi="Times New Roman"/>
          <w:sz w:val="24"/>
          <w:szCs w:val="24"/>
        </w:rPr>
        <w:t xml:space="preserve"> 0 (</w:t>
      </w:r>
      <w:proofErr w:type="spellStart"/>
      <w:r w:rsidR="00715ADB" w:rsidRPr="001D58F9">
        <w:rPr>
          <w:rFonts w:ascii="Times New Roman" w:hAnsi="Times New Roman"/>
          <w:sz w:val="24"/>
          <w:szCs w:val="24"/>
        </w:rPr>
        <w:t>tệ</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nhất</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đến</w:t>
      </w:r>
      <w:proofErr w:type="spellEnd"/>
      <w:r w:rsidR="00715ADB" w:rsidRPr="001D58F9">
        <w:rPr>
          <w:rFonts w:ascii="Times New Roman" w:hAnsi="Times New Roman"/>
          <w:sz w:val="24"/>
          <w:szCs w:val="24"/>
        </w:rPr>
        <w:t xml:space="preserve"> 1 (</w:t>
      </w:r>
      <w:proofErr w:type="spellStart"/>
      <w:r w:rsidR="00715ADB" w:rsidRPr="001D58F9">
        <w:rPr>
          <w:rFonts w:ascii="Times New Roman" w:hAnsi="Times New Roman"/>
          <w:sz w:val="24"/>
          <w:szCs w:val="24"/>
        </w:rPr>
        <w:t>tốt</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nhất</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Còn</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đ</w:t>
      </w:r>
      <w:r w:rsidR="00715ADB" w:rsidRPr="001D58F9">
        <w:rPr>
          <w:rFonts w:ascii="Times New Roman" w:hAnsi="Times New Roman" w:hint="eastAsia"/>
          <w:sz w:val="24"/>
          <w:szCs w:val="24"/>
        </w:rPr>
        <w:t>ư</w:t>
      </w:r>
      <w:r w:rsidR="00715ADB" w:rsidRPr="001D58F9">
        <w:rPr>
          <w:rFonts w:ascii="Times New Roman" w:hAnsi="Times New Roman"/>
          <w:sz w:val="24"/>
          <w:szCs w:val="24"/>
        </w:rPr>
        <w:t>ợc</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gọi</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là</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Tỷ</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lệ</w:t>
      </w:r>
      <w:proofErr w:type="spellEnd"/>
      <w:r w:rsidR="00715ADB" w:rsidRPr="001D58F9">
        <w:rPr>
          <w:rFonts w:ascii="Times New Roman" w:hAnsi="Times New Roman"/>
          <w:sz w:val="24"/>
          <w:szCs w:val="24"/>
        </w:rPr>
        <w:t xml:space="preserve"> D</w:t>
      </w:r>
      <w:r w:rsidR="00715ADB" w:rsidRPr="001D58F9">
        <w:rPr>
          <w:rFonts w:ascii="Times New Roman" w:hAnsi="Times New Roman" w:hint="eastAsia"/>
          <w:sz w:val="24"/>
          <w:szCs w:val="24"/>
        </w:rPr>
        <w:t>ươ</w:t>
      </w:r>
      <w:r w:rsidR="00715ADB" w:rsidRPr="001D58F9">
        <w:rPr>
          <w:rFonts w:ascii="Times New Roman" w:hAnsi="Times New Roman"/>
          <w:sz w:val="24"/>
          <w:szCs w:val="24"/>
        </w:rPr>
        <w:t xml:space="preserve">ng </w:t>
      </w:r>
      <w:proofErr w:type="spellStart"/>
      <w:r w:rsidR="00715ADB" w:rsidRPr="001D58F9">
        <w:rPr>
          <w:rFonts w:ascii="Times New Roman" w:hAnsi="Times New Roman"/>
          <w:sz w:val="24"/>
          <w:szCs w:val="24"/>
        </w:rPr>
        <w:t>tính</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Thực</w:t>
      </w:r>
      <w:proofErr w:type="spellEnd"/>
      <w:r w:rsidR="00715ADB" w:rsidRPr="001D58F9">
        <w:rPr>
          <w:rFonts w:ascii="Times New Roman" w:hAnsi="Times New Roman"/>
          <w:sz w:val="24"/>
          <w:szCs w:val="24"/>
        </w:rPr>
        <w:t xml:space="preserve"> (TPR) </w:t>
      </w:r>
      <w:proofErr w:type="spellStart"/>
      <w:r w:rsidR="00715ADB" w:rsidRPr="001D58F9">
        <w:rPr>
          <w:rFonts w:ascii="Times New Roman" w:hAnsi="Times New Roman"/>
          <w:sz w:val="24"/>
          <w:szCs w:val="24"/>
        </w:rPr>
        <w:t>hoặc</w:t>
      </w:r>
      <w:proofErr w:type="spellEnd"/>
      <w:r w:rsidR="00D94EFC">
        <w:rPr>
          <w:rFonts w:ascii="Times New Roman" w:hAnsi="Times New Roman"/>
          <w:sz w:val="24"/>
          <w:szCs w:val="24"/>
        </w:rPr>
        <w:t xml:space="preserve"> sensitivity</w:t>
      </w:r>
      <w:r w:rsidR="00715ADB" w:rsidRPr="001D58F9">
        <w:rPr>
          <w:rFonts w:ascii="Times New Roman" w:hAnsi="Times New Roman"/>
          <w:sz w:val="24"/>
          <w:szCs w:val="24"/>
        </w:rPr>
        <w:t xml:space="preserve">. Công </w:t>
      </w:r>
      <w:proofErr w:type="spellStart"/>
      <w:r w:rsidR="00715ADB" w:rsidRPr="001D58F9">
        <w:rPr>
          <w:rFonts w:ascii="Times New Roman" w:hAnsi="Times New Roman"/>
          <w:sz w:val="24"/>
          <w:szCs w:val="24"/>
        </w:rPr>
        <w:t>thức</w:t>
      </w:r>
      <w:proofErr w:type="spellEnd"/>
      <w:r w:rsidR="00715ADB" w:rsidRPr="001D58F9">
        <w:rPr>
          <w:rFonts w:ascii="Times New Roman" w:hAnsi="Times New Roman"/>
          <w:sz w:val="24"/>
          <w:szCs w:val="24"/>
        </w:rPr>
        <w:t xml:space="preserve"> </w:t>
      </w:r>
      <w:proofErr w:type="spellStart"/>
      <w:r w:rsidR="00715ADB" w:rsidRPr="001D58F9">
        <w:rPr>
          <w:rFonts w:ascii="Times New Roman" w:hAnsi="Times New Roman"/>
          <w:sz w:val="24"/>
          <w:szCs w:val="24"/>
        </w:rPr>
        <w:t>tính</w:t>
      </w:r>
      <w:proofErr w:type="spellEnd"/>
      <w:r w:rsidR="00715ADB" w:rsidRPr="001D58F9">
        <w:rPr>
          <w:rFonts w:ascii="Times New Roman" w:hAnsi="Times New Roman"/>
          <w:sz w:val="24"/>
          <w:szCs w:val="24"/>
        </w:rPr>
        <w:t>:</w:t>
      </w:r>
    </w:p>
    <w:p w14:paraId="5C991B8F" w14:textId="77777777" w:rsidR="001C4785" w:rsidRPr="001D58F9" w:rsidRDefault="001C4785" w:rsidP="00D01477">
      <w:pPr>
        <w:pStyle w:val="ListParagraph"/>
        <w:spacing w:after="0" w:line="360" w:lineRule="auto"/>
        <w:rPr>
          <w:rFonts w:ascii="Times New Roman" w:hAnsi="Times New Roman"/>
          <w:sz w:val="24"/>
          <w:szCs w:val="24"/>
        </w:rPr>
      </w:pPr>
    </w:p>
    <w:p w14:paraId="231C1FC4" w14:textId="54E1102F" w:rsidR="00715ADB" w:rsidRPr="004D0D4A" w:rsidRDefault="00D94EFC" w:rsidP="00194FDD">
      <w:pPr>
        <w:spacing w:after="0" w:line="360" w:lineRule="auto"/>
        <w:rPr>
          <w:rFonts w:ascii="Times New Roman" w:hAnsi="Times New Roman"/>
          <w:sz w:val="24"/>
          <w:szCs w:val="24"/>
        </w:rPr>
      </w:pPr>
      <m:oMathPara>
        <m:oMath>
          <m:r>
            <w:rPr>
              <w:rFonts w:ascii="Cambria Math" w:hAnsi="Cambria Math"/>
              <w:sz w:val="24"/>
              <w:szCs w:val="24"/>
            </w:rPr>
            <m:t>Sensitivity=</m:t>
          </m:r>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TP+FN</m:t>
              </m:r>
            </m:den>
          </m:f>
          <m:r>
            <w:rPr>
              <w:rFonts w:ascii="Cambria Math" w:hAnsi="Cambria Math"/>
              <w:sz w:val="24"/>
              <w:szCs w:val="24"/>
            </w:rPr>
            <m:t xml:space="preserve"> </m:t>
          </m:r>
        </m:oMath>
      </m:oMathPara>
    </w:p>
    <w:p w14:paraId="62E86F9B" w14:textId="77777777" w:rsidR="004D0D4A" w:rsidRDefault="004D0D4A" w:rsidP="00194FDD">
      <w:pPr>
        <w:spacing w:after="0" w:line="360" w:lineRule="auto"/>
        <w:rPr>
          <w:rFonts w:ascii="Times New Roman" w:hAnsi="Times New Roman"/>
          <w:sz w:val="24"/>
          <w:szCs w:val="24"/>
        </w:rPr>
      </w:pPr>
    </w:p>
    <w:p w14:paraId="274BD1EC" w14:textId="77777777" w:rsidR="001C4785" w:rsidRDefault="001C4785" w:rsidP="00194FDD">
      <w:pPr>
        <w:spacing w:after="0" w:line="360" w:lineRule="auto"/>
        <w:rPr>
          <w:rFonts w:ascii="Times New Roman" w:hAnsi="Times New Roman"/>
          <w:sz w:val="24"/>
          <w:szCs w:val="24"/>
        </w:rPr>
      </w:pPr>
    </w:p>
    <w:p w14:paraId="63F02C3D" w14:textId="77777777" w:rsidR="001C4785" w:rsidRDefault="001C4785" w:rsidP="00194FDD">
      <w:pPr>
        <w:spacing w:after="0" w:line="360" w:lineRule="auto"/>
        <w:rPr>
          <w:rFonts w:ascii="Times New Roman" w:hAnsi="Times New Roman"/>
          <w:sz w:val="24"/>
          <w:szCs w:val="24"/>
        </w:rPr>
      </w:pPr>
    </w:p>
    <w:p w14:paraId="443D2560" w14:textId="77777777" w:rsidR="001C4785" w:rsidRDefault="001C4785" w:rsidP="00194FDD">
      <w:pPr>
        <w:spacing w:after="0" w:line="360" w:lineRule="auto"/>
        <w:rPr>
          <w:rFonts w:ascii="Times New Roman" w:hAnsi="Times New Roman"/>
          <w:sz w:val="24"/>
          <w:szCs w:val="24"/>
        </w:rPr>
      </w:pPr>
    </w:p>
    <w:p w14:paraId="38FFDBEB" w14:textId="77777777" w:rsidR="001C4785" w:rsidRPr="00715ADB" w:rsidRDefault="001C4785" w:rsidP="00194FDD">
      <w:pPr>
        <w:spacing w:after="0" w:line="360" w:lineRule="auto"/>
        <w:rPr>
          <w:rFonts w:ascii="Times New Roman" w:hAnsi="Times New Roman"/>
          <w:sz w:val="24"/>
          <w:szCs w:val="24"/>
        </w:rPr>
      </w:pPr>
    </w:p>
    <w:p w14:paraId="72BDAD7A" w14:textId="0072DA0D" w:rsidR="001C4785" w:rsidRPr="001C4785" w:rsidRDefault="005F7E67" w:rsidP="001C4785">
      <w:pPr>
        <w:pStyle w:val="ListParagraph"/>
        <w:numPr>
          <w:ilvl w:val="0"/>
          <w:numId w:val="56"/>
        </w:numPr>
        <w:spacing w:after="0" w:line="360" w:lineRule="auto"/>
        <w:outlineLvl w:val="2"/>
        <w:rPr>
          <w:rFonts w:ascii="Times New Roman" w:hAnsi="Times New Roman"/>
          <w:b/>
          <w:sz w:val="32"/>
          <w:szCs w:val="32"/>
        </w:rPr>
      </w:pPr>
      <w:bookmarkStart w:id="45" w:name="_Toc169381126"/>
      <w:proofErr w:type="spellStart"/>
      <w:r w:rsidRPr="00F501B8">
        <w:rPr>
          <w:rFonts w:ascii="Times New Roman" w:hAnsi="Times New Roman"/>
          <w:b/>
          <w:sz w:val="32"/>
          <w:szCs w:val="32"/>
        </w:rPr>
        <w:t>Kết</w:t>
      </w:r>
      <w:proofErr w:type="spellEnd"/>
      <w:r w:rsidRPr="00F501B8">
        <w:rPr>
          <w:rFonts w:ascii="Times New Roman" w:hAnsi="Times New Roman"/>
          <w:b/>
          <w:sz w:val="32"/>
          <w:szCs w:val="32"/>
        </w:rPr>
        <w:t xml:space="preserve"> </w:t>
      </w:r>
      <w:proofErr w:type="spellStart"/>
      <w:r w:rsidRPr="00F501B8">
        <w:rPr>
          <w:rFonts w:ascii="Times New Roman" w:hAnsi="Times New Roman"/>
          <w:b/>
          <w:sz w:val="32"/>
          <w:szCs w:val="32"/>
        </w:rPr>
        <w:t>quả</w:t>
      </w:r>
      <w:bookmarkEnd w:id="45"/>
      <w:proofErr w:type="spellEnd"/>
      <w:r w:rsidRPr="00F501B8">
        <w:rPr>
          <w:rFonts w:ascii="Times New Roman" w:hAnsi="Times New Roman"/>
          <w:b/>
          <w:sz w:val="32"/>
          <w:szCs w:val="32"/>
        </w:rPr>
        <w:t xml:space="preserve"> </w:t>
      </w:r>
    </w:p>
    <w:p w14:paraId="36DC95CB" w14:textId="1BFC07E7" w:rsidR="000D0CA8" w:rsidRDefault="000D0CA8" w:rsidP="000D0CA8">
      <w:pPr>
        <w:pStyle w:val="ListParagraph"/>
        <w:spacing w:after="0" w:line="360" w:lineRule="auto"/>
        <w:outlineLvl w:val="2"/>
        <w:rPr>
          <w:rFonts w:ascii="Times New Roman" w:hAnsi="Times New Roman"/>
          <w:b/>
          <w:sz w:val="32"/>
          <w:szCs w:val="32"/>
        </w:rPr>
      </w:pPr>
      <w:bookmarkStart w:id="46" w:name="_Toc169381127"/>
      <w:proofErr w:type="spellStart"/>
      <w:r>
        <w:rPr>
          <w:rFonts w:ascii="Times New Roman" w:hAnsi="Times New Roman"/>
          <w:b/>
          <w:sz w:val="32"/>
          <w:szCs w:val="32"/>
        </w:rPr>
        <w:t>Trước</w:t>
      </w:r>
      <w:proofErr w:type="spellEnd"/>
      <w:r>
        <w:rPr>
          <w:rFonts w:ascii="Times New Roman" w:hAnsi="Times New Roman"/>
          <w:b/>
          <w:sz w:val="32"/>
          <w:szCs w:val="32"/>
        </w:rPr>
        <w:t xml:space="preserve"> </w:t>
      </w:r>
      <w:proofErr w:type="spellStart"/>
      <w:r>
        <w:rPr>
          <w:rFonts w:ascii="Times New Roman" w:hAnsi="Times New Roman"/>
          <w:b/>
          <w:sz w:val="32"/>
          <w:szCs w:val="32"/>
        </w:rPr>
        <w:t>khi</w:t>
      </w:r>
      <w:proofErr w:type="spellEnd"/>
      <w:r>
        <w:rPr>
          <w:rFonts w:ascii="Times New Roman" w:hAnsi="Times New Roman"/>
          <w:b/>
          <w:sz w:val="32"/>
          <w:szCs w:val="32"/>
        </w:rPr>
        <w:t xml:space="preserve"> </w:t>
      </w:r>
      <w:proofErr w:type="spellStart"/>
      <w:r>
        <w:rPr>
          <w:rFonts w:ascii="Times New Roman" w:hAnsi="Times New Roman"/>
          <w:b/>
          <w:sz w:val="32"/>
          <w:szCs w:val="32"/>
        </w:rPr>
        <w:t>sử</w:t>
      </w:r>
      <w:proofErr w:type="spellEnd"/>
      <w:r>
        <w:rPr>
          <w:rFonts w:ascii="Times New Roman" w:hAnsi="Times New Roman"/>
          <w:b/>
          <w:sz w:val="32"/>
          <w:szCs w:val="32"/>
        </w:rPr>
        <w:t xml:space="preserve"> </w:t>
      </w:r>
      <w:proofErr w:type="spellStart"/>
      <w:r>
        <w:rPr>
          <w:rFonts w:ascii="Times New Roman" w:hAnsi="Times New Roman"/>
          <w:b/>
          <w:sz w:val="32"/>
          <w:szCs w:val="32"/>
        </w:rPr>
        <w:t>dụng</w:t>
      </w:r>
      <w:proofErr w:type="spellEnd"/>
      <w:r>
        <w:rPr>
          <w:rFonts w:ascii="Times New Roman" w:hAnsi="Times New Roman"/>
          <w:b/>
          <w:sz w:val="32"/>
          <w:szCs w:val="32"/>
        </w:rPr>
        <w:t xml:space="preserve"> GA Feature selection</w:t>
      </w:r>
      <w:bookmarkEnd w:id="46"/>
      <w:r w:rsidR="00FC2990">
        <w:rPr>
          <w:rFonts w:ascii="Times New Roman" w:hAnsi="Times New Roman"/>
          <w:b/>
          <w:sz w:val="32"/>
          <w:szCs w:val="32"/>
        </w:rPr>
        <w:t xml:space="preserve"> (All feature) </w:t>
      </w:r>
    </w:p>
    <w:tbl>
      <w:tblPr>
        <w:tblStyle w:val="TableGrid"/>
        <w:tblW w:w="0" w:type="auto"/>
        <w:tblLook w:val="04A0" w:firstRow="1" w:lastRow="0" w:firstColumn="1" w:lastColumn="0" w:noHBand="0" w:noVBand="1"/>
      </w:tblPr>
      <w:tblGrid>
        <w:gridCol w:w="2149"/>
        <w:gridCol w:w="1878"/>
        <w:gridCol w:w="1862"/>
        <w:gridCol w:w="1875"/>
        <w:gridCol w:w="1863"/>
      </w:tblGrid>
      <w:tr w:rsidR="000D0CA8" w14:paraId="64FBF78D" w14:textId="77777777">
        <w:tc>
          <w:tcPr>
            <w:tcW w:w="2149" w:type="dxa"/>
            <w:tcBorders>
              <w:top w:val="nil"/>
              <w:left w:val="nil"/>
            </w:tcBorders>
            <w:vAlign w:val="center"/>
          </w:tcPr>
          <w:p w14:paraId="31F85FCF" w14:textId="77777777" w:rsidR="000D0CA8" w:rsidRDefault="000D0CA8">
            <w:pPr>
              <w:spacing w:line="360" w:lineRule="auto"/>
              <w:jc w:val="center"/>
              <w:rPr>
                <w:rFonts w:ascii="Times New Roman" w:hAnsi="Times New Roman"/>
                <w:sz w:val="24"/>
                <w:szCs w:val="24"/>
              </w:rPr>
            </w:pPr>
          </w:p>
        </w:tc>
        <w:tc>
          <w:tcPr>
            <w:tcW w:w="1878" w:type="dxa"/>
            <w:tcBorders>
              <w:tl2br w:val="single" w:sz="4" w:space="0" w:color="auto"/>
            </w:tcBorders>
            <w:vAlign w:val="center"/>
          </w:tcPr>
          <w:p w14:paraId="2080559A" w14:textId="77777777" w:rsidR="000D0CA8" w:rsidRDefault="000D0CA8">
            <w:pPr>
              <w:spacing w:line="360" w:lineRule="auto"/>
              <w:jc w:val="right"/>
              <w:rPr>
                <w:rFonts w:ascii="Times New Roman" w:hAnsi="Times New Roman"/>
                <w:sz w:val="24"/>
                <w:szCs w:val="24"/>
              </w:rPr>
            </w:pPr>
            <w:r>
              <w:rPr>
                <w:rFonts w:ascii="Times New Roman" w:hAnsi="Times New Roman"/>
                <w:sz w:val="24"/>
                <w:szCs w:val="24"/>
              </w:rPr>
              <w:t>Classifier</w:t>
            </w:r>
          </w:p>
          <w:p w14:paraId="7660C0C5" w14:textId="77777777" w:rsidR="000D0CA8" w:rsidRDefault="000D0CA8">
            <w:pPr>
              <w:rPr>
                <w:rFonts w:ascii="Times New Roman" w:hAnsi="Times New Roman"/>
                <w:sz w:val="24"/>
                <w:szCs w:val="24"/>
              </w:rPr>
            </w:pPr>
            <w:proofErr w:type="spellStart"/>
            <w:r>
              <w:rPr>
                <w:rFonts w:ascii="Times New Roman" w:hAnsi="Times New Roman"/>
                <w:sz w:val="24"/>
                <w:szCs w:val="24"/>
              </w:rPr>
              <w:t>Tiêu</w:t>
            </w:r>
            <w:proofErr w:type="spellEnd"/>
            <w:r>
              <w:rPr>
                <w:rFonts w:ascii="Times New Roman" w:hAnsi="Times New Roman"/>
                <w:sz w:val="24"/>
                <w:szCs w:val="24"/>
              </w:rPr>
              <w:t xml:space="preserve"> </w:t>
            </w:r>
            <w:proofErr w:type="spellStart"/>
            <w:r>
              <w:rPr>
                <w:rFonts w:ascii="Times New Roman" w:hAnsi="Times New Roman"/>
                <w:sz w:val="24"/>
                <w:szCs w:val="24"/>
              </w:rPr>
              <w:t>chí</w:t>
            </w:r>
            <w:proofErr w:type="spellEnd"/>
            <w:r>
              <w:rPr>
                <w:rFonts w:ascii="Times New Roman" w:hAnsi="Times New Roman"/>
                <w:sz w:val="24"/>
                <w:szCs w:val="24"/>
              </w:rPr>
              <w:t xml:space="preserve"> </w:t>
            </w:r>
          </w:p>
        </w:tc>
        <w:tc>
          <w:tcPr>
            <w:tcW w:w="1862" w:type="dxa"/>
            <w:vAlign w:val="center"/>
          </w:tcPr>
          <w:p w14:paraId="78D03EDF" w14:textId="77777777" w:rsidR="000D0CA8" w:rsidRDefault="000D0CA8">
            <w:pPr>
              <w:spacing w:line="360" w:lineRule="auto"/>
              <w:jc w:val="center"/>
              <w:rPr>
                <w:rFonts w:ascii="Times New Roman" w:hAnsi="Times New Roman"/>
                <w:sz w:val="24"/>
                <w:szCs w:val="24"/>
              </w:rPr>
            </w:pPr>
            <w:r>
              <w:rPr>
                <w:rFonts w:ascii="Times New Roman" w:hAnsi="Times New Roman"/>
                <w:sz w:val="24"/>
                <w:szCs w:val="24"/>
              </w:rPr>
              <w:t>k-NN</w:t>
            </w:r>
          </w:p>
        </w:tc>
        <w:tc>
          <w:tcPr>
            <w:tcW w:w="1875" w:type="dxa"/>
            <w:vAlign w:val="center"/>
          </w:tcPr>
          <w:p w14:paraId="6808F436" w14:textId="77777777" w:rsidR="000D0CA8" w:rsidRDefault="000D0CA8">
            <w:pPr>
              <w:spacing w:line="360" w:lineRule="auto"/>
              <w:jc w:val="center"/>
              <w:rPr>
                <w:rFonts w:ascii="Times New Roman" w:hAnsi="Times New Roman"/>
                <w:sz w:val="24"/>
                <w:szCs w:val="24"/>
              </w:rPr>
            </w:pPr>
            <w:proofErr w:type="spellStart"/>
            <w:r>
              <w:rPr>
                <w:rFonts w:ascii="Times New Roman" w:hAnsi="Times New Roman"/>
                <w:sz w:val="24"/>
                <w:szCs w:val="24"/>
              </w:rPr>
              <w:t>XgBoost</w:t>
            </w:r>
            <w:proofErr w:type="spellEnd"/>
          </w:p>
        </w:tc>
        <w:tc>
          <w:tcPr>
            <w:tcW w:w="1863" w:type="dxa"/>
            <w:vAlign w:val="center"/>
          </w:tcPr>
          <w:p w14:paraId="3A8D978E" w14:textId="77777777" w:rsidR="000D0CA8" w:rsidRDefault="000D0CA8">
            <w:pPr>
              <w:spacing w:line="360" w:lineRule="auto"/>
              <w:jc w:val="center"/>
              <w:rPr>
                <w:rFonts w:ascii="Times New Roman" w:hAnsi="Times New Roman"/>
                <w:sz w:val="24"/>
                <w:szCs w:val="24"/>
              </w:rPr>
            </w:pPr>
            <w:r>
              <w:rPr>
                <w:rFonts w:ascii="Times New Roman" w:hAnsi="Times New Roman"/>
                <w:sz w:val="24"/>
                <w:szCs w:val="24"/>
              </w:rPr>
              <w:t>SVM</w:t>
            </w:r>
          </w:p>
        </w:tc>
      </w:tr>
      <w:tr w:rsidR="000D0CA8" w14:paraId="05E93498" w14:textId="77777777">
        <w:tc>
          <w:tcPr>
            <w:tcW w:w="2149" w:type="dxa"/>
            <w:vMerge w:val="restart"/>
            <w:vAlign w:val="center"/>
          </w:tcPr>
          <w:p w14:paraId="3154DBAD" w14:textId="77777777" w:rsidR="000D0CA8" w:rsidRDefault="000D0CA8">
            <w:pPr>
              <w:spacing w:line="360" w:lineRule="auto"/>
              <w:jc w:val="center"/>
              <w:rPr>
                <w:rFonts w:ascii="Times New Roman" w:hAnsi="Times New Roman"/>
                <w:sz w:val="24"/>
                <w:szCs w:val="24"/>
              </w:rPr>
            </w:pPr>
            <w:r w:rsidRPr="00C26C0E">
              <w:rPr>
                <w:rFonts w:ascii="Times New Roman" w:hAnsi="Times New Roman"/>
                <w:sz w:val="24"/>
                <w:szCs w:val="24"/>
              </w:rPr>
              <w:t>CIRA-CIC-DOHBrw-2020</w:t>
            </w:r>
          </w:p>
        </w:tc>
        <w:tc>
          <w:tcPr>
            <w:tcW w:w="1878" w:type="dxa"/>
            <w:vAlign w:val="center"/>
          </w:tcPr>
          <w:p w14:paraId="1F7C5491" w14:textId="77777777" w:rsidR="000D0CA8" w:rsidRDefault="000D0CA8">
            <w:pPr>
              <w:spacing w:line="360" w:lineRule="auto"/>
              <w:jc w:val="center"/>
              <w:rPr>
                <w:rFonts w:ascii="Times New Roman" w:hAnsi="Times New Roman"/>
                <w:sz w:val="24"/>
                <w:szCs w:val="24"/>
              </w:rPr>
            </w:pPr>
            <w:r>
              <w:rPr>
                <w:rFonts w:ascii="Times New Roman" w:hAnsi="Times New Roman"/>
                <w:sz w:val="24"/>
                <w:szCs w:val="24"/>
              </w:rPr>
              <w:t>Accuracy</w:t>
            </w:r>
          </w:p>
        </w:tc>
        <w:tc>
          <w:tcPr>
            <w:tcW w:w="1862" w:type="dxa"/>
            <w:vAlign w:val="center"/>
          </w:tcPr>
          <w:p w14:paraId="7FC4F48C" w14:textId="0E205F45" w:rsidR="000D0CA8" w:rsidRDefault="000D0CA8">
            <w:pPr>
              <w:spacing w:line="360" w:lineRule="auto"/>
              <w:jc w:val="center"/>
              <w:rPr>
                <w:rFonts w:ascii="Times New Roman" w:hAnsi="Times New Roman"/>
                <w:sz w:val="24"/>
                <w:szCs w:val="24"/>
              </w:rPr>
            </w:pPr>
            <w:r w:rsidRPr="00100EA5">
              <w:rPr>
                <w:rFonts w:ascii="Times New Roman" w:hAnsi="Times New Roman"/>
                <w:sz w:val="24"/>
                <w:szCs w:val="24"/>
              </w:rPr>
              <w:t>0.</w:t>
            </w:r>
            <w:r w:rsidR="009E4882">
              <w:rPr>
                <w:rFonts w:ascii="Times New Roman" w:hAnsi="Times New Roman"/>
                <w:sz w:val="24"/>
                <w:szCs w:val="24"/>
              </w:rPr>
              <w:t>8709</w:t>
            </w:r>
            <w:ins w:id="47" w:author="Microsoft Word" w:date="2024-06-15T23:00:00Z" w16du:dateUtc="2024-06-15T16:00:00Z">
              <w:r w:rsidR="0015164C">
                <w:rPr>
                  <w:rFonts w:ascii="Times New Roman" w:hAnsi="Times New Roman"/>
                  <w:sz w:val="24"/>
                  <w:szCs w:val="24"/>
                </w:rPr>
                <w:t>86</w:t>
              </w:r>
              <w:r w:rsidRPr="00100EA5">
                <w:rPr>
                  <w:rFonts w:ascii="Times New Roman" w:hAnsi="Times New Roman"/>
                  <w:sz w:val="24"/>
                  <w:szCs w:val="24"/>
                </w:rPr>
                <w:t>24</w:t>
              </w:r>
            </w:ins>
          </w:p>
        </w:tc>
        <w:tc>
          <w:tcPr>
            <w:tcW w:w="1875" w:type="dxa"/>
            <w:vAlign w:val="center"/>
          </w:tcPr>
          <w:p w14:paraId="41E68FB4" w14:textId="5F44F75E" w:rsidR="000D0CA8" w:rsidRDefault="000D0CA8">
            <w:pPr>
              <w:spacing w:line="360" w:lineRule="auto"/>
              <w:jc w:val="center"/>
              <w:rPr>
                <w:rFonts w:ascii="Times New Roman" w:hAnsi="Times New Roman"/>
                <w:sz w:val="24"/>
                <w:szCs w:val="24"/>
              </w:rPr>
            </w:pPr>
            <w:r w:rsidRPr="00750788">
              <w:rPr>
                <w:rFonts w:ascii="Times New Roman" w:hAnsi="Times New Roman"/>
                <w:sz w:val="24"/>
                <w:szCs w:val="24"/>
              </w:rPr>
              <w:t>0.</w:t>
            </w:r>
            <w:r w:rsidR="009E4882">
              <w:rPr>
                <w:rFonts w:ascii="Times New Roman" w:hAnsi="Times New Roman"/>
                <w:sz w:val="24"/>
                <w:szCs w:val="24"/>
              </w:rPr>
              <w:t>8638</w:t>
            </w:r>
            <w:ins w:id="48" w:author="Microsoft Word" w:date="2024-06-15T23:00:00Z" w16du:dateUtc="2024-06-15T16:00:00Z">
              <w:r w:rsidR="000F5211">
                <w:rPr>
                  <w:rFonts w:ascii="Times New Roman" w:hAnsi="Times New Roman"/>
                  <w:sz w:val="24"/>
                  <w:szCs w:val="24"/>
                </w:rPr>
                <w:t>87</w:t>
              </w:r>
              <w:r w:rsidRPr="00750788">
                <w:rPr>
                  <w:rFonts w:ascii="Times New Roman" w:hAnsi="Times New Roman"/>
                  <w:sz w:val="24"/>
                  <w:szCs w:val="24"/>
                </w:rPr>
                <w:t>63</w:t>
              </w:r>
            </w:ins>
          </w:p>
        </w:tc>
        <w:tc>
          <w:tcPr>
            <w:tcW w:w="1863" w:type="dxa"/>
            <w:vAlign w:val="center"/>
          </w:tcPr>
          <w:p w14:paraId="4523B525" w14:textId="335935CA" w:rsidR="000D0CA8" w:rsidRDefault="000D0CA8">
            <w:pPr>
              <w:spacing w:line="360" w:lineRule="auto"/>
              <w:jc w:val="center"/>
              <w:rPr>
                <w:rFonts w:ascii="Times New Roman" w:hAnsi="Times New Roman"/>
                <w:sz w:val="24"/>
                <w:szCs w:val="24"/>
              </w:rPr>
            </w:pPr>
            <w:r w:rsidRPr="00895C2C">
              <w:rPr>
                <w:rFonts w:ascii="Times New Roman" w:hAnsi="Times New Roman"/>
                <w:sz w:val="24"/>
                <w:szCs w:val="24"/>
              </w:rPr>
              <w:t>0.</w:t>
            </w:r>
            <w:r w:rsidR="006234C5">
              <w:rPr>
                <w:rFonts w:ascii="Times New Roman" w:hAnsi="Times New Roman"/>
                <w:sz w:val="24"/>
                <w:szCs w:val="24"/>
              </w:rPr>
              <w:t>8756</w:t>
            </w:r>
            <w:ins w:id="49" w:author="Microsoft Word" w:date="2024-06-15T23:00:00Z" w16du:dateUtc="2024-06-15T16:00:00Z">
              <w:r w:rsidR="000F5211">
                <w:rPr>
                  <w:rFonts w:ascii="Times New Roman" w:hAnsi="Times New Roman"/>
                  <w:sz w:val="24"/>
                  <w:szCs w:val="24"/>
                </w:rPr>
                <w:t>87</w:t>
              </w:r>
              <w:r w:rsidRPr="00895C2C">
                <w:rPr>
                  <w:rFonts w:ascii="Times New Roman" w:hAnsi="Times New Roman"/>
                  <w:sz w:val="24"/>
                  <w:szCs w:val="24"/>
                </w:rPr>
                <w:t>33</w:t>
              </w:r>
            </w:ins>
          </w:p>
        </w:tc>
      </w:tr>
      <w:tr w:rsidR="000D0CA8" w14:paraId="469B6285" w14:textId="77777777">
        <w:tc>
          <w:tcPr>
            <w:tcW w:w="2149" w:type="dxa"/>
            <w:vMerge/>
            <w:vAlign w:val="center"/>
          </w:tcPr>
          <w:p w14:paraId="5E937120" w14:textId="77777777" w:rsidR="000D0CA8" w:rsidRDefault="000D0CA8">
            <w:pPr>
              <w:spacing w:line="360" w:lineRule="auto"/>
              <w:jc w:val="center"/>
              <w:rPr>
                <w:rFonts w:ascii="Times New Roman" w:hAnsi="Times New Roman"/>
                <w:sz w:val="24"/>
                <w:szCs w:val="24"/>
              </w:rPr>
            </w:pPr>
          </w:p>
        </w:tc>
        <w:tc>
          <w:tcPr>
            <w:tcW w:w="1878" w:type="dxa"/>
            <w:vAlign w:val="center"/>
          </w:tcPr>
          <w:p w14:paraId="5967C485" w14:textId="77777777" w:rsidR="000D0CA8" w:rsidRDefault="000D0CA8">
            <w:pPr>
              <w:spacing w:line="360" w:lineRule="auto"/>
              <w:jc w:val="center"/>
              <w:rPr>
                <w:rFonts w:ascii="Times New Roman" w:hAnsi="Times New Roman"/>
                <w:sz w:val="24"/>
                <w:szCs w:val="24"/>
              </w:rPr>
            </w:pPr>
            <w:r>
              <w:rPr>
                <w:rFonts w:ascii="Times New Roman" w:hAnsi="Times New Roman"/>
                <w:sz w:val="24"/>
                <w:szCs w:val="24"/>
              </w:rPr>
              <w:t>Recall</w:t>
            </w:r>
          </w:p>
        </w:tc>
        <w:tc>
          <w:tcPr>
            <w:tcW w:w="1862" w:type="dxa"/>
            <w:vAlign w:val="center"/>
          </w:tcPr>
          <w:p w14:paraId="7CEB11BB" w14:textId="1C7B504A" w:rsidR="000D0CA8" w:rsidRDefault="000D0CA8">
            <w:pPr>
              <w:spacing w:line="360" w:lineRule="auto"/>
              <w:jc w:val="center"/>
              <w:rPr>
                <w:rFonts w:ascii="Times New Roman" w:hAnsi="Times New Roman"/>
                <w:sz w:val="24"/>
                <w:szCs w:val="24"/>
              </w:rPr>
            </w:pPr>
            <w:r w:rsidRPr="00662331">
              <w:rPr>
                <w:rFonts w:ascii="Times New Roman" w:hAnsi="Times New Roman"/>
                <w:sz w:val="24"/>
                <w:szCs w:val="24"/>
              </w:rPr>
              <w:t>0.</w:t>
            </w:r>
            <w:r w:rsidR="009E4882">
              <w:rPr>
                <w:rFonts w:ascii="Times New Roman" w:hAnsi="Times New Roman"/>
                <w:sz w:val="24"/>
                <w:szCs w:val="24"/>
              </w:rPr>
              <w:t>8781</w:t>
            </w:r>
            <w:ins w:id="50" w:author="Microsoft Word" w:date="2024-06-15T23:00:00Z" w16du:dateUtc="2024-06-15T16:00:00Z">
              <w:r w:rsidR="000F5211">
                <w:rPr>
                  <w:rFonts w:ascii="Times New Roman" w:hAnsi="Times New Roman"/>
                  <w:sz w:val="24"/>
                  <w:szCs w:val="24"/>
                </w:rPr>
                <w:t xml:space="preserve"> 86</w:t>
              </w:r>
              <w:r w:rsidR="000F5211" w:rsidRPr="00100EA5">
                <w:rPr>
                  <w:rFonts w:ascii="Times New Roman" w:hAnsi="Times New Roman"/>
                  <w:sz w:val="24"/>
                  <w:szCs w:val="24"/>
                </w:rPr>
                <w:t>24</w:t>
              </w:r>
            </w:ins>
          </w:p>
        </w:tc>
        <w:tc>
          <w:tcPr>
            <w:tcW w:w="1875" w:type="dxa"/>
            <w:vAlign w:val="center"/>
          </w:tcPr>
          <w:p w14:paraId="611436F5" w14:textId="5012CAD6" w:rsidR="000D0CA8" w:rsidRDefault="000D0CA8">
            <w:pPr>
              <w:spacing w:line="360" w:lineRule="auto"/>
              <w:jc w:val="center"/>
              <w:rPr>
                <w:rFonts w:ascii="Times New Roman" w:hAnsi="Times New Roman"/>
                <w:sz w:val="24"/>
                <w:szCs w:val="24"/>
              </w:rPr>
            </w:pPr>
            <w:r w:rsidRPr="00750788">
              <w:rPr>
                <w:rFonts w:ascii="Times New Roman" w:hAnsi="Times New Roman"/>
                <w:sz w:val="24"/>
                <w:szCs w:val="24"/>
              </w:rPr>
              <w:t>0.</w:t>
            </w:r>
            <w:r w:rsidR="009E4882">
              <w:rPr>
                <w:rFonts w:ascii="Times New Roman" w:hAnsi="Times New Roman"/>
                <w:sz w:val="24"/>
                <w:szCs w:val="24"/>
              </w:rPr>
              <w:t>8637</w:t>
            </w:r>
            <w:ins w:id="51" w:author="Microsoft Word" w:date="2024-06-15T23:00:00Z" w16du:dateUtc="2024-06-15T16:00:00Z">
              <w:r w:rsidR="000F5211">
                <w:rPr>
                  <w:rFonts w:ascii="Times New Roman" w:hAnsi="Times New Roman"/>
                  <w:sz w:val="24"/>
                  <w:szCs w:val="24"/>
                </w:rPr>
                <w:t xml:space="preserve"> 87</w:t>
              </w:r>
              <w:r w:rsidR="000F5211" w:rsidRPr="00750788">
                <w:rPr>
                  <w:rFonts w:ascii="Times New Roman" w:hAnsi="Times New Roman"/>
                  <w:sz w:val="24"/>
                  <w:szCs w:val="24"/>
                </w:rPr>
                <w:t>63</w:t>
              </w:r>
            </w:ins>
          </w:p>
        </w:tc>
        <w:tc>
          <w:tcPr>
            <w:tcW w:w="1863" w:type="dxa"/>
            <w:vAlign w:val="center"/>
          </w:tcPr>
          <w:p w14:paraId="5F8D30F0" w14:textId="5F225998" w:rsidR="000D0CA8" w:rsidRDefault="000D0CA8">
            <w:pPr>
              <w:spacing w:line="360" w:lineRule="auto"/>
              <w:jc w:val="center"/>
              <w:rPr>
                <w:rFonts w:ascii="Times New Roman" w:hAnsi="Times New Roman"/>
                <w:sz w:val="24"/>
                <w:szCs w:val="24"/>
              </w:rPr>
            </w:pPr>
            <w:r w:rsidRPr="00F42483">
              <w:rPr>
                <w:rFonts w:ascii="Times New Roman" w:hAnsi="Times New Roman"/>
                <w:sz w:val="24"/>
                <w:szCs w:val="24"/>
              </w:rPr>
              <w:t>0.</w:t>
            </w:r>
            <w:r w:rsidR="006234C5">
              <w:rPr>
                <w:rFonts w:ascii="Times New Roman" w:hAnsi="Times New Roman"/>
                <w:sz w:val="24"/>
                <w:szCs w:val="24"/>
              </w:rPr>
              <w:t>8736</w:t>
            </w:r>
            <w:ins w:id="52" w:author="Microsoft Word" w:date="2024-06-15T23:00:00Z" w16du:dateUtc="2024-06-15T16:00:00Z">
              <w:r w:rsidR="000F5211">
                <w:rPr>
                  <w:rFonts w:ascii="Times New Roman" w:hAnsi="Times New Roman"/>
                  <w:sz w:val="24"/>
                  <w:szCs w:val="24"/>
                </w:rPr>
                <w:t xml:space="preserve"> 87</w:t>
              </w:r>
              <w:r w:rsidR="000F5211" w:rsidRPr="00895C2C">
                <w:rPr>
                  <w:rFonts w:ascii="Times New Roman" w:hAnsi="Times New Roman"/>
                  <w:sz w:val="24"/>
                  <w:szCs w:val="24"/>
                </w:rPr>
                <w:t>33</w:t>
              </w:r>
            </w:ins>
          </w:p>
        </w:tc>
      </w:tr>
      <w:tr w:rsidR="000D0CA8" w14:paraId="7BB096F8" w14:textId="77777777">
        <w:tc>
          <w:tcPr>
            <w:tcW w:w="2149" w:type="dxa"/>
            <w:vMerge w:val="restart"/>
            <w:vAlign w:val="center"/>
          </w:tcPr>
          <w:p w14:paraId="521F6168" w14:textId="77777777" w:rsidR="000D0CA8" w:rsidRDefault="000D0CA8">
            <w:pPr>
              <w:spacing w:line="360" w:lineRule="auto"/>
              <w:jc w:val="center"/>
              <w:rPr>
                <w:rFonts w:ascii="Times New Roman" w:hAnsi="Times New Roman"/>
                <w:sz w:val="24"/>
                <w:szCs w:val="24"/>
              </w:rPr>
            </w:pPr>
            <w:r w:rsidRPr="00C26C0E">
              <w:rPr>
                <w:rFonts w:ascii="Times New Roman" w:hAnsi="Times New Roman"/>
                <w:sz w:val="24"/>
                <w:szCs w:val="24"/>
              </w:rPr>
              <w:t>UNSW-NB15</w:t>
            </w:r>
          </w:p>
        </w:tc>
        <w:tc>
          <w:tcPr>
            <w:tcW w:w="1878" w:type="dxa"/>
            <w:vAlign w:val="center"/>
          </w:tcPr>
          <w:p w14:paraId="18E8AB80" w14:textId="77777777" w:rsidR="000D0CA8" w:rsidRDefault="000D0CA8">
            <w:pPr>
              <w:spacing w:line="360" w:lineRule="auto"/>
              <w:jc w:val="center"/>
              <w:rPr>
                <w:rFonts w:ascii="Times New Roman" w:hAnsi="Times New Roman"/>
                <w:sz w:val="24"/>
                <w:szCs w:val="24"/>
              </w:rPr>
            </w:pPr>
            <w:r>
              <w:rPr>
                <w:rFonts w:ascii="Times New Roman" w:hAnsi="Times New Roman"/>
                <w:sz w:val="24"/>
                <w:szCs w:val="24"/>
              </w:rPr>
              <w:t>Accuracy</w:t>
            </w:r>
          </w:p>
        </w:tc>
        <w:tc>
          <w:tcPr>
            <w:tcW w:w="1862" w:type="dxa"/>
            <w:vAlign w:val="center"/>
          </w:tcPr>
          <w:p w14:paraId="31080360" w14:textId="42F0FEAE" w:rsidR="000D0CA8" w:rsidRDefault="000D0CA8">
            <w:pPr>
              <w:spacing w:line="360" w:lineRule="auto"/>
              <w:jc w:val="center"/>
              <w:rPr>
                <w:rFonts w:ascii="Times New Roman" w:hAnsi="Times New Roman"/>
                <w:sz w:val="24"/>
                <w:szCs w:val="24"/>
              </w:rPr>
            </w:pPr>
            <w:r w:rsidRPr="00DB7525">
              <w:rPr>
                <w:rFonts w:ascii="Times New Roman" w:hAnsi="Times New Roman"/>
                <w:sz w:val="24"/>
                <w:szCs w:val="24"/>
              </w:rPr>
              <w:t>0.</w:t>
            </w:r>
            <w:r w:rsidR="00796784">
              <w:rPr>
                <w:rFonts w:ascii="Times New Roman" w:hAnsi="Times New Roman"/>
                <w:sz w:val="24"/>
                <w:szCs w:val="24"/>
              </w:rPr>
              <w:t>792</w:t>
            </w:r>
            <w:r w:rsidR="00B87179">
              <w:rPr>
                <w:rFonts w:ascii="Times New Roman" w:hAnsi="Times New Roman"/>
                <w:sz w:val="24"/>
                <w:szCs w:val="24"/>
              </w:rPr>
              <w:t>7</w:t>
            </w:r>
          </w:p>
        </w:tc>
        <w:tc>
          <w:tcPr>
            <w:tcW w:w="1875" w:type="dxa"/>
            <w:vAlign w:val="center"/>
          </w:tcPr>
          <w:p w14:paraId="1B76445B" w14:textId="7A1B00B1" w:rsidR="000D0CA8" w:rsidRDefault="000D0CA8">
            <w:pPr>
              <w:spacing w:line="360" w:lineRule="auto"/>
              <w:jc w:val="center"/>
              <w:rPr>
                <w:rFonts w:ascii="Times New Roman" w:hAnsi="Times New Roman"/>
                <w:sz w:val="24"/>
                <w:szCs w:val="24"/>
              </w:rPr>
            </w:pPr>
            <w:r w:rsidRPr="00C32DDB">
              <w:rPr>
                <w:rFonts w:ascii="Times New Roman" w:hAnsi="Times New Roman"/>
                <w:sz w:val="24"/>
                <w:szCs w:val="24"/>
              </w:rPr>
              <w:t>0.</w:t>
            </w:r>
            <w:r w:rsidR="00796784">
              <w:rPr>
                <w:rFonts w:ascii="Times New Roman" w:hAnsi="Times New Roman"/>
                <w:sz w:val="24"/>
                <w:szCs w:val="24"/>
              </w:rPr>
              <w:t>7804</w:t>
            </w:r>
          </w:p>
        </w:tc>
        <w:tc>
          <w:tcPr>
            <w:tcW w:w="1863" w:type="dxa"/>
            <w:vAlign w:val="center"/>
          </w:tcPr>
          <w:p w14:paraId="23291FAB" w14:textId="7AD57ACF" w:rsidR="000D0CA8" w:rsidRDefault="000D0CA8">
            <w:pPr>
              <w:spacing w:line="360" w:lineRule="auto"/>
              <w:jc w:val="center"/>
              <w:rPr>
                <w:rFonts w:ascii="Times New Roman" w:hAnsi="Times New Roman"/>
                <w:sz w:val="24"/>
                <w:szCs w:val="24"/>
              </w:rPr>
            </w:pPr>
            <w:r w:rsidRPr="00ED3F46">
              <w:rPr>
                <w:rFonts w:ascii="Times New Roman" w:hAnsi="Times New Roman"/>
                <w:sz w:val="24"/>
                <w:szCs w:val="24"/>
              </w:rPr>
              <w:t>0.</w:t>
            </w:r>
            <w:r w:rsidR="00B87179">
              <w:rPr>
                <w:rFonts w:ascii="Times New Roman" w:hAnsi="Times New Roman"/>
                <w:sz w:val="24"/>
                <w:szCs w:val="24"/>
              </w:rPr>
              <w:t>7883</w:t>
            </w:r>
          </w:p>
        </w:tc>
      </w:tr>
      <w:tr w:rsidR="000D0CA8" w14:paraId="51F3A554" w14:textId="77777777">
        <w:tc>
          <w:tcPr>
            <w:tcW w:w="2149" w:type="dxa"/>
            <w:vMerge/>
            <w:vAlign w:val="center"/>
          </w:tcPr>
          <w:p w14:paraId="409C9C9C" w14:textId="77777777" w:rsidR="000D0CA8" w:rsidRDefault="000D0CA8">
            <w:pPr>
              <w:spacing w:line="360" w:lineRule="auto"/>
              <w:jc w:val="center"/>
              <w:rPr>
                <w:rFonts w:ascii="Times New Roman" w:hAnsi="Times New Roman"/>
                <w:sz w:val="24"/>
                <w:szCs w:val="24"/>
              </w:rPr>
            </w:pPr>
          </w:p>
        </w:tc>
        <w:tc>
          <w:tcPr>
            <w:tcW w:w="1878" w:type="dxa"/>
            <w:vAlign w:val="center"/>
          </w:tcPr>
          <w:p w14:paraId="5330D188" w14:textId="77777777" w:rsidR="000D0CA8" w:rsidRDefault="000D0CA8">
            <w:pPr>
              <w:spacing w:line="360" w:lineRule="auto"/>
              <w:jc w:val="center"/>
              <w:rPr>
                <w:rFonts w:ascii="Times New Roman" w:hAnsi="Times New Roman"/>
                <w:sz w:val="24"/>
                <w:szCs w:val="24"/>
              </w:rPr>
            </w:pPr>
            <w:r>
              <w:rPr>
                <w:rFonts w:ascii="Times New Roman" w:hAnsi="Times New Roman"/>
                <w:sz w:val="24"/>
                <w:szCs w:val="24"/>
              </w:rPr>
              <w:t>Recall</w:t>
            </w:r>
          </w:p>
        </w:tc>
        <w:tc>
          <w:tcPr>
            <w:tcW w:w="1862" w:type="dxa"/>
            <w:vAlign w:val="center"/>
          </w:tcPr>
          <w:p w14:paraId="12E3257A" w14:textId="75D64563" w:rsidR="000D0CA8" w:rsidRDefault="000D0CA8">
            <w:pPr>
              <w:spacing w:line="360" w:lineRule="auto"/>
              <w:jc w:val="center"/>
              <w:rPr>
                <w:rFonts w:ascii="Times New Roman" w:hAnsi="Times New Roman"/>
                <w:sz w:val="24"/>
                <w:szCs w:val="24"/>
              </w:rPr>
            </w:pPr>
            <w:r w:rsidRPr="00C32DDB">
              <w:rPr>
                <w:rFonts w:ascii="Times New Roman" w:hAnsi="Times New Roman"/>
                <w:sz w:val="24"/>
                <w:szCs w:val="24"/>
              </w:rPr>
              <w:t>0.</w:t>
            </w:r>
            <w:r w:rsidR="00B87179">
              <w:rPr>
                <w:rFonts w:ascii="Times New Roman" w:hAnsi="Times New Roman"/>
                <w:sz w:val="24"/>
                <w:szCs w:val="24"/>
              </w:rPr>
              <w:t>7927</w:t>
            </w:r>
          </w:p>
        </w:tc>
        <w:tc>
          <w:tcPr>
            <w:tcW w:w="1875" w:type="dxa"/>
            <w:vAlign w:val="center"/>
          </w:tcPr>
          <w:p w14:paraId="2F216F58" w14:textId="6E624CA2" w:rsidR="000D0CA8" w:rsidRDefault="000D0CA8">
            <w:pPr>
              <w:spacing w:line="360" w:lineRule="auto"/>
              <w:jc w:val="center"/>
              <w:rPr>
                <w:rFonts w:ascii="Times New Roman" w:hAnsi="Times New Roman"/>
                <w:sz w:val="24"/>
                <w:szCs w:val="24"/>
              </w:rPr>
            </w:pPr>
            <w:r w:rsidRPr="00C32DDB">
              <w:rPr>
                <w:rFonts w:ascii="Times New Roman" w:hAnsi="Times New Roman"/>
                <w:sz w:val="24"/>
                <w:szCs w:val="24"/>
              </w:rPr>
              <w:t>0.</w:t>
            </w:r>
            <w:r w:rsidR="00796784">
              <w:rPr>
                <w:rFonts w:ascii="Times New Roman" w:hAnsi="Times New Roman"/>
                <w:sz w:val="24"/>
                <w:szCs w:val="24"/>
              </w:rPr>
              <w:t>7804</w:t>
            </w:r>
          </w:p>
        </w:tc>
        <w:tc>
          <w:tcPr>
            <w:tcW w:w="1863" w:type="dxa"/>
            <w:vAlign w:val="center"/>
          </w:tcPr>
          <w:p w14:paraId="30B95B63" w14:textId="02552CD9" w:rsidR="000D0CA8" w:rsidRDefault="000D0CA8">
            <w:pPr>
              <w:spacing w:line="360" w:lineRule="auto"/>
              <w:jc w:val="center"/>
              <w:rPr>
                <w:rFonts w:ascii="Times New Roman" w:hAnsi="Times New Roman"/>
                <w:sz w:val="24"/>
                <w:szCs w:val="24"/>
              </w:rPr>
            </w:pPr>
            <w:r w:rsidRPr="00ED3F46">
              <w:rPr>
                <w:rFonts w:ascii="Times New Roman" w:hAnsi="Times New Roman"/>
                <w:sz w:val="24"/>
                <w:szCs w:val="24"/>
              </w:rPr>
              <w:t>0.</w:t>
            </w:r>
            <w:r w:rsidR="00B87179">
              <w:rPr>
                <w:rFonts w:ascii="Times New Roman" w:hAnsi="Times New Roman"/>
                <w:sz w:val="24"/>
                <w:szCs w:val="24"/>
              </w:rPr>
              <w:t xml:space="preserve"> 7883</w:t>
            </w:r>
          </w:p>
        </w:tc>
      </w:tr>
      <w:tr w:rsidR="000D0CA8" w14:paraId="091ED5DA" w14:textId="77777777">
        <w:tc>
          <w:tcPr>
            <w:tcW w:w="2149" w:type="dxa"/>
            <w:vMerge w:val="restart"/>
            <w:vAlign w:val="center"/>
          </w:tcPr>
          <w:p w14:paraId="0B1A627B" w14:textId="77777777" w:rsidR="000D0CA8" w:rsidRDefault="000D0CA8">
            <w:pPr>
              <w:spacing w:line="360" w:lineRule="auto"/>
              <w:jc w:val="center"/>
              <w:rPr>
                <w:rFonts w:ascii="Times New Roman" w:hAnsi="Times New Roman"/>
                <w:sz w:val="24"/>
                <w:szCs w:val="24"/>
              </w:rPr>
            </w:pPr>
            <w:r w:rsidRPr="00C26C0E">
              <w:rPr>
                <w:rFonts w:ascii="Times New Roman" w:hAnsi="Times New Roman"/>
                <w:sz w:val="24"/>
                <w:szCs w:val="24"/>
              </w:rPr>
              <w:t>Bot-IoT</w:t>
            </w:r>
          </w:p>
        </w:tc>
        <w:tc>
          <w:tcPr>
            <w:tcW w:w="1878" w:type="dxa"/>
            <w:vAlign w:val="center"/>
          </w:tcPr>
          <w:p w14:paraId="0E40CFCB" w14:textId="77777777" w:rsidR="000D0CA8" w:rsidRDefault="000D0CA8">
            <w:pPr>
              <w:spacing w:line="360" w:lineRule="auto"/>
              <w:jc w:val="center"/>
              <w:rPr>
                <w:rFonts w:ascii="Times New Roman" w:hAnsi="Times New Roman"/>
                <w:sz w:val="24"/>
                <w:szCs w:val="24"/>
              </w:rPr>
            </w:pPr>
            <w:r>
              <w:rPr>
                <w:rFonts w:ascii="Times New Roman" w:hAnsi="Times New Roman"/>
                <w:sz w:val="24"/>
                <w:szCs w:val="24"/>
              </w:rPr>
              <w:t>Accuracy</w:t>
            </w:r>
          </w:p>
        </w:tc>
        <w:tc>
          <w:tcPr>
            <w:tcW w:w="1862" w:type="dxa"/>
            <w:vAlign w:val="center"/>
          </w:tcPr>
          <w:p w14:paraId="677060AE" w14:textId="03A3FEFF" w:rsidR="000D0CA8" w:rsidRDefault="000D0CA8">
            <w:pPr>
              <w:spacing w:line="360" w:lineRule="auto"/>
              <w:jc w:val="center"/>
              <w:rPr>
                <w:rFonts w:ascii="Times New Roman" w:hAnsi="Times New Roman"/>
                <w:sz w:val="24"/>
                <w:szCs w:val="24"/>
              </w:rPr>
            </w:pPr>
            <w:r w:rsidRPr="00267E94">
              <w:rPr>
                <w:rFonts w:ascii="Times New Roman" w:hAnsi="Times New Roman"/>
                <w:sz w:val="24"/>
                <w:szCs w:val="24"/>
              </w:rPr>
              <w:t>0.</w:t>
            </w:r>
            <w:r w:rsidR="00CC75F0">
              <w:rPr>
                <w:rFonts w:ascii="Times New Roman" w:hAnsi="Times New Roman"/>
                <w:sz w:val="24"/>
                <w:szCs w:val="24"/>
              </w:rPr>
              <w:t>851</w:t>
            </w:r>
          </w:p>
        </w:tc>
        <w:tc>
          <w:tcPr>
            <w:tcW w:w="1875" w:type="dxa"/>
            <w:vAlign w:val="center"/>
          </w:tcPr>
          <w:p w14:paraId="5D39ED6B" w14:textId="478A8970" w:rsidR="000D0CA8" w:rsidRDefault="000D0CA8">
            <w:pPr>
              <w:spacing w:line="360" w:lineRule="auto"/>
              <w:jc w:val="center"/>
              <w:rPr>
                <w:rFonts w:ascii="Times New Roman" w:hAnsi="Times New Roman"/>
                <w:sz w:val="24"/>
                <w:szCs w:val="24"/>
              </w:rPr>
            </w:pPr>
            <w:r w:rsidRPr="4668A42C">
              <w:rPr>
                <w:rFonts w:ascii="Times New Roman" w:hAnsi="Times New Roman"/>
                <w:sz w:val="24"/>
                <w:szCs w:val="24"/>
              </w:rPr>
              <w:t>0.</w:t>
            </w:r>
            <w:r w:rsidR="00484C37">
              <w:rPr>
                <w:rFonts w:ascii="Times New Roman" w:hAnsi="Times New Roman"/>
                <w:sz w:val="24"/>
                <w:szCs w:val="24"/>
              </w:rPr>
              <w:t>823</w:t>
            </w:r>
          </w:p>
        </w:tc>
        <w:tc>
          <w:tcPr>
            <w:tcW w:w="1863" w:type="dxa"/>
            <w:vAlign w:val="center"/>
          </w:tcPr>
          <w:p w14:paraId="12560587" w14:textId="5FD1A8FF" w:rsidR="000D0CA8" w:rsidRDefault="000D0CA8">
            <w:pPr>
              <w:spacing w:line="360" w:lineRule="auto"/>
              <w:jc w:val="center"/>
              <w:rPr>
                <w:rFonts w:ascii="Times New Roman" w:hAnsi="Times New Roman"/>
                <w:sz w:val="24"/>
                <w:szCs w:val="24"/>
              </w:rPr>
            </w:pPr>
            <w:r w:rsidRPr="4668A42C">
              <w:rPr>
                <w:rFonts w:ascii="Times New Roman" w:hAnsi="Times New Roman"/>
                <w:sz w:val="24"/>
                <w:szCs w:val="24"/>
              </w:rPr>
              <w:t>0.</w:t>
            </w:r>
            <w:r w:rsidR="009268BD">
              <w:rPr>
                <w:rFonts w:ascii="Times New Roman" w:hAnsi="Times New Roman"/>
                <w:sz w:val="24"/>
                <w:szCs w:val="24"/>
              </w:rPr>
              <w:t>811</w:t>
            </w:r>
          </w:p>
        </w:tc>
      </w:tr>
      <w:tr w:rsidR="000D0CA8" w14:paraId="51028A35" w14:textId="77777777">
        <w:tc>
          <w:tcPr>
            <w:tcW w:w="2149" w:type="dxa"/>
            <w:vMerge/>
            <w:vAlign w:val="center"/>
          </w:tcPr>
          <w:p w14:paraId="7EFEBC72" w14:textId="77777777" w:rsidR="000D0CA8" w:rsidRDefault="000D0CA8">
            <w:pPr>
              <w:spacing w:line="360" w:lineRule="auto"/>
              <w:jc w:val="center"/>
              <w:rPr>
                <w:rFonts w:ascii="Times New Roman" w:hAnsi="Times New Roman"/>
                <w:sz w:val="24"/>
                <w:szCs w:val="24"/>
              </w:rPr>
            </w:pPr>
          </w:p>
        </w:tc>
        <w:tc>
          <w:tcPr>
            <w:tcW w:w="1878" w:type="dxa"/>
            <w:vAlign w:val="center"/>
          </w:tcPr>
          <w:p w14:paraId="0D9060B8" w14:textId="77777777" w:rsidR="000D0CA8" w:rsidRDefault="000D0CA8">
            <w:pPr>
              <w:spacing w:line="360" w:lineRule="auto"/>
              <w:jc w:val="center"/>
              <w:rPr>
                <w:rFonts w:ascii="Times New Roman" w:hAnsi="Times New Roman"/>
                <w:sz w:val="24"/>
                <w:szCs w:val="24"/>
              </w:rPr>
            </w:pPr>
            <w:r>
              <w:rPr>
                <w:rFonts w:ascii="Times New Roman" w:hAnsi="Times New Roman"/>
                <w:sz w:val="24"/>
                <w:szCs w:val="24"/>
              </w:rPr>
              <w:t>Recall</w:t>
            </w:r>
          </w:p>
        </w:tc>
        <w:tc>
          <w:tcPr>
            <w:tcW w:w="1862" w:type="dxa"/>
            <w:vAlign w:val="center"/>
          </w:tcPr>
          <w:p w14:paraId="76DB3DB2" w14:textId="5D6EA556" w:rsidR="000D0CA8" w:rsidRDefault="000D0CA8">
            <w:pPr>
              <w:spacing w:line="360" w:lineRule="auto"/>
              <w:jc w:val="center"/>
              <w:rPr>
                <w:rFonts w:ascii="Times New Roman" w:hAnsi="Times New Roman"/>
                <w:sz w:val="24"/>
                <w:szCs w:val="24"/>
              </w:rPr>
            </w:pPr>
            <w:r w:rsidRPr="4668A42C">
              <w:rPr>
                <w:rFonts w:ascii="Times New Roman" w:hAnsi="Times New Roman"/>
                <w:sz w:val="24"/>
                <w:szCs w:val="24"/>
              </w:rPr>
              <w:t>0.</w:t>
            </w:r>
            <w:r w:rsidR="00CC75F0">
              <w:rPr>
                <w:rFonts w:ascii="Times New Roman" w:hAnsi="Times New Roman"/>
                <w:sz w:val="24"/>
                <w:szCs w:val="24"/>
              </w:rPr>
              <w:t>85</w:t>
            </w:r>
          </w:p>
        </w:tc>
        <w:tc>
          <w:tcPr>
            <w:tcW w:w="1875" w:type="dxa"/>
            <w:vAlign w:val="center"/>
          </w:tcPr>
          <w:p w14:paraId="53DAC11C" w14:textId="540E1464" w:rsidR="000D0CA8" w:rsidRDefault="000D0CA8">
            <w:pPr>
              <w:spacing w:line="360" w:lineRule="auto"/>
              <w:jc w:val="center"/>
              <w:rPr>
                <w:rFonts w:ascii="Times New Roman" w:hAnsi="Times New Roman"/>
                <w:sz w:val="24"/>
                <w:szCs w:val="24"/>
              </w:rPr>
            </w:pPr>
            <w:r w:rsidRPr="4668A42C">
              <w:rPr>
                <w:rFonts w:ascii="Times New Roman" w:hAnsi="Times New Roman"/>
                <w:sz w:val="24"/>
                <w:szCs w:val="24"/>
              </w:rPr>
              <w:t>0.</w:t>
            </w:r>
            <w:r w:rsidR="00484C37">
              <w:rPr>
                <w:rFonts w:ascii="Times New Roman" w:hAnsi="Times New Roman"/>
                <w:sz w:val="24"/>
                <w:szCs w:val="24"/>
              </w:rPr>
              <w:t>82</w:t>
            </w:r>
          </w:p>
        </w:tc>
        <w:tc>
          <w:tcPr>
            <w:tcW w:w="1863" w:type="dxa"/>
            <w:vAlign w:val="center"/>
          </w:tcPr>
          <w:p w14:paraId="0A2F3B4C" w14:textId="72E35317" w:rsidR="000D0CA8" w:rsidRDefault="000D0CA8">
            <w:pPr>
              <w:spacing w:line="360" w:lineRule="auto"/>
              <w:jc w:val="center"/>
              <w:rPr>
                <w:rFonts w:ascii="Times New Roman" w:hAnsi="Times New Roman"/>
                <w:sz w:val="24"/>
                <w:szCs w:val="24"/>
              </w:rPr>
            </w:pPr>
            <w:r w:rsidRPr="4668A42C">
              <w:rPr>
                <w:rFonts w:ascii="Times New Roman" w:hAnsi="Times New Roman"/>
                <w:sz w:val="24"/>
                <w:szCs w:val="24"/>
              </w:rPr>
              <w:t>0.</w:t>
            </w:r>
            <w:r w:rsidR="009268BD">
              <w:rPr>
                <w:rFonts w:ascii="Times New Roman" w:hAnsi="Times New Roman"/>
                <w:sz w:val="24"/>
                <w:szCs w:val="24"/>
              </w:rPr>
              <w:t>811</w:t>
            </w:r>
          </w:p>
        </w:tc>
      </w:tr>
    </w:tbl>
    <w:p w14:paraId="6FE55CCE" w14:textId="77777777" w:rsidR="000D0CA8" w:rsidRDefault="000D0CA8" w:rsidP="000D0CA8">
      <w:pPr>
        <w:pStyle w:val="ListParagraph"/>
        <w:spacing w:after="0" w:line="360" w:lineRule="auto"/>
        <w:outlineLvl w:val="2"/>
        <w:rPr>
          <w:rFonts w:ascii="Times New Roman" w:hAnsi="Times New Roman"/>
          <w:b/>
          <w:sz w:val="32"/>
          <w:szCs w:val="32"/>
        </w:rPr>
      </w:pPr>
    </w:p>
    <w:p w14:paraId="4DF79463" w14:textId="14AFA923" w:rsidR="000D0CA8" w:rsidRDefault="000D0CA8" w:rsidP="000D0CA8">
      <w:pPr>
        <w:pStyle w:val="ListParagraph"/>
        <w:spacing w:after="0" w:line="360" w:lineRule="auto"/>
        <w:outlineLvl w:val="2"/>
        <w:rPr>
          <w:rFonts w:ascii="Times New Roman" w:hAnsi="Times New Roman"/>
          <w:b/>
          <w:sz w:val="32"/>
          <w:szCs w:val="32"/>
        </w:rPr>
      </w:pPr>
      <w:bookmarkStart w:id="53" w:name="_Toc169381128"/>
      <w:r>
        <w:rPr>
          <w:rFonts w:ascii="Times New Roman" w:hAnsi="Times New Roman"/>
          <w:b/>
          <w:sz w:val="32"/>
          <w:szCs w:val="32"/>
        </w:rPr>
        <w:t xml:space="preserve">Sau </w:t>
      </w:r>
      <w:proofErr w:type="spellStart"/>
      <w:r>
        <w:rPr>
          <w:rFonts w:ascii="Times New Roman" w:hAnsi="Times New Roman"/>
          <w:b/>
          <w:sz w:val="32"/>
          <w:szCs w:val="32"/>
        </w:rPr>
        <w:t>khi</w:t>
      </w:r>
      <w:proofErr w:type="spellEnd"/>
      <w:r>
        <w:rPr>
          <w:rFonts w:ascii="Times New Roman" w:hAnsi="Times New Roman"/>
          <w:b/>
          <w:sz w:val="32"/>
          <w:szCs w:val="32"/>
        </w:rPr>
        <w:t xml:space="preserve"> </w:t>
      </w:r>
      <w:proofErr w:type="spellStart"/>
      <w:r>
        <w:rPr>
          <w:rFonts w:ascii="Times New Roman" w:hAnsi="Times New Roman"/>
          <w:b/>
          <w:sz w:val="32"/>
          <w:szCs w:val="32"/>
        </w:rPr>
        <w:t>sử</w:t>
      </w:r>
      <w:proofErr w:type="spellEnd"/>
      <w:r>
        <w:rPr>
          <w:rFonts w:ascii="Times New Roman" w:hAnsi="Times New Roman"/>
          <w:b/>
          <w:sz w:val="32"/>
          <w:szCs w:val="32"/>
        </w:rPr>
        <w:t xml:space="preserve"> </w:t>
      </w:r>
      <w:proofErr w:type="spellStart"/>
      <w:r>
        <w:rPr>
          <w:rFonts w:ascii="Times New Roman" w:hAnsi="Times New Roman"/>
          <w:b/>
          <w:sz w:val="32"/>
          <w:szCs w:val="32"/>
        </w:rPr>
        <w:t>dụng</w:t>
      </w:r>
      <w:proofErr w:type="spellEnd"/>
      <w:r>
        <w:rPr>
          <w:rFonts w:ascii="Times New Roman" w:hAnsi="Times New Roman"/>
          <w:b/>
          <w:sz w:val="32"/>
          <w:szCs w:val="32"/>
        </w:rPr>
        <w:t xml:space="preserve"> GA Feature selection</w:t>
      </w:r>
      <w:bookmarkEnd w:id="53"/>
    </w:p>
    <w:p w14:paraId="46F6279B" w14:textId="77777777" w:rsidR="000D0CA8" w:rsidRPr="001C4785" w:rsidRDefault="000D0CA8" w:rsidP="000D0CA8">
      <w:pPr>
        <w:pStyle w:val="ListParagraph"/>
        <w:spacing w:after="0" w:line="360" w:lineRule="auto"/>
        <w:outlineLvl w:val="2"/>
        <w:rPr>
          <w:rFonts w:ascii="Times New Roman" w:hAnsi="Times New Roman"/>
          <w:b/>
          <w:sz w:val="32"/>
          <w:szCs w:val="32"/>
        </w:rPr>
      </w:pPr>
    </w:p>
    <w:tbl>
      <w:tblPr>
        <w:tblStyle w:val="TableGrid"/>
        <w:tblW w:w="0" w:type="auto"/>
        <w:tblLook w:val="04A0" w:firstRow="1" w:lastRow="0" w:firstColumn="1" w:lastColumn="0" w:noHBand="0" w:noVBand="1"/>
      </w:tblPr>
      <w:tblGrid>
        <w:gridCol w:w="2149"/>
        <w:gridCol w:w="1878"/>
        <w:gridCol w:w="1862"/>
        <w:gridCol w:w="1875"/>
        <w:gridCol w:w="1863"/>
      </w:tblGrid>
      <w:tr w:rsidR="00914B20" w14:paraId="13BADF5A" w14:textId="77777777" w:rsidTr="4668A42C">
        <w:tc>
          <w:tcPr>
            <w:tcW w:w="2149" w:type="dxa"/>
            <w:tcBorders>
              <w:top w:val="nil"/>
              <w:left w:val="nil"/>
            </w:tcBorders>
            <w:vAlign w:val="center"/>
          </w:tcPr>
          <w:p w14:paraId="4C5F30E5" w14:textId="77777777" w:rsidR="00914B20" w:rsidRDefault="00914B20" w:rsidP="00E72C8E">
            <w:pPr>
              <w:spacing w:line="360" w:lineRule="auto"/>
              <w:jc w:val="center"/>
              <w:rPr>
                <w:rFonts w:ascii="Times New Roman" w:hAnsi="Times New Roman"/>
                <w:sz w:val="24"/>
                <w:szCs w:val="24"/>
              </w:rPr>
            </w:pPr>
          </w:p>
        </w:tc>
        <w:tc>
          <w:tcPr>
            <w:tcW w:w="1878" w:type="dxa"/>
            <w:tcBorders>
              <w:tl2br w:val="single" w:sz="4" w:space="0" w:color="auto"/>
            </w:tcBorders>
            <w:vAlign w:val="center"/>
          </w:tcPr>
          <w:p w14:paraId="712844A4" w14:textId="77777777" w:rsidR="00914B20" w:rsidRDefault="00C42800" w:rsidP="00C42800">
            <w:pPr>
              <w:spacing w:line="360" w:lineRule="auto"/>
              <w:jc w:val="right"/>
              <w:rPr>
                <w:rFonts w:ascii="Times New Roman" w:hAnsi="Times New Roman"/>
                <w:sz w:val="24"/>
                <w:szCs w:val="24"/>
              </w:rPr>
            </w:pPr>
            <w:r>
              <w:rPr>
                <w:rFonts w:ascii="Times New Roman" w:hAnsi="Times New Roman"/>
                <w:sz w:val="24"/>
                <w:szCs w:val="24"/>
              </w:rPr>
              <w:t>Classifier</w:t>
            </w:r>
          </w:p>
          <w:p w14:paraId="7AE3969B" w14:textId="3836DCAC" w:rsidR="00291DAC" w:rsidRDefault="00C42800" w:rsidP="00291DAC">
            <w:pPr>
              <w:rPr>
                <w:rFonts w:ascii="Times New Roman" w:hAnsi="Times New Roman"/>
                <w:sz w:val="24"/>
                <w:szCs w:val="24"/>
              </w:rPr>
            </w:pPr>
            <w:proofErr w:type="spellStart"/>
            <w:r>
              <w:rPr>
                <w:rFonts w:ascii="Times New Roman" w:hAnsi="Times New Roman"/>
                <w:sz w:val="24"/>
                <w:szCs w:val="24"/>
              </w:rPr>
              <w:t>Tiêu</w:t>
            </w:r>
            <w:proofErr w:type="spellEnd"/>
            <w:r>
              <w:rPr>
                <w:rFonts w:ascii="Times New Roman" w:hAnsi="Times New Roman"/>
                <w:sz w:val="24"/>
                <w:szCs w:val="24"/>
              </w:rPr>
              <w:t xml:space="preserve"> </w:t>
            </w:r>
            <w:proofErr w:type="spellStart"/>
            <w:r>
              <w:rPr>
                <w:rFonts w:ascii="Times New Roman" w:hAnsi="Times New Roman"/>
                <w:sz w:val="24"/>
                <w:szCs w:val="24"/>
              </w:rPr>
              <w:t>chí</w:t>
            </w:r>
            <w:proofErr w:type="spellEnd"/>
            <w:r>
              <w:rPr>
                <w:rFonts w:ascii="Times New Roman" w:hAnsi="Times New Roman"/>
                <w:sz w:val="24"/>
                <w:szCs w:val="24"/>
              </w:rPr>
              <w:t xml:space="preserve"> </w:t>
            </w:r>
          </w:p>
        </w:tc>
        <w:tc>
          <w:tcPr>
            <w:tcW w:w="1862" w:type="dxa"/>
            <w:vAlign w:val="center"/>
          </w:tcPr>
          <w:p w14:paraId="0815BB36" w14:textId="4055C7C2" w:rsidR="00914B20" w:rsidRDefault="00914B20" w:rsidP="00E72C8E">
            <w:pPr>
              <w:spacing w:line="360" w:lineRule="auto"/>
              <w:jc w:val="center"/>
              <w:rPr>
                <w:rFonts w:ascii="Times New Roman" w:hAnsi="Times New Roman"/>
                <w:sz w:val="24"/>
                <w:szCs w:val="24"/>
              </w:rPr>
            </w:pPr>
            <w:r>
              <w:rPr>
                <w:rFonts w:ascii="Times New Roman" w:hAnsi="Times New Roman"/>
                <w:sz w:val="24"/>
                <w:szCs w:val="24"/>
              </w:rPr>
              <w:t>k-NN</w:t>
            </w:r>
          </w:p>
        </w:tc>
        <w:tc>
          <w:tcPr>
            <w:tcW w:w="1875" w:type="dxa"/>
            <w:vAlign w:val="center"/>
          </w:tcPr>
          <w:p w14:paraId="44BBC6AE" w14:textId="20E4FF2F" w:rsidR="00914B20" w:rsidRDefault="00914B20" w:rsidP="00E72C8E">
            <w:pPr>
              <w:spacing w:line="360" w:lineRule="auto"/>
              <w:jc w:val="center"/>
              <w:rPr>
                <w:rFonts w:ascii="Times New Roman" w:hAnsi="Times New Roman"/>
                <w:sz w:val="24"/>
                <w:szCs w:val="24"/>
              </w:rPr>
            </w:pPr>
            <w:proofErr w:type="spellStart"/>
            <w:r>
              <w:rPr>
                <w:rFonts w:ascii="Times New Roman" w:hAnsi="Times New Roman"/>
                <w:sz w:val="24"/>
                <w:szCs w:val="24"/>
              </w:rPr>
              <w:t>XgBoost</w:t>
            </w:r>
            <w:proofErr w:type="spellEnd"/>
          </w:p>
        </w:tc>
        <w:tc>
          <w:tcPr>
            <w:tcW w:w="1863" w:type="dxa"/>
            <w:vAlign w:val="center"/>
          </w:tcPr>
          <w:p w14:paraId="72C1E6A9" w14:textId="4F157ACC" w:rsidR="00914B20" w:rsidRDefault="00914B20" w:rsidP="00E72C8E">
            <w:pPr>
              <w:spacing w:line="360" w:lineRule="auto"/>
              <w:jc w:val="center"/>
              <w:rPr>
                <w:rFonts w:ascii="Times New Roman" w:hAnsi="Times New Roman"/>
                <w:sz w:val="24"/>
                <w:szCs w:val="24"/>
              </w:rPr>
            </w:pPr>
            <w:r>
              <w:rPr>
                <w:rFonts w:ascii="Times New Roman" w:hAnsi="Times New Roman"/>
                <w:sz w:val="24"/>
                <w:szCs w:val="24"/>
              </w:rPr>
              <w:t>SVM</w:t>
            </w:r>
          </w:p>
        </w:tc>
      </w:tr>
      <w:tr w:rsidR="0037123C" w14:paraId="2B451AE5" w14:textId="77777777" w:rsidTr="4668A42C">
        <w:tc>
          <w:tcPr>
            <w:tcW w:w="2149" w:type="dxa"/>
            <w:vMerge w:val="restart"/>
            <w:vAlign w:val="center"/>
          </w:tcPr>
          <w:p w14:paraId="03174036" w14:textId="3A8A3DE8" w:rsidR="0037123C" w:rsidRDefault="0037123C" w:rsidP="000E3F18">
            <w:pPr>
              <w:spacing w:line="360" w:lineRule="auto"/>
              <w:jc w:val="center"/>
              <w:rPr>
                <w:rFonts w:ascii="Times New Roman" w:hAnsi="Times New Roman"/>
                <w:sz w:val="24"/>
                <w:szCs w:val="24"/>
              </w:rPr>
            </w:pPr>
            <w:r w:rsidRPr="00C26C0E">
              <w:rPr>
                <w:rFonts w:ascii="Times New Roman" w:hAnsi="Times New Roman"/>
                <w:sz w:val="24"/>
                <w:szCs w:val="24"/>
              </w:rPr>
              <w:t>CIRA-CIC-DOHBrw-2020</w:t>
            </w:r>
          </w:p>
        </w:tc>
        <w:tc>
          <w:tcPr>
            <w:tcW w:w="1878" w:type="dxa"/>
            <w:vAlign w:val="center"/>
          </w:tcPr>
          <w:p w14:paraId="2E071A28" w14:textId="0EF61BA0" w:rsidR="0037123C" w:rsidRDefault="0037123C" w:rsidP="000E3F18">
            <w:pPr>
              <w:spacing w:line="360" w:lineRule="auto"/>
              <w:jc w:val="center"/>
              <w:rPr>
                <w:rFonts w:ascii="Times New Roman" w:hAnsi="Times New Roman"/>
                <w:sz w:val="24"/>
                <w:szCs w:val="24"/>
              </w:rPr>
            </w:pPr>
            <w:r>
              <w:rPr>
                <w:rFonts w:ascii="Times New Roman" w:hAnsi="Times New Roman"/>
                <w:sz w:val="24"/>
                <w:szCs w:val="24"/>
              </w:rPr>
              <w:t>Accuracy</w:t>
            </w:r>
          </w:p>
        </w:tc>
        <w:tc>
          <w:tcPr>
            <w:tcW w:w="1862" w:type="dxa"/>
            <w:vAlign w:val="center"/>
          </w:tcPr>
          <w:p w14:paraId="61832F66" w14:textId="21BBB3CF" w:rsidR="0037123C" w:rsidRDefault="00100EA5" w:rsidP="000E3F18">
            <w:pPr>
              <w:spacing w:line="360" w:lineRule="auto"/>
              <w:jc w:val="center"/>
              <w:rPr>
                <w:rFonts w:ascii="Times New Roman" w:hAnsi="Times New Roman"/>
                <w:sz w:val="24"/>
                <w:szCs w:val="24"/>
              </w:rPr>
            </w:pPr>
            <w:r w:rsidRPr="00100EA5">
              <w:rPr>
                <w:rFonts w:ascii="Times New Roman" w:hAnsi="Times New Roman"/>
                <w:sz w:val="24"/>
                <w:szCs w:val="24"/>
              </w:rPr>
              <w:t>0.9</w:t>
            </w:r>
            <w:r w:rsidR="00FB0C2E">
              <w:rPr>
                <w:rFonts w:ascii="Times New Roman" w:hAnsi="Times New Roman"/>
                <w:sz w:val="24"/>
                <w:szCs w:val="24"/>
              </w:rPr>
              <w:t>463</w:t>
            </w:r>
          </w:p>
        </w:tc>
        <w:tc>
          <w:tcPr>
            <w:tcW w:w="1875" w:type="dxa"/>
            <w:vAlign w:val="center"/>
          </w:tcPr>
          <w:p w14:paraId="00BE35BF" w14:textId="7E6C46DE" w:rsidR="0037123C" w:rsidRDefault="00750788" w:rsidP="000E3F18">
            <w:pPr>
              <w:spacing w:line="360" w:lineRule="auto"/>
              <w:jc w:val="center"/>
              <w:rPr>
                <w:rFonts w:ascii="Times New Roman" w:hAnsi="Times New Roman"/>
                <w:sz w:val="24"/>
                <w:szCs w:val="24"/>
              </w:rPr>
            </w:pPr>
            <w:r w:rsidRPr="00750788">
              <w:rPr>
                <w:rFonts w:ascii="Times New Roman" w:hAnsi="Times New Roman"/>
                <w:sz w:val="24"/>
                <w:szCs w:val="24"/>
              </w:rPr>
              <w:t>0.9</w:t>
            </w:r>
            <w:r w:rsidR="00845DED">
              <w:rPr>
                <w:rFonts w:ascii="Times New Roman" w:hAnsi="Times New Roman"/>
                <w:sz w:val="24"/>
                <w:szCs w:val="24"/>
              </w:rPr>
              <w:t>533</w:t>
            </w:r>
          </w:p>
        </w:tc>
        <w:tc>
          <w:tcPr>
            <w:tcW w:w="1863" w:type="dxa"/>
            <w:vAlign w:val="center"/>
          </w:tcPr>
          <w:p w14:paraId="1C20A420" w14:textId="30AB3AA0" w:rsidR="0037123C" w:rsidRDefault="00895C2C" w:rsidP="000E3F18">
            <w:pPr>
              <w:spacing w:line="360" w:lineRule="auto"/>
              <w:jc w:val="center"/>
              <w:rPr>
                <w:rFonts w:ascii="Times New Roman" w:hAnsi="Times New Roman"/>
                <w:sz w:val="24"/>
                <w:szCs w:val="24"/>
              </w:rPr>
            </w:pPr>
            <w:r w:rsidRPr="00895C2C">
              <w:rPr>
                <w:rFonts w:ascii="Times New Roman" w:hAnsi="Times New Roman"/>
                <w:sz w:val="24"/>
                <w:szCs w:val="24"/>
              </w:rPr>
              <w:t>0.9</w:t>
            </w:r>
            <w:r w:rsidR="001A41B0">
              <w:rPr>
                <w:rFonts w:ascii="Times New Roman" w:hAnsi="Times New Roman"/>
                <w:sz w:val="24"/>
                <w:szCs w:val="24"/>
              </w:rPr>
              <w:t>12</w:t>
            </w:r>
            <w:r w:rsidR="00C0719F">
              <w:rPr>
                <w:rFonts w:ascii="Times New Roman" w:hAnsi="Times New Roman"/>
                <w:sz w:val="24"/>
                <w:szCs w:val="24"/>
              </w:rPr>
              <w:t>5</w:t>
            </w:r>
          </w:p>
        </w:tc>
      </w:tr>
      <w:tr w:rsidR="0037123C" w14:paraId="5C34FF0A" w14:textId="77777777" w:rsidTr="4668A42C">
        <w:tc>
          <w:tcPr>
            <w:tcW w:w="2149" w:type="dxa"/>
            <w:vMerge/>
            <w:vAlign w:val="center"/>
          </w:tcPr>
          <w:p w14:paraId="15259C2C" w14:textId="127570D1" w:rsidR="0037123C" w:rsidRDefault="0037123C" w:rsidP="000E3F18">
            <w:pPr>
              <w:spacing w:line="360" w:lineRule="auto"/>
              <w:jc w:val="center"/>
              <w:rPr>
                <w:rFonts w:ascii="Times New Roman" w:hAnsi="Times New Roman"/>
                <w:sz w:val="24"/>
                <w:szCs w:val="24"/>
              </w:rPr>
            </w:pPr>
          </w:p>
        </w:tc>
        <w:tc>
          <w:tcPr>
            <w:tcW w:w="1878" w:type="dxa"/>
            <w:vAlign w:val="center"/>
          </w:tcPr>
          <w:p w14:paraId="5EE4FF10" w14:textId="58934EB5" w:rsidR="0037123C" w:rsidRDefault="0037123C" w:rsidP="000E3F18">
            <w:pPr>
              <w:spacing w:line="360" w:lineRule="auto"/>
              <w:jc w:val="center"/>
              <w:rPr>
                <w:rFonts w:ascii="Times New Roman" w:hAnsi="Times New Roman"/>
                <w:sz w:val="24"/>
                <w:szCs w:val="24"/>
              </w:rPr>
            </w:pPr>
            <w:r>
              <w:rPr>
                <w:rFonts w:ascii="Times New Roman" w:hAnsi="Times New Roman"/>
                <w:sz w:val="24"/>
                <w:szCs w:val="24"/>
              </w:rPr>
              <w:t>Recall</w:t>
            </w:r>
          </w:p>
        </w:tc>
        <w:tc>
          <w:tcPr>
            <w:tcW w:w="1862" w:type="dxa"/>
            <w:vAlign w:val="center"/>
          </w:tcPr>
          <w:p w14:paraId="1219FE6A" w14:textId="079D8982" w:rsidR="0037123C" w:rsidRDefault="00662331" w:rsidP="000E3F18">
            <w:pPr>
              <w:spacing w:line="360" w:lineRule="auto"/>
              <w:jc w:val="center"/>
              <w:rPr>
                <w:rFonts w:ascii="Times New Roman" w:hAnsi="Times New Roman"/>
                <w:sz w:val="24"/>
                <w:szCs w:val="24"/>
              </w:rPr>
            </w:pPr>
            <w:r w:rsidRPr="00662331">
              <w:rPr>
                <w:rFonts w:ascii="Times New Roman" w:hAnsi="Times New Roman"/>
                <w:sz w:val="24"/>
                <w:szCs w:val="24"/>
              </w:rPr>
              <w:t>0.9</w:t>
            </w:r>
            <w:r w:rsidR="00142AD8">
              <w:rPr>
                <w:rFonts w:ascii="Times New Roman" w:hAnsi="Times New Roman"/>
                <w:sz w:val="24"/>
                <w:szCs w:val="24"/>
              </w:rPr>
              <w:t>462</w:t>
            </w:r>
          </w:p>
        </w:tc>
        <w:tc>
          <w:tcPr>
            <w:tcW w:w="1875" w:type="dxa"/>
            <w:vAlign w:val="center"/>
          </w:tcPr>
          <w:p w14:paraId="0A41F264" w14:textId="0A7DB70A" w:rsidR="0037123C" w:rsidRDefault="00750788" w:rsidP="000E3F18">
            <w:pPr>
              <w:spacing w:line="360" w:lineRule="auto"/>
              <w:jc w:val="center"/>
              <w:rPr>
                <w:rFonts w:ascii="Times New Roman" w:hAnsi="Times New Roman"/>
                <w:sz w:val="24"/>
                <w:szCs w:val="24"/>
              </w:rPr>
            </w:pPr>
            <w:r w:rsidRPr="00750788">
              <w:rPr>
                <w:rFonts w:ascii="Times New Roman" w:hAnsi="Times New Roman"/>
                <w:sz w:val="24"/>
                <w:szCs w:val="24"/>
              </w:rPr>
              <w:t>0.9</w:t>
            </w:r>
            <w:r w:rsidR="00C4668B">
              <w:rPr>
                <w:rFonts w:ascii="Times New Roman" w:hAnsi="Times New Roman"/>
                <w:sz w:val="24"/>
                <w:szCs w:val="24"/>
              </w:rPr>
              <w:t>531</w:t>
            </w:r>
          </w:p>
        </w:tc>
        <w:tc>
          <w:tcPr>
            <w:tcW w:w="1863" w:type="dxa"/>
            <w:vAlign w:val="center"/>
          </w:tcPr>
          <w:p w14:paraId="1EFC9D8D" w14:textId="006697AD" w:rsidR="0037123C" w:rsidRDefault="00F42483" w:rsidP="000E3F18">
            <w:pPr>
              <w:spacing w:line="360" w:lineRule="auto"/>
              <w:jc w:val="center"/>
              <w:rPr>
                <w:rFonts w:ascii="Times New Roman" w:hAnsi="Times New Roman"/>
                <w:sz w:val="24"/>
                <w:szCs w:val="24"/>
              </w:rPr>
            </w:pPr>
            <w:r w:rsidRPr="00F42483">
              <w:rPr>
                <w:rFonts w:ascii="Times New Roman" w:hAnsi="Times New Roman"/>
                <w:sz w:val="24"/>
                <w:szCs w:val="24"/>
              </w:rPr>
              <w:t>0.9</w:t>
            </w:r>
            <w:r w:rsidR="00C0719F">
              <w:rPr>
                <w:rFonts w:ascii="Times New Roman" w:hAnsi="Times New Roman"/>
                <w:sz w:val="24"/>
                <w:szCs w:val="24"/>
              </w:rPr>
              <w:t>123</w:t>
            </w:r>
          </w:p>
        </w:tc>
      </w:tr>
      <w:tr w:rsidR="005C7A63" w14:paraId="6CC7C3DD" w14:textId="77777777" w:rsidTr="4668A42C">
        <w:tc>
          <w:tcPr>
            <w:tcW w:w="2149" w:type="dxa"/>
            <w:vMerge w:val="restart"/>
            <w:vAlign w:val="center"/>
          </w:tcPr>
          <w:p w14:paraId="78291425" w14:textId="2823F4E3" w:rsidR="005C7A63" w:rsidRDefault="00702931" w:rsidP="00E72C8E">
            <w:pPr>
              <w:spacing w:line="360" w:lineRule="auto"/>
              <w:jc w:val="center"/>
              <w:rPr>
                <w:rFonts w:ascii="Times New Roman" w:hAnsi="Times New Roman"/>
                <w:sz w:val="24"/>
                <w:szCs w:val="24"/>
              </w:rPr>
            </w:pPr>
            <w:r w:rsidRPr="00C26C0E">
              <w:rPr>
                <w:rFonts w:ascii="Times New Roman" w:hAnsi="Times New Roman"/>
                <w:sz w:val="24"/>
                <w:szCs w:val="24"/>
              </w:rPr>
              <w:t>UNSW-NB15</w:t>
            </w:r>
          </w:p>
        </w:tc>
        <w:tc>
          <w:tcPr>
            <w:tcW w:w="1878" w:type="dxa"/>
            <w:vAlign w:val="center"/>
          </w:tcPr>
          <w:p w14:paraId="5AF6D6C3" w14:textId="04D889F8" w:rsidR="005C7A63" w:rsidRDefault="00702931" w:rsidP="00E72C8E">
            <w:pPr>
              <w:spacing w:line="360" w:lineRule="auto"/>
              <w:jc w:val="center"/>
              <w:rPr>
                <w:rFonts w:ascii="Times New Roman" w:hAnsi="Times New Roman"/>
                <w:sz w:val="24"/>
                <w:szCs w:val="24"/>
              </w:rPr>
            </w:pPr>
            <w:r>
              <w:rPr>
                <w:rFonts w:ascii="Times New Roman" w:hAnsi="Times New Roman"/>
                <w:sz w:val="24"/>
                <w:szCs w:val="24"/>
              </w:rPr>
              <w:t>Accuracy</w:t>
            </w:r>
          </w:p>
        </w:tc>
        <w:tc>
          <w:tcPr>
            <w:tcW w:w="1862" w:type="dxa"/>
            <w:vAlign w:val="center"/>
          </w:tcPr>
          <w:p w14:paraId="4A99D27A" w14:textId="5FC48934" w:rsidR="005C7A63" w:rsidRDefault="00DB7525" w:rsidP="00E72C8E">
            <w:pPr>
              <w:spacing w:line="360" w:lineRule="auto"/>
              <w:jc w:val="center"/>
              <w:rPr>
                <w:rFonts w:ascii="Times New Roman" w:hAnsi="Times New Roman"/>
                <w:sz w:val="24"/>
                <w:szCs w:val="24"/>
              </w:rPr>
            </w:pPr>
            <w:r w:rsidRPr="00DB7525">
              <w:rPr>
                <w:rFonts w:ascii="Times New Roman" w:hAnsi="Times New Roman"/>
                <w:sz w:val="24"/>
                <w:szCs w:val="24"/>
              </w:rPr>
              <w:t>0.9478</w:t>
            </w:r>
          </w:p>
        </w:tc>
        <w:tc>
          <w:tcPr>
            <w:tcW w:w="1875" w:type="dxa"/>
            <w:vAlign w:val="center"/>
          </w:tcPr>
          <w:p w14:paraId="0A2C71C8" w14:textId="0CBFE9B6" w:rsidR="005C7A63" w:rsidRDefault="00C32DDB" w:rsidP="00E72C8E">
            <w:pPr>
              <w:spacing w:line="360" w:lineRule="auto"/>
              <w:jc w:val="center"/>
              <w:rPr>
                <w:rFonts w:ascii="Times New Roman" w:hAnsi="Times New Roman"/>
                <w:sz w:val="24"/>
                <w:szCs w:val="24"/>
              </w:rPr>
            </w:pPr>
            <w:r w:rsidRPr="00C32DDB">
              <w:rPr>
                <w:rFonts w:ascii="Times New Roman" w:hAnsi="Times New Roman"/>
                <w:sz w:val="24"/>
                <w:szCs w:val="24"/>
              </w:rPr>
              <w:t>0.9656</w:t>
            </w:r>
          </w:p>
        </w:tc>
        <w:tc>
          <w:tcPr>
            <w:tcW w:w="1863" w:type="dxa"/>
            <w:vAlign w:val="center"/>
          </w:tcPr>
          <w:p w14:paraId="6615C8DD" w14:textId="75DFFAF6" w:rsidR="005C7A63" w:rsidRDefault="00ED3F46" w:rsidP="00E72C8E">
            <w:pPr>
              <w:spacing w:line="360" w:lineRule="auto"/>
              <w:jc w:val="center"/>
              <w:rPr>
                <w:rFonts w:ascii="Times New Roman" w:hAnsi="Times New Roman"/>
                <w:sz w:val="24"/>
                <w:szCs w:val="24"/>
              </w:rPr>
            </w:pPr>
            <w:r w:rsidRPr="00ED3F46">
              <w:rPr>
                <w:rFonts w:ascii="Times New Roman" w:hAnsi="Times New Roman"/>
                <w:sz w:val="24"/>
                <w:szCs w:val="24"/>
              </w:rPr>
              <w:t>0.9463</w:t>
            </w:r>
          </w:p>
        </w:tc>
      </w:tr>
      <w:tr w:rsidR="005C7A63" w14:paraId="0A568C6B" w14:textId="77777777" w:rsidTr="4668A42C">
        <w:tc>
          <w:tcPr>
            <w:tcW w:w="2149" w:type="dxa"/>
            <w:vMerge/>
            <w:vAlign w:val="center"/>
          </w:tcPr>
          <w:p w14:paraId="46B1DF9C" w14:textId="77777777" w:rsidR="005C7A63" w:rsidRDefault="005C7A63" w:rsidP="00E72C8E">
            <w:pPr>
              <w:spacing w:line="360" w:lineRule="auto"/>
              <w:jc w:val="center"/>
              <w:rPr>
                <w:rFonts w:ascii="Times New Roman" w:hAnsi="Times New Roman"/>
                <w:sz w:val="24"/>
                <w:szCs w:val="24"/>
              </w:rPr>
            </w:pPr>
          </w:p>
        </w:tc>
        <w:tc>
          <w:tcPr>
            <w:tcW w:w="1878" w:type="dxa"/>
            <w:vAlign w:val="center"/>
          </w:tcPr>
          <w:p w14:paraId="30DC33EC" w14:textId="54977487" w:rsidR="005C7A63" w:rsidRDefault="00702931" w:rsidP="00E72C8E">
            <w:pPr>
              <w:spacing w:line="360" w:lineRule="auto"/>
              <w:jc w:val="center"/>
              <w:rPr>
                <w:rFonts w:ascii="Times New Roman" w:hAnsi="Times New Roman"/>
                <w:sz w:val="24"/>
                <w:szCs w:val="24"/>
              </w:rPr>
            </w:pPr>
            <w:r>
              <w:rPr>
                <w:rFonts w:ascii="Times New Roman" w:hAnsi="Times New Roman"/>
                <w:sz w:val="24"/>
                <w:szCs w:val="24"/>
              </w:rPr>
              <w:t>Recall</w:t>
            </w:r>
          </w:p>
        </w:tc>
        <w:tc>
          <w:tcPr>
            <w:tcW w:w="1862" w:type="dxa"/>
            <w:vAlign w:val="center"/>
          </w:tcPr>
          <w:p w14:paraId="0AC0ACD2" w14:textId="79F2C109" w:rsidR="005C7A63" w:rsidRDefault="00C32DDB" w:rsidP="00E72C8E">
            <w:pPr>
              <w:spacing w:line="360" w:lineRule="auto"/>
              <w:jc w:val="center"/>
              <w:rPr>
                <w:rFonts w:ascii="Times New Roman" w:hAnsi="Times New Roman"/>
                <w:sz w:val="24"/>
                <w:szCs w:val="24"/>
              </w:rPr>
            </w:pPr>
            <w:r w:rsidRPr="00C32DDB">
              <w:rPr>
                <w:rFonts w:ascii="Times New Roman" w:hAnsi="Times New Roman"/>
                <w:sz w:val="24"/>
                <w:szCs w:val="24"/>
              </w:rPr>
              <w:t>0.9163</w:t>
            </w:r>
          </w:p>
        </w:tc>
        <w:tc>
          <w:tcPr>
            <w:tcW w:w="1875" w:type="dxa"/>
            <w:vAlign w:val="center"/>
          </w:tcPr>
          <w:p w14:paraId="1CB29DBA" w14:textId="39419C98" w:rsidR="005C7A63" w:rsidRDefault="00C32DDB" w:rsidP="00E72C8E">
            <w:pPr>
              <w:spacing w:line="360" w:lineRule="auto"/>
              <w:jc w:val="center"/>
              <w:rPr>
                <w:rFonts w:ascii="Times New Roman" w:hAnsi="Times New Roman"/>
                <w:sz w:val="24"/>
                <w:szCs w:val="24"/>
              </w:rPr>
            </w:pPr>
            <w:r w:rsidRPr="00C32DDB">
              <w:rPr>
                <w:rFonts w:ascii="Times New Roman" w:hAnsi="Times New Roman"/>
                <w:sz w:val="24"/>
                <w:szCs w:val="24"/>
              </w:rPr>
              <w:t>0.9098</w:t>
            </w:r>
          </w:p>
        </w:tc>
        <w:tc>
          <w:tcPr>
            <w:tcW w:w="1863" w:type="dxa"/>
            <w:vAlign w:val="center"/>
          </w:tcPr>
          <w:p w14:paraId="0B59AD35" w14:textId="5AD708D7" w:rsidR="005C7A63" w:rsidRDefault="00ED3F46" w:rsidP="00E72C8E">
            <w:pPr>
              <w:spacing w:line="360" w:lineRule="auto"/>
              <w:jc w:val="center"/>
              <w:rPr>
                <w:rFonts w:ascii="Times New Roman" w:hAnsi="Times New Roman"/>
                <w:sz w:val="24"/>
                <w:szCs w:val="24"/>
              </w:rPr>
            </w:pPr>
            <w:r w:rsidRPr="00ED3F46">
              <w:rPr>
                <w:rFonts w:ascii="Times New Roman" w:hAnsi="Times New Roman"/>
                <w:sz w:val="24"/>
                <w:szCs w:val="24"/>
              </w:rPr>
              <w:t>0.9346</w:t>
            </w:r>
          </w:p>
        </w:tc>
      </w:tr>
      <w:tr w:rsidR="005C7A63" w14:paraId="06775DC9" w14:textId="77777777" w:rsidTr="4668A42C">
        <w:tc>
          <w:tcPr>
            <w:tcW w:w="2149" w:type="dxa"/>
            <w:vMerge w:val="restart"/>
            <w:vAlign w:val="center"/>
          </w:tcPr>
          <w:p w14:paraId="3555A742" w14:textId="3DEF6934" w:rsidR="005C7A63" w:rsidRDefault="00702931" w:rsidP="00E72C8E">
            <w:pPr>
              <w:spacing w:line="360" w:lineRule="auto"/>
              <w:jc w:val="center"/>
              <w:rPr>
                <w:rFonts w:ascii="Times New Roman" w:hAnsi="Times New Roman"/>
                <w:sz w:val="24"/>
                <w:szCs w:val="24"/>
              </w:rPr>
            </w:pPr>
            <w:r w:rsidRPr="00C26C0E">
              <w:rPr>
                <w:rFonts w:ascii="Times New Roman" w:hAnsi="Times New Roman"/>
                <w:sz w:val="24"/>
                <w:szCs w:val="24"/>
              </w:rPr>
              <w:t>Bot-IoT</w:t>
            </w:r>
          </w:p>
        </w:tc>
        <w:tc>
          <w:tcPr>
            <w:tcW w:w="1878" w:type="dxa"/>
            <w:vAlign w:val="center"/>
          </w:tcPr>
          <w:p w14:paraId="31FE6645" w14:textId="62589850" w:rsidR="005C7A63" w:rsidRDefault="00702931" w:rsidP="00E72C8E">
            <w:pPr>
              <w:spacing w:line="360" w:lineRule="auto"/>
              <w:jc w:val="center"/>
              <w:rPr>
                <w:rFonts w:ascii="Times New Roman" w:hAnsi="Times New Roman"/>
                <w:sz w:val="24"/>
                <w:szCs w:val="24"/>
              </w:rPr>
            </w:pPr>
            <w:r>
              <w:rPr>
                <w:rFonts w:ascii="Times New Roman" w:hAnsi="Times New Roman"/>
                <w:sz w:val="24"/>
                <w:szCs w:val="24"/>
              </w:rPr>
              <w:t>Accuracy</w:t>
            </w:r>
          </w:p>
        </w:tc>
        <w:tc>
          <w:tcPr>
            <w:tcW w:w="1862" w:type="dxa"/>
            <w:vAlign w:val="center"/>
          </w:tcPr>
          <w:p w14:paraId="07A63000" w14:textId="0FBCE13F" w:rsidR="005C7A63" w:rsidRDefault="00267E94" w:rsidP="00E72C8E">
            <w:pPr>
              <w:spacing w:line="360" w:lineRule="auto"/>
              <w:jc w:val="center"/>
              <w:rPr>
                <w:rFonts w:ascii="Times New Roman" w:hAnsi="Times New Roman"/>
                <w:sz w:val="24"/>
                <w:szCs w:val="24"/>
              </w:rPr>
            </w:pPr>
            <w:r w:rsidRPr="00267E94">
              <w:rPr>
                <w:rFonts w:ascii="Times New Roman" w:hAnsi="Times New Roman"/>
                <w:sz w:val="24"/>
                <w:szCs w:val="24"/>
              </w:rPr>
              <w:t>0.9466</w:t>
            </w:r>
          </w:p>
        </w:tc>
        <w:tc>
          <w:tcPr>
            <w:tcW w:w="1875" w:type="dxa"/>
            <w:vAlign w:val="center"/>
          </w:tcPr>
          <w:p w14:paraId="0D8C15B1" w14:textId="53079F20" w:rsidR="005C7A63" w:rsidRDefault="4668A42C" w:rsidP="00E72C8E">
            <w:pPr>
              <w:spacing w:line="360" w:lineRule="auto"/>
              <w:jc w:val="center"/>
              <w:rPr>
                <w:rFonts w:ascii="Times New Roman" w:hAnsi="Times New Roman"/>
                <w:sz w:val="24"/>
                <w:szCs w:val="24"/>
              </w:rPr>
            </w:pPr>
            <w:r w:rsidRPr="4668A42C">
              <w:rPr>
                <w:rFonts w:ascii="Times New Roman" w:hAnsi="Times New Roman"/>
                <w:sz w:val="24"/>
                <w:szCs w:val="24"/>
              </w:rPr>
              <w:t>0.9</w:t>
            </w:r>
            <w:r w:rsidR="009E302D">
              <w:rPr>
                <w:rFonts w:ascii="Times New Roman" w:hAnsi="Times New Roman"/>
                <w:sz w:val="24"/>
                <w:szCs w:val="24"/>
              </w:rPr>
              <w:t>975</w:t>
            </w:r>
          </w:p>
        </w:tc>
        <w:tc>
          <w:tcPr>
            <w:tcW w:w="1863" w:type="dxa"/>
            <w:vAlign w:val="center"/>
          </w:tcPr>
          <w:p w14:paraId="5228E8CA" w14:textId="4272DA67" w:rsidR="005C7A63" w:rsidRDefault="4668A42C" w:rsidP="00E72C8E">
            <w:pPr>
              <w:spacing w:line="360" w:lineRule="auto"/>
              <w:jc w:val="center"/>
              <w:rPr>
                <w:rFonts w:ascii="Times New Roman" w:hAnsi="Times New Roman"/>
                <w:sz w:val="24"/>
                <w:szCs w:val="24"/>
              </w:rPr>
            </w:pPr>
            <w:r w:rsidRPr="4668A42C">
              <w:rPr>
                <w:rFonts w:ascii="Times New Roman" w:hAnsi="Times New Roman"/>
                <w:sz w:val="24"/>
                <w:szCs w:val="24"/>
              </w:rPr>
              <w:t>0.9</w:t>
            </w:r>
            <w:r w:rsidR="009E302D">
              <w:rPr>
                <w:rFonts w:ascii="Times New Roman" w:hAnsi="Times New Roman"/>
                <w:sz w:val="24"/>
                <w:szCs w:val="24"/>
              </w:rPr>
              <w:t>975</w:t>
            </w:r>
          </w:p>
        </w:tc>
      </w:tr>
      <w:tr w:rsidR="005C7A63" w14:paraId="49C0D95A" w14:textId="77777777" w:rsidTr="4668A42C">
        <w:tc>
          <w:tcPr>
            <w:tcW w:w="2149" w:type="dxa"/>
            <w:vMerge/>
            <w:vAlign w:val="center"/>
          </w:tcPr>
          <w:p w14:paraId="2C5597AD" w14:textId="77777777" w:rsidR="005C7A63" w:rsidRDefault="005C7A63" w:rsidP="00E72C8E">
            <w:pPr>
              <w:spacing w:line="360" w:lineRule="auto"/>
              <w:jc w:val="center"/>
              <w:rPr>
                <w:rFonts w:ascii="Times New Roman" w:hAnsi="Times New Roman"/>
                <w:sz w:val="24"/>
                <w:szCs w:val="24"/>
              </w:rPr>
            </w:pPr>
          </w:p>
        </w:tc>
        <w:tc>
          <w:tcPr>
            <w:tcW w:w="1878" w:type="dxa"/>
            <w:vAlign w:val="center"/>
          </w:tcPr>
          <w:p w14:paraId="6AA88F67" w14:textId="78D0CC52" w:rsidR="005C7A63" w:rsidRDefault="00702931" w:rsidP="00E72C8E">
            <w:pPr>
              <w:spacing w:line="360" w:lineRule="auto"/>
              <w:jc w:val="center"/>
              <w:rPr>
                <w:rFonts w:ascii="Times New Roman" w:hAnsi="Times New Roman"/>
                <w:sz w:val="24"/>
                <w:szCs w:val="24"/>
              </w:rPr>
            </w:pPr>
            <w:r>
              <w:rPr>
                <w:rFonts w:ascii="Times New Roman" w:hAnsi="Times New Roman"/>
                <w:sz w:val="24"/>
                <w:szCs w:val="24"/>
              </w:rPr>
              <w:t>Recall</w:t>
            </w:r>
          </w:p>
        </w:tc>
        <w:tc>
          <w:tcPr>
            <w:tcW w:w="1862" w:type="dxa"/>
            <w:vAlign w:val="center"/>
          </w:tcPr>
          <w:p w14:paraId="5F924E2A" w14:textId="39FAEE3D" w:rsidR="005C7A63" w:rsidRDefault="4668A42C" w:rsidP="00E72C8E">
            <w:pPr>
              <w:spacing w:line="360" w:lineRule="auto"/>
              <w:jc w:val="center"/>
              <w:rPr>
                <w:rFonts w:ascii="Times New Roman" w:hAnsi="Times New Roman"/>
                <w:sz w:val="24"/>
                <w:szCs w:val="24"/>
              </w:rPr>
            </w:pPr>
            <w:r w:rsidRPr="4668A42C">
              <w:rPr>
                <w:rFonts w:ascii="Times New Roman" w:hAnsi="Times New Roman"/>
                <w:sz w:val="24"/>
                <w:szCs w:val="24"/>
              </w:rPr>
              <w:t>0.94</w:t>
            </w:r>
            <w:r w:rsidR="009E302D">
              <w:rPr>
                <w:rFonts w:ascii="Times New Roman" w:hAnsi="Times New Roman"/>
                <w:sz w:val="24"/>
                <w:szCs w:val="24"/>
              </w:rPr>
              <w:t>66</w:t>
            </w:r>
          </w:p>
        </w:tc>
        <w:tc>
          <w:tcPr>
            <w:tcW w:w="1875" w:type="dxa"/>
            <w:vAlign w:val="center"/>
          </w:tcPr>
          <w:p w14:paraId="0ACD82BE" w14:textId="737035DA" w:rsidR="005C7A63" w:rsidRDefault="4668A42C" w:rsidP="00E72C8E">
            <w:pPr>
              <w:spacing w:line="360" w:lineRule="auto"/>
              <w:jc w:val="center"/>
              <w:rPr>
                <w:rFonts w:ascii="Times New Roman" w:hAnsi="Times New Roman"/>
                <w:sz w:val="24"/>
                <w:szCs w:val="24"/>
              </w:rPr>
            </w:pPr>
            <w:r w:rsidRPr="4668A42C">
              <w:rPr>
                <w:rFonts w:ascii="Times New Roman" w:hAnsi="Times New Roman"/>
                <w:sz w:val="24"/>
                <w:szCs w:val="24"/>
              </w:rPr>
              <w:t>0.9</w:t>
            </w:r>
            <w:r w:rsidR="009E302D">
              <w:rPr>
                <w:rFonts w:ascii="Times New Roman" w:hAnsi="Times New Roman"/>
                <w:sz w:val="24"/>
                <w:szCs w:val="24"/>
              </w:rPr>
              <w:t>975</w:t>
            </w:r>
          </w:p>
        </w:tc>
        <w:tc>
          <w:tcPr>
            <w:tcW w:w="1863" w:type="dxa"/>
            <w:vAlign w:val="center"/>
          </w:tcPr>
          <w:p w14:paraId="091D7291" w14:textId="116D089A" w:rsidR="005C7A63" w:rsidRDefault="4668A42C" w:rsidP="00E72C8E">
            <w:pPr>
              <w:spacing w:line="360" w:lineRule="auto"/>
              <w:jc w:val="center"/>
              <w:rPr>
                <w:rFonts w:ascii="Times New Roman" w:hAnsi="Times New Roman"/>
                <w:sz w:val="24"/>
                <w:szCs w:val="24"/>
              </w:rPr>
            </w:pPr>
            <w:r w:rsidRPr="4668A42C">
              <w:rPr>
                <w:rFonts w:ascii="Times New Roman" w:hAnsi="Times New Roman"/>
                <w:sz w:val="24"/>
                <w:szCs w:val="24"/>
              </w:rPr>
              <w:t>0.9</w:t>
            </w:r>
            <w:r w:rsidR="009E302D">
              <w:rPr>
                <w:rFonts w:ascii="Times New Roman" w:hAnsi="Times New Roman"/>
                <w:sz w:val="24"/>
                <w:szCs w:val="24"/>
              </w:rPr>
              <w:t>975</w:t>
            </w:r>
          </w:p>
        </w:tc>
      </w:tr>
    </w:tbl>
    <w:p w14:paraId="2D040A92" w14:textId="77777777" w:rsidR="004D0D4A" w:rsidRPr="00DE091E" w:rsidRDefault="004D0D4A" w:rsidP="00194FDD">
      <w:pPr>
        <w:spacing w:line="360" w:lineRule="auto"/>
        <w:rPr>
          <w:rFonts w:ascii="Times New Roman" w:hAnsi="Times New Roman"/>
          <w:sz w:val="24"/>
          <w:szCs w:val="24"/>
        </w:rPr>
      </w:pPr>
    </w:p>
    <w:p w14:paraId="597FD597" w14:textId="77777777" w:rsidR="00536375" w:rsidRDefault="00536375">
      <w:pPr>
        <w:spacing w:after="0"/>
        <w:rPr>
          <w:rFonts w:ascii="Times New Roman" w:hAnsi="Times New Roman" w:cs="Arial"/>
          <w:b/>
          <w:bCs/>
          <w:color w:val="auto"/>
          <w:sz w:val="40"/>
          <w:szCs w:val="40"/>
        </w:rPr>
      </w:pPr>
      <w:bookmarkStart w:id="54" w:name="_Toc169381129"/>
      <w:r>
        <w:rPr>
          <w:rFonts w:ascii="Times New Roman" w:hAnsi="Times New Roman"/>
          <w:b/>
          <w:bCs/>
          <w:color w:val="auto"/>
          <w:sz w:val="40"/>
          <w:szCs w:val="40"/>
        </w:rPr>
        <w:br w:type="page"/>
      </w:r>
    </w:p>
    <w:p w14:paraId="7F86E1DE" w14:textId="3EA4F60B" w:rsidR="009D5356" w:rsidRPr="001F40C7" w:rsidRDefault="00274289" w:rsidP="00194FDD">
      <w:pPr>
        <w:pStyle w:val="Heading1"/>
        <w:numPr>
          <w:ilvl w:val="0"/>
          <w:numId w:val="0"/>
        </w:numPr>
        <w:spacing w:line="360" w:lineRule="auto"/>
        <w:ind w:left="450" w:hanging="450"/>
        <w:rPr>
          <w:rFonts w:ascii="Times New Roman" w:hAnsi="Times New Roman"/>
          <w:b/>
          <w:bCs/>
          <w:color w:val="auto"/>
          <w:sz w:val="40"/>
          <w:szCs w:val="40"/>
        </w:rPr>
      </w:pPr>
      <w:proofErr w:type="spellStart"/>
      <w:r w:rsidRPr="001F40C7">
        <w:rPr>
          <w:rFonts w:ascii="Times New Roman" w:hAnsi="Times New Roman"/>
          <w:b/>
          <w:bCs/>
          <w:color w:val="auto"/>
          <w:sz w:val="40"/>
          <w:szCs w:val="40"/>
        </w:rPr>
        <w:t>Ch</w:t>
      </w:r>
      <w:r w:rsidRPr="001F40C7">
        <w:rPr>
          <w:rFonts w:ascii="Times New Roman" w:hAnsi="Times New Roman" w:hint="eastAsia"/>
          <w:b/>
          <w:bCs/>
          <w:color w:val="auto"/>
          <w:sz w:val="40"/>
          <w:szCs w:val="40"/>
        </w:rPr>
        <w:t>ươ</w:t>
      </w:r>
      <w:r w:rsidRPr="001F40C7">
        <w:rPr>
          <w:rFonts w:ascii="Times New Roman" w:hAnsi="Times New Roman"/>
          <w:b/>
          <w:bCs/>
          <w:color w:val="auto"/>
          <w:sz w:val="40"/>
          <w:szCs w:val="40"/>
        </w:rPr>
        <w:t>ng</w:t>
      </w:r>
      <w:proofErr w:type="spellEnd"/>
      <w:r w:rsidRPr="001F40C7">
        <w:rPr>
          <w:rFonts w:ascii="Times New Roman" w:hAnsi="Times New Roman"/>
          <w:b/>
          <w:bCs/>
          <w:color w:val="auto"/>
          <w:sz w:val="40"/>
          <w:szCs w:val="40"/>
        </w:rPr>
        <w:t xml:space="preserve"> 6: </w:t>
      </w:r>
      <w:proofErr w:type="spellStart"/>
      <w:r w:rsidRPr="001F40C7">
        <w:rPr>
          <w:rFonts w:ascii="Times New Roman" w:hAnsi="Times New Roman"/>
          <w:b/>
          <w:bCs/>
          <w:color w:val="auto"/>
          <w:sz w:val="40"/>
          <w:szCs w:val="40"/>
        </w:rPr>
        <w:t>Kết</w:t>
      </w:r>
      <w:proofErr w:type="spellEnd"/>
      <w:r w:rsidRPr="001F40C7">
        <w:rPr>
          <w:rFonts w:ascii="Times New Roman" w:hAnsi="Times New Roman"/>
          <w:b/>
          <w:bCs/>
          <w:color w:val="auto"/>
          <w:sz w:val="40"/>
          <w:szCs w:val="40"/>
        </w:rPr>
        <w:t xml:space="preserve"> </w:t>
      </w:r>
      <w:proofErr w:type="spellStart"/>
      <w:r w:rsidRPr="001F40C7">
        <w:rPr>
          <w:rFonts w:ascii="Times New Roman" w:hAnsi="Times New Roman"/>
          <w:b/>
          <w:bCs/>
          <w:color w:val="auto"/>
          <w:sz w:val="40"/>
          <w:szCs w:val="40"/>
        </w:rPr>
        <w:t>luận</w:t>
      </w:r>
      <w:proofErr w:type="spellEnd"/>
      <w:r w:rsidRPr="001F40C7">
        <w:rPr>
          <w:rFonts w:ascii="Times New Roman" w:hAnsi="Times New Roman"/>
          <w:b/>
          <w:bCs/>
          <w:color w:val="auto"/>
          <w:sz w:val="40"/>
          <w:szCs w:val="40"/>
        </w:rPr>
        <w:t xml:space="preserve"> </w:t>
      </w:r>
      <w:proofErr w:type="spellStart"/>
      <w:r w:rsidRPr="001F40C7">
        <w:rPr>
          <w:rFonts w:ascii="Times New Roman" w:hAnsi="Times New Roman"/>
          <w:b/>
          <w:bCs/>
          <w:color w:val="auto"/>
          <w:sz w:val="40"/>
          <w:szCs w:val="40"/>
        </w:rPr>
        <w:t>và</w:t>
      </w:r>
      <w:proofErr w:type="spellEnd"/>
      <w:r w:rsidRPr="001F40C7">
        <w:rPr>
          <w:rFonts w:ascii="Times New Roman" w:hAnsi="Times New Roman"/>
          <w:b/>
          <w:bCs/>
          <w:color w:val="auto"/>
          <w:sz w:val="40"/>
          <w:szCs w:val="40"/>
        </w:rPr>
        <w:t xml:space="preserve"> </w:t>
      </w:r>
      <w:proofErr w:type="spellStart"/>
      <w:r w:rsidRPr="001F40C7">
        <w:rPr>
          <w:rFonts w:ascii="Times New Roman" w:hAnsi="Times New Roman"/>
          <w:b/>
          <w:bCs/>
          <w:color w:val="auto"/>
          <w:sz w:val="40"/>
          <w:szCs w:val="40"/>
        </w:rPr>
        <w:t>h</w:t>
      </w:r>
      <w:r w:rsidRPr="001F40C7">
        <w:rPr>
          <w:rFonts w:ascii="Times New Roman" w:hAnsi="Times New Roman" w:hint="eastAsia"/>
          <w:b/>
          <w:bCs/>
          <w:color w:val="auto"/>
          <w:sz w:val="40"/>
          <w:szCs w:val="40"/>
        </w:rPr>
        <w:t>ư</w:t>
      </w:r>
      <w:r w:rsidRPr="001F40C7">
        <w:rPr>
          <w:rFonts w:ascii="Times New Roman" w:hAnsi="Times New Roman"/>
          <w:b/>
          <w:bCs/>
          <w:color w:val="auto"/>
          <w:sz w:val="40"/>
          <w:szCs w:val="40"/>
        </w:rPr>
        <w:t>ớng</w:t>
      </w:r>
      <w:proofErr w:type="spellEnd"/>
      <w:r w:rsidRPr="001F40C7">
        <w:rPr>
          <w:rFonts w:ascii="Times New Roman" w:hAnsi="Times New Roman"/>
          <w:b/>
          <w:bCs/>
          <w:color w:val="auto"/>
          <w:sz w:val="40"/>
          <w:szCs w:val="40"/>
        </w:rPr>
        <w:t xml:space="preserve"> </w:t>
      </w:r>
      <w:proofErr w:type="spellStart"/>
      <w:r w:rsidRPr="001F40C7">
        <w:rPr>
          <w:rFonts w:ascii="Times New Roman" w:hAnsi="Times New Roman"/>
          <w:b/>
          <w:bCs/>
          <w:color w:val="auto"/>
          <w:sz w:val="40"/>
          <w:szCs w:val="40"/>
        </w:rPr>
        <w:t>phát</w:t>
      </w:r>
      <w:proofErr w:type="spellEnd"/>
      <w:r w:rsidRPr="001F40C7">
        <w:rPr>
          <w:rFonts w:ascii="Times New Roman" w:hAnsi="Times New Roman"/>
          <w:b/>
          <w:bCs/>
          <w:color w:val="auto"/>
          <w:sz w:val="40"/>
          <w:szCs w:val="40"/>
        </w:rPr>
        <w:t xml:space="preserve"> </w:t>
      </w:r>
      <w:proofErr w:type="spellStart"/>
      <w:r w:rsidRPr="001F40C7">
        <w:rPr>
          <w:rFonts w:ascii="Times New Roman" w:hAnsi="Times New Roman"/>
          <w:b/>
          <w:bCs/>
          <w:color w:val="auto"/>
          <w:sz w:val="40"/>
          <w:szCs w:val="40"/>
        </w:rPr>
        <w:t>triển</w:t>
      </w:r>
      <w:bookmarkEnd w:id="54"/>
      <w:proofErr w:type="spellEnd"/>
    </w:p>
    <w:p w14:paraId="018848D6" w14:textId="64998E54" w:rsidR="00F85D8C" w:rsidRPr="001F40C7" w:rsidRDefault="0023532E" w:rsidP="005807A8">
      <w:pPr>
        <w:pStyle w:val="ListParagraph"/>
        <w:numPr>
          <w:ilvl w:val="0"/>
          <w:numId w:val="12"/>
        </w:numPr>
        <w:spacing w:after="0" w:line="360" w:lineRule="auto"/>
        <w:outlineLvl w:val="1"/>
        <w:rPr>
          <w:rFonts w:ascii="Times New Roman" w:hAnsi="Times New Roman"/>
          <w:b/>
          <w:bCs/>
          <w:sz w:val="36"/>
          <w:szCs w:val="36"/>
        </w:rPr>
      </w:pPr>
      <w:bookmarkStart w:id="55" w:name="_Toc169381130"/>
      <w:proofErr w:type="spellStart"/>
      <w:r w:rsidRPr="001F40C7">
        <w:rPr>
          <w:rFonts w:ascii="Times New Roman" w:hAnsi="Times New Roman"/>
          <w:b/>
          <w:bCs/>
          <w:sz w:val="36"/>
          <w:szCs w:val="36"/>
        </w:rPr>
        <w:t>Kết</w:t>
      </w:r>
      <w:proofErr w:type="spellEnd"/>
      <w:r w:rsidRPr="001F40C7">
        <w:rPr>
          <w:rFonts w:ascii="Times New Roman" w:hAnsi="Times New Roman"/>
          <w:b/>
          <w:bCs/>
          <w:sz w:val="36"/>
          <w:szCs w:val="36"/>
        </w:rPr>
        <w:t xml:space="preserve"> </w:t>
      </w:r>
      <w:proofErr w:type="spellStart"/>
      <w:r w:rsidRPr="001F40C7">
        <w:rPr>
          <w:rFonts w:ascii="Times New Roman" w:hAnsi="Times New Roman"/>
          <w:b/>
          <w:bCs/>
          <w:sz w:val="36"/>
          <w:szCs w:val="36"/>
        </w:rPr>
        <w:t>luận</w:t>
      </w:r>
      <w:bookmarkEnd w:id="55"/>
      <w:proofErr w:type="spellEnd"/>
    </w:p>
    <w:p w14:paraId="483F6418" w14:textId="74D9E863" w:rsidR="00304EA0" w:rsidRPr="001F40C7" w:rsidRDefault="000F6693" w:rsidP="005807A8">
      <w:pPr>
        <w:pStyle w:val="ListParagraph"/>
        <w:numPr>
          <w:ilvl w:val="0"/>
          <w:numId w:val="45"/>
        </w:numPr>
        <w:spacing w:after="0" w:line="360" w:lineRule="auto"/>
        <w:outlineLvl w:val="2"/>
        <w:rPr>
          <w:rFonts w:ascii="Times New Roman" w:hAnsi="Times New Roman"/>
          <w:b/>
          <w:sz w:val="32"/>
          <w:szCs w:val="32"/>
        </w:rPr>
      </w:pPr>
      <w:bookmarkStart w:id="56" w:name="_Toc169381131"/>
      <w:proofErr w:type="spellStart"/>
      <w:r w:rsidRPr="001F40C7">
        <w:rPr>
          <w:rFonts w:ascii="Times New Roman" w:hAnsi="Times New Roman"/>
          <w:b/>
          <w:sz w:val="32"/>
          <w:szCs w:val="32"/>
        </w:rPr>
        <w:t>Tóm</w:t>
      </w:r>
      <w:proofErr w:type="spellEnd"/>
      <w:r w:rsidRPr="001F40C7">
        <w:rPr>
          <w:rFonts w:ascii="Times New Roman" w:hAnsi="Times New Roman"/>
          <w:b/>
          <w:sz w:val="32"/>
          <w:szCs w:val="32"/>
        </w:rPr>
        <w:t xml:space="preserve"> </w:t>
      </w:r>
      <w:proofErr w:type="spellStart"/>
      <w:r w:rsidRPr="001F40C7">
        <w:rPr>
          <w:rFonts w:ascii="Times New Roman" w:hAnsi="Times New Roman"/>
          <w:b/>
          <w:sz w:val="32"/>
          <w:szCs w:val="32"/>
        </w:rPr>
        <w:t>tắt</w:t>
      </w:r>
      <w:proofErr w:type="spellEnd"/>
      <w:r w:rsidRPr="001F40C7">
        <w:rPr>
          <w:rFonts w:ascii="Times New Roman" w:hAnsi="Times New Roman"/>
          <w:b/>
          <w:sz w:val="32"/>
          <w:szCs w:val="32"/>
        </w:rPr>
        <w:t xml:space="preserve"> </w:t>
      </w:r>
      <w:proofErr w:type="spellStart"/>
      <w:r w:rsidRPr="001F40C7">
        <w:rPr>
          <w:rFonts w:ascii="Times New Roman" w:hAnsi="Times New Roman"/>
          <w:b/>
          <w:sz w:val="32"/>
          <w:szCs w:val="32"/>
        </w:rPr>
        <w:t>vấn</w:t>
      </w:r>
      <w:proofErr w:type="spellEnd"/>
      <w:r w:rsidRPr="001F40C7">
        <w:rPr>
          <w:rFonts w:ascii="Times New Roman" w:hAnsi="Times New Roman"/>
          <w:b/>
          <w:sz w:val="32"/>
          <w:szCs w:val="32"/>
        </w:rPr>
        <w:t xml:space="preserve"> </w:t>
      </w:r>
      <w:proofErr w:type="spellStart"/>
      <w:r w:rsidRPr="001F40C7">
        <w:rPr>
          <w:rFonts w:ascii="Times New Roman" w:hAnsi="Times New Roman"/>
          <w:b/>
          <w:sz w:val="32"/>
          <w:szCs w:val="32"/>
        </w:rPr>
        <w:t>đề</w:t>
      </w:r>
      <w:bookmarkEnd w:id="56"/>
      <w:proofErr w:type="spellEnd"/>
    </w:p>
    <w:p w14:paraId="79C44BFB" w14:textId="1A91037C" w:rsidR="00EA59E1" w:rsidRDefault="00EA59E1" w:rsidP="00194FDD">
      <w:pPr>
        <w:spacing w:after="0" w:line="360" w:lineRule="auto"/>
        <w:rPr>
          <w:rFonts w:ascii="Times New Roman" w:hAnsi="Times New Roman"/>
          <w:sz w:val="24"/>
          <w:szCs w:val="24"/>
        </w:rPr>
      </w:pPr>
      <w:r w:rsidRPr="00304EA0">
        <w:rPr>
          <w:rFonts w:ascii="Times New Roman" w:hAnsi="Times New Roman"/>
          <w:sz w:val="24"/>
          <w:szCs w:val="24"/>
        </w:rPr>
        <w:t xml:space="preserve">Trong </w:t>
      </w:r>
      <w:proofErr w:type="spellStart"/>
      <w:r w:rsidRPr="00304EA0">
        <w:rPr>
          <w:rFonts w:ascii="Times New Roman" w:hAnsi="Times New Roman"/>
          <w:sz w:val="24"/>
          <w:szCs w:val="24"/>
        </w:rPr>
        <w:t>thế</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giới</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hiện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đại</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l</w:t>
      </w:r>
      <w:r w:rsidRPr="00304EA0">
        <w:rPr>
          <w:rFonts w:ascii="Times New Roman" w:hAnsi="Times New Roman" w:hint="eastAsia"/>
          <w:sz w:val="24"/>
          <w:szCs w:val="24"/>
        </w:rPr>
        <w:t>ư</w:t>
      </w:r>
      <w:r w:rsidRPr="00304EA0">
        <w:rPr>
          <w:rFonts w:ascii="Times New Roman" w:hAnsi="Times New Roman"/>
          <w:sz w:val="24"/>
          <w:szCs w:val="24"/>
        </w:rPr>
        <w:t>u</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l</w:t>
      </w:r>
      <w:r w:rsidRPr="00304EA0">
        <w:rPr>
          <w:rFonts w:ascii="Times New Roman" w:hAnsi="Times New Roman" w:hint="eastAsia"/>
          <w:sz w:val="24"/>
          <w:szCs w:val="24"/>
        </w:rPr>
        <w:t>ư</w:t>
      </w:r>
      <w:r w:rsidRPr="00304EA0">
        <w:rPr>
          <w:rFonts w:ascii="Times New Roman" w:hAnsi="Times New Roman"/>
          <w:sz w:val="24"/>
          <w:szCs w:val="24"/>
        </w:rPr>
        <w:t>ợng</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và</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các</w:t>
      </w:r>
      <w:proofErr w:type="spellEnd"/>
      <w:r w:rsidRPr="00304EA0">
        <w:rPr>
          <w:rFonts w:ascii="Times New Roman" w:hAnsi="Times New Roman"/>
          <w:sz w:val="24"/>
          <w:szCs w:val="24"/>
        </w:rPr>
        <w:t xml:space="preserve"> hacker </w:t>
      </w:r>
      <w:proofErr w:type="spellStart"/>
      <w:r w:rsidRPr="00304EA0">
        <w:rPr>
          <w:rFonts w:ascii="Times New Roman" w:hAnsi="Times New Roman"/>
          <w:sz w:val="24"/>
          <w:szCs w:val="24"/>
        </w:rPr>
        <w:t>đang</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tiến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triển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tạo</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ra</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những</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thách</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thức</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mới</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cho</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các</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hệ</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thống</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phát</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hiện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xâm</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nhập</w:t>
      </w:r>
      <w:proofErr w:type="spellEnd"/>
      <w:r w:rsidRPr="00304EA0">
        <w:rPr>
          <w:rFonts w:ascii="Times New Roman" w:hAnsi="Times New Roman"/>
          <w:sz w:val="24"/>
          <w:szCs w:val="24"/>
        </w:rPr>
        <w:t xml:space="preserve"> do </w:t>
      </w:r>
      <w:proofErr w:type="spellStart"/>
      <w:r w:rsidRPr="00304EA0">
        <w:rPr>
          <w:rFonts w:ascii="Times New Roman" w:hAnsi="Times New Roman"/>
          <w:sz w:val="24"/>
          <w:szCs w:val="24"/>
        </w:rPr>
        <w:t>sự</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hiện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diện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của</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dữ</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liệu</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lớn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Để</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đạt</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đ</w:t>
      </w:r>
      <w:r w:rsidRPr="00304EA0">
        <w:rPr>
          <w:rFonts w:ascii="Times New Roman" w:hAnsi="Times New Roman" w:hint="eastAsia"/>
          <w:sz w:val="24"/>
          <w:szCs w:val="24"/>
        </w:rPr>
        <w:t>ư</w:t>
      </w:r>
      <w:r w:rsidRPr="00304EA0">
        <w:rPr>
          <w:rFonts w:ascii="Times New Roman" w:hAnsi="Times New Roman"/>
          <w:sz w:val="24"/>
          <w:szCs w:val="24"/>
        </w:rPr>
        <w:t>ợc</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hiệu</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suất</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tối</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đa</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từ</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một</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hệ</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thống</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phát</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hiện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xâm</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nhập</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vấn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đề</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về</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số</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chiều</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trong</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các</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tập</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dữ</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liệu</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lớn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cần</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phải</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đ</w:t>
      </w:r>
      <w:r w:rsidRPr="00304EA0">
        <w:rPr>
          <w:rFonts w:ascii="Times New Roman" w:hAnsi="Times New Roman" w:hint="eastAsia"/>
          <w:sz w:val="24"/>
          <w:szCs w:val="24"/>
        </w:rPr>
        <w:t>ư</w:t>
      </w:r>
      <w:r w:rsidRPr="00304EA0">
        <w:rPr>
          <w:rFonts w:ascii="Times New Roman" w:hAnsi="Times New Roman"/>
          <w:sz w:val="24"/>
          <w:szCs w:val="24"/>
        </w:rPr>
        <w:t>ợc</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giải</w:t>
      </w:r>
      <w:proofErr w:type="spellEnd"/>
      <w:r w:rsidRPr="00304EA0">
        <w:rPr>
          <w:rFonts w:ascii="Times New Roman" w:hAnsi="Times New Roman"/>
          <w:sz w:val="24"/>
          <w:szCs w:val="24"/>
        </w:rPr>
        <w:t xml:space="preserve"> </w:t>
      </w:r>
      <w:proofErr w:type="spellStart"/>
      <w:r w:rsidRPr="00304EA0">
        <w:rPr>
          <w:rFonts w:ascii="Times New Roman" w:hAnsi="Times New Roman"/>
          <w:sz w:val="24"/>
          <w:szCs w:val="24"/>
        </w:rPr>
        <w:t>quyết</w:t>
      </w:r>
      <w:proofErr w:type="spellEnd"/>
      <w:r w:rsidRPr="00304EA0">
        <w:rPr>
          <w:rFonts w:ascii="Times New Roman" w:hAnsi="Times New Roman"/>
          <w:sz w:val="24"/>
          <w:szCs w:val="24"/>
        </w:rPr>
        <w:t xml:space="preserve">. </w:t>
      </w:r>
    </w:p>
    <w:p w14:paraId="625CC2A2" w14:textId="77777777" w:rsidR="00C26C0E" w:rsidRPr="00304EA0" w:rsidRDefault="00C26C0E" w:rsidP="00194FDD">
      <w:pPr>
        <w:spacing w:after="0" w:line="360" w:lineRule="auto"/>
        <w:rPr>
          <w:rFonts w:ascii="Times New Roman" w:hAnsi="Times New Roman"/>
          <w:sz w:val="24"/>
          <w:szCs w:val="24"/>
        </w:rPr>
      </w:pPr>
    </w:p>
    <w:p w14:paraId="71DEF5CE" w14:textId="4E9ADAA0" w:rsidR="00304EA0" w:rsidRPr="001F40C7" w:rsidRDefault="000F6693" w:rsidP="005807A8">
      <w:pPr>
        <w:pStyle w:val="ListParagraph"/>
        <w:numPr>
          <w:ilvl w:val="0"/>
          <w:numId w:val="45"/>
        </w:numPr>
        <w:spacing w:after="0" w:line="360" w:lineRule="auto"/>
        <w:outlineLvl w:val="2"/>
        <w:rPr>
          <w:rFonts w:ascii="Times New Roman" w:hAnsi="Times New Roman"/>
          <w:b/>
          <w:sz w:val="32"/>
          <w:szCs w:val="32"/>
        </w:rPr>
      </w:pPr>
      <w:bookmarkStart w:id="57" w:name="_Toc169381132"/>
      <w:r w:rsidRPr="001F40C7">
        <w:rPr>
          <w:rFonts w:ascii="Times New Roman" w:hAnsi="Times New Roman"/>
          <w:b/>
          <w:sz w:val="32"/>
          <w:szCs w:val="32"/>
        </w:rPr>
        <w:t>Ph</w:t>
      </w:r>
      <w:r w:rsidRPr="001F40C7">
        <w:rPr>
          <w:rFonts w:ascii="Times New Roman" w:hAnsi="Times New Roman" w:hint="eastAsia"/>
          <w:b/>
          <w:sz w:val="32"/>
          <w:szCs w:val="32"/>
        </w:rPr>
        <w:t>ươ</w:t>
      </w:r>
      <w:r w:rsidRPr="001F40C7">
        <w:rPr>
          <w:rFonts w:ascii="Times New Roman" w:hAnsi="Times New Roman"/>
          <w:b/>
          <w:sz w:val="32"/>
          <w:szCs w:val="32"/>
        </w:rPr>
        <w:t xml:space="preserve">ng </w:t>
      </w:r>
      <w:proofErr w:type="spellStart"/>
      <w:r w:rsidRPr="001F40C7">
        <w:rPr>
          <w:rFonts w:ascii="Times New Roman" w:hAnsi="Times New Roman"/>
          <w:b/>
          <w:sz w:val="32"/>
          <w:szCs w:val="32"/>
        </w:rPr>
        <w:t>pháp</w:t>
      </w:r>
      <w:bookmarkEnd w:id="57"/>
      <w:proofErr w:type="spellEnd"/>
    </w:p>
    <w:p w14:paraId="0F3475D0" w14:textId="0E0F0928" w:rsidR="000F6693" w:rsidRDefault="0005393C" w:rsidP="00194FDD">
      <w:pPr>
        <w:spacing w:after="0" w:line="360" w:lineRule="auto"/>
        <w:rPr>
          <w:rFonts w:ascii="Times New Roman" w:hAnsi="Times New Roman"/>
          <w:sz w:val="24"/>
          <w:szCs w:val="24"/>
        </w:rPr>
      </w:pPr>
      <w:r w:rsidRPr="00304EA0">
        <w:rPr>
          <w:rFonts w:ascii="Times New Roman" w:hAnsi="Times New Roman"/>
          <w:sz w:val="24"/>
          <w:szCs w:val="24"/>
        </w:rPr>
        <w:t>P</w:t>
      </w:r>
      <w:r w:rsidR="000F6693" w:rsidRPr="00304EA0">
        <w:rPr>
          <w:rFonts w:ascii="Times New Roman" w:hAnsi="Times New Roman"/>
          <w:sz w:val="24"/>
          <w:szCs w:val="24"/>
        </w:rPr>
        <w:t>h</w:t>
      </w:r>
      <w:r w:rsidR="000F6693" w:rsidRPr="00304EA0">
        <w:rPr>
          <w:rFonts w:ascii="Times New Roman" w:hAnsi="Times New Roman" w:hint="eastAsia"/>
          <w:sz w:val="24"/>
          <w:szCs w:val="24"/>
        </w:rPr>
        <w:t>ươ</w:t>
      </w:r>
      <w:r w:rsidR="000F6693" w:rsidRPr="00304EA0">
        <w:rPr>
          <w:rFonts w:ascii="Times New Roman" w:hAnsi="Times New Roman"/>
          <w:sz w:val="24"/>
          <w:szCs w:val="24"/>
        </w:rPr>
        <w:t xml:space="preserve">ng </w:t>
      </w:r>
      <w:proofErr w:type="spellStart"/>
      <w:r w:rsidR="000F6693" w:rsidRPr="00304EA0">
        <w:rPr>
          <w:rFonts w:ascii="Times New Roman" w:hAnsi="Times New Roman"/>
          <w:sz w:val="24"/>
          <w:szCs w:val="24"/>
        </w:rPr>
        <w:t>pháp</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sử</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dụng</w:t>
      </w:r>
      <w:proofErr w:type="spellEnd"/>
      <w:r w:rsidR="000F6693" w:rsidRPr="00304EA0">
        <w:rPr>
          <w:rFonts w:ascii="Times New Roman" w:hAnsi="Times New Roman"/>
          <w:sz w:val="24"/>
          <w:szCs w:val="24"/>
        </w:rPr>
        <w:t xml:space="preserve"> Genetic Algorithm (GA) </w:t>
      </w:r>
      <w:proofErr w:type="spellStart"/>
      <w:r w:rsidR="000F6693" w:rsidRPr="00304EA0">
        <w:rPr>
          <w:rFonts w:ascii="Times New Roman" w:hAnsi="Times New Roman"/>
          <w:sz w:val="24"/>
          <w:szCs w:val="24"/>
        </w:rPr>
        <w:t>để</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lựa</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chọn</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đặc</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tr</w:t>
      </w:r>
      <w:r w:rsidR="000F6693" w:rsidRPr="00304EA0">
        <w:rPr>
          <w:rFonts w:ascii="Times New Roman" w:hAnsi="Times New Roman" w:hint="eastAsia"/>
          <w:sz w:val="24"/>
          <w:szCs w:val="24"/>
        </w:rPr>
        <w:t>ư</w:t>
      </w:r>
      <w:r w:rsidR="000F6693" w:rsidRPr="00304EA0">
        <w:rPr>
          <w:rFonts w:ascii="Times New Roman" w:hAnsi="Times New Roman"/>
          <w:sz w:val="24"/>
          <w:szCs w:val="24"/>
        </w:rPr>
        <w:t>ng</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tăng</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c</w:t>
      </w:r>
      <w:r w:rsidR="000F6693" w:rsidRPr="00304EA0">
        <w:rPr>
          <w:rFonts w:ascii="Times New Roman" w:hAnsi="Times New Roman" w:hint="eastAsia"/>
          <w:sz w:val="24"/>
          <w:szCs w:val="24"/>
        </w:rPr>
        <w:t>ư</w:t>
      </w:r>
      <w:r w:rsidR="000F6693" w:rsidRPr="00304EA0">
        <w:rPr>
          <w:rFonts w:ascii="Times New Roman" w:hAnsi="Times New Roman"/>
          <w:sz w:val="24"/>
          <w:szCs w:val="24"/>
        </w:rPr>
        <w:t>ờng</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độ</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chính</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xác</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của</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hệ</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thống</w:t>
      </w:r>
      <w:proofErr w:type="spellEnd"/>
      <w:r w:rsidR="000F6693" w:rsidRPr="00304EA0">
        <w:rPr>
          <w:rFonts w:ascii="Times New Roman" w:hAnsi="Times New Roman"/>
          <w:sz w:val="24"/>
          <w:szCs w:val="24"/>
        </w:rPr>
        <w:t xml:space="preserve"> IDS. Ph</w:t>
      </w:r>
      <w:r w:rsidR="000F6693" w:rsidRPr="00304EA0">
        <w:rPr>
          <w:rFonts w:ascii="Times New Roman" w:hAnsi="Times New Roman" w:hint="eastAsia"/>
          <w:sz w:val="24"/>
          <w:szCs w:val="24"/>
        </w:rPr>
        <w:t>ươ</w:t>
      </w:r>
      <w:r w:rsidR="000F6693" w:rsidRPr="00304EA0">
        <w:rPr>
          <w:rFonts w:ascii="Times New Roman" w:hAnsi="Times New Roman"/>
          <w:sz w:val="24"/>
          <w:szCs w:val="24"/>
        </w:rPr>
        <w:t xml:space="preserve">ng </w:t>
      </w:r>
      <w:proofErr w:type="spellStart"/>
      <w:r w:rsidR="000F6693" w:rsidRPr="00304EA0">
        <w:rPr>
          <w:rFonts w:ascii="Times New Roman" w:hAnsi="Times New Roman"/>
          <w:sz w:val="24"/>
          <w:szCs w:val="24"/>
        </w:rPr>
        <w:t>pháp</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này</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chọn</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ra</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các</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đặc</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tr</w:t>
      </w:r>
      <w:r w:rsidR="000F6693" w:rsidRPr="00304EA0">
        <w:rPr>
          <w:rFonts w:ascii="Times New Roman" w:hAnsi="Times New Roman" w:hint="eastAsia"/>
          <w:sz w:val="24"/>
          <w:szCs w:val="24"/>
        </w:rPr>
        <w:t>ư</w:t>
      </w:r>
      <w:r w:rsidR="000F6693" w:rsidRPr="00304EA0">
        <w:rPr>
          <w:rFonts w:ascii="Times New Roman" w:hAnsi="Times New Roman"/>
          <w:sz w:val="24"/>
          <w:szCs w:val="24"/>
        </w:rPr>
        <w:t>ng</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quan</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trọng</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nhất</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từ</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các</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tập</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dữ</w:t>
      </w:r>
      <w:proofErr w:type="spellEnd"/>
      <w:r w:rsidR="000F6693" w:rsidRPr="00304EA0">
        <w:rPr>
          <w:rFonts w:ascii="Times New Roman" w:hAnsi="Times New Roman"/>
          <w:sz w:val="24"/>
          <w:szCs w:val="24"/>
        </w:rPr>
        <w:t xml:space="preserve"> </w:t>
      </w:r>
      <w:proofErr w:type="spellStart"/>
      <w:r w:rsidR="000F6693" w:rsidRPr="00304EA0">
        <w:rPr>
          <w:rFonts w:ascii="Times New Roman" w:hAnsi="Times New Roman"/>
          <w:sz w:val="24"/>
          <w:szCs w:val="24"/>
        </w:rPr>
        <w:t>liệu</w:t>
      </w:r>
      <w:proofErr w:type="spellEnd"/>
      <w:r w:rsidR="000F6693" w:rsidRPr="00304EA0">
        <w:rPr>
          <w:rFonts w:ascii="Times New Roman" w:hAnsi="Times New Roman"/>
          <w:sz w:val="24"/>
          <w:szCs w:val="24"/>
        </w:rPr>
        <w:t xml:space="preserve"> IDS.</w:t>
      </w:r>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Nghiên</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cứu</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này</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cũng</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trình</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bày</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một</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hàm</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mục</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tiêu</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mới</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cho</w:t>
      </w:r>
      <w:proofErr w:type="spellEnd"/>
      <w:r w:rsidR="001263E5" w:rsidRPr="00304EA0">
        <w:rPr>
          <w:rFonts w:ascii="Times New Roman" w:hAnsi="Times New Roman"/>
          <w:sz w:val="24"/>
          <w:szCs w:val="24"/>
        </w:rPr>
        <w:t xml:space="preserve"> GA </w:t>
      </w:r>
      <w:proofErr w:type="spellStart"/>
      <w:r w:rsidR="001263E5" w:rsidRPr="00304EA0">
        <w:rPr>
          <w:rFonts w:ascii="Times New Roman" w:hAnsi="Times New Roman"/>
          <w:sz w:val="24"/>
          <w:szCs w:val="24"/>
        </w:rPr>
        <w:t>mà</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gán</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các</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giá</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trị</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thích</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nghi</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cho</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các</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cá</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thể</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trong</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quần</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thể</w:t>
      </w:r>
      <w:proofErr w:type="spellEnd"/>
      <w:r w:rsidR="001263E5" w:rsidRPr="00304EA0">
        <w:rPr>
          <w:rFonts w:ascii="Times New Roman" w:hAnsi="Times New Roman"/>
          <w:sz w:val="24"/>
          <w:szCs w:val="24"/>
        </w:rPr>
        <w:t xml:space="preserve"> GA, </w:t>
      </w:r>
      <w:proofErr w:type="spellStart"/>
      <w:r w:rsidR="001263E5" w:rsidRPr="00304EA0">
        <w:rPr>
          <w:rFonts w:ascii="Times New Roman" w:hAnsi="Times New Roman"/>
          <w:sz w:val="24"/>
          <w:szCs w:val="24"/>
        </w:rPr>
        <w:t>cho</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phép</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lựa</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chọn</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các</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nhiễm</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sắc</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thể</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đại</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diện</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cho</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tập</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đặc</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tr</w:t>
      </w:r>
      <w:r w:rsidR="001263E5" w:rsidRPr="00304EA0">
        <w:rPr>
          <w:rFonts w:ascii="Times New Roman" w:hAnsi="Times New Roman" w:hint="eastAsia"/>
          <w:sz w:val="24"/>
          <w:szCs w:val="24"/>
        </w:rPr>
        <w:t>ư</w:t>
      </w:r>
      <w:r w:rsidR="001263E5" w:rsidRPr="00304EA0">
        <w:rPr>
          <w:rFonts w:ascii="Times New Roman" w:hAnsi="Times New Roman"/>
          <w:sz w:val="24"/>
          <w:szCs w:val="24"/>
        </w:rPr>
        <w:t>ng</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sz w:val="24"/>
          <w:szCs w:val="24"/>
        </w:rPr>
        <w:t>tối</w:t>
      </w:r>
      <w:proofErr w:type="spellEnd"/>
      <w:r w:rsidR="001263E5" w:rsidRPr="00304EA0">
        <w:rPr>
          <w:rFonts w:ascii="Times New Roman" w:hAnsi="Times New Roman"/>
          <w:sz w:val="24"/>
          <w:szCs w:val="24"/>
        </w:rPr>
        <w:t xml:space="preserve"> </w:t>
      </w:r>
      <w:proofErr w:type="spellStart"/>
      <w:r w:rsidR="001263E5" w:rsidRPr="00304EA0">
        <w:rPr>
          <w:rFonts w:ascii="Times New Roman" w:hAnsi="Times New Roman" w:hint="eastAsia"/>
          <w:sz w:val="24"/>
          <w:szCs w:val="24"/>
        </w:rPr>
        <w:t>ư</w:t>
      </w:r>
      <w:r w:rsidR="001263E5" w:rsidRPr="00304EA0">
        <w:rPr>
          <w:rFonts w:ascii="Times New Roman" w:hAnsi="Times New Roman"/>
          <w:sz w:val="24"/>
          <w:szCs w:val="24"/>
        </w:rPr>
        <w:t>u</w:t>
      </w:r>
      <w:proofErr w:type="spellEnd"/>
      <w:r w:rsidR="001263E5" w:rsidRPr="00304EA0">
        <w:rPr>
          <w:rFonts w:ascii="Times New Roman" w:hAnsi="Times New Roman"/>
          <w:sz w:val="24"/>
          <w:szCs w:val="24"/>
        </w:rPr>
        <w:t>.</w:t>
      </w:r>
    </w:p>
    <w:p w14:paraId="72FE7598" w14:textId="77777777" w:rsidR="00C26C0E" w:rsidRPr="00304EA0" w:rsidRDefault="00C26C0E" w:rsidP="00194FDD">
      <w:pPr>
        <w:spacing w:after="0" w:line="360" w:lineRule="auto"/>
        <w:rPr>
          <w:rFonts w:ascii="Times New Roman" w:hAnsi="Times New Roman"/>
          <w:sz w:val="24"/>
          <w:szCs w:val="24"/>
        </w:rPr>
      </w:pPr>
    </w:p>
    <w:p w14:paraId="49681C67" w14:textId="1EFB8B73" w:rsidR="00304EA0" w:rsidRPr="001F40C7" w:rsidRDefault="000F6693" w:rsidP="005807A8">
      <w:pPr>
        <w:pStyle w:val="ListParagraph"/>
        <w:numPr>
          <w:ilvl w:val="0"/>
          <w:numId w:val="45"/>
        </w:numPr>
        <w:spacing w:after="0" w:line="360" w:lineRule="auto"/>
        <w:outlineLvl w:val="2"/>
        <w:rPr>
          <w:rFonts w:ascii="Times New Roman" w:hAnsi="Times New Roman"/>
          <w:b/>
          <w:sz w:val="32"/>
          <w:szCs w:val="32"/>
        </w:rPr>
      </w:pPr>
      <w:bookmarkStart w:id="58" w:name="_Toc169381133"/>
      <w:proofErr w:type="spellStart"/>
      <w:r w:rsidRPr="001F40C7">
        <w:rPr>
          <w:rFonts w:ascii="Times New Roman" w:hAnsi="Times New Roman"/>
          <w:b/>
          <w:sz w:val="32"/>
          <w:szCs w:val="32"/>
        </w:rPr>
        <w:t>Kết</w:t>
      </w:r>
      <w:proofErr w:type="spellEnd"/>
      <w:r w:rsidRPr="001F40C7">
        <w:rPr>
          <w:rFonts w:ascii="Times New Roman" w:hAnsi="Times New Roman"/>
          <w:b/>
          <w:sz w:val="32"/>
          <w:szCs w:val="32"/>
        </w:rPr>
        <w:t xml:space="preserve"> </w:t>
      </w:r>
      <w:proofErr w:type="spellStart"/>
      <w:r w:rsidRPr="001F40C7">
        <w:rPr>
          <w:rFonts w:ascii="Times New Roman" w:hAnsi="Times New Roman"/>
          <w:b/>
          <w:sz w:val="32"/>
          <w:szCs w:val="32"/>
        </w:rPr>
        <w:t>quả</w:t>
      </w:r>
      <w:bookmarkEnd w:id="58"/>
      <w:proofErr w:type="spellEnd"/>
    </w:p>
    <w:p w14:paraId="44C6EA0C" w14:textId="77777777" w:rsidR="00C26C0E" w:rsidRDefault="00C26C0E" w:rsidP="005807A8">
      <w:pPr>
        <w:pStyle w:val="ListParagraph"/>
        <w:numPr>
          <w:ilvl w:val="0"/>
          <w:numId w:val="23"/>
        </w:numPr>
        <w:spacing w:after="0" w:line="360" w:lineRule="auto"/>
        <w:rPr>
          <w:rFonts w:ascii="Times New Roman" w:hAnsi="Times New Roman"/>
          <w:sz w:val="24"/>
          <w:szCs w:val="24"/>
        </w:rPr>
      </w:pPr>
      <w:proofErr w:type="spellStart"/>
      <w:r>
        <w:rPr>
          <w:rFonts w:ascii="Times New Roman" w:hAnsi="Times New Roman"/>
          <w:sz w:val="24"/>
          <w:szCs w:val="24"/>
        </w:rPr>
        <w:t>Huấn</w:t>
      </w:r>
      <w:proofErr w:type="spellEnd"/>
      <w:r>
        <w:rPr>
          <w:rFonts w:ascii="Times New Roman" w:hAnsi="Times New Roman"/>
          <w:sz w:val="24"/>
          <w:szCs w:val="24"/>
        </w:rPr>
        <w:t xml:space="preserve"> </w:t>
      </w:r>
      <w:proofErr w:type="spellStart"/>
      <w:r>
        <w:rPr>
          <w:rFonts w:ascii="Times New Roman" w:hAnsi="Times New Roman"/>
          <w:sz w:val="24"/>
          <w:szCs w:val="24"/>
        </w:rPr>
        <w:t>luyện</w:t>
      </w:r>
      <w:proofErr w:type="spellEnd"/>
      <w:r>
        <w:rPr>
          <w:rFonts w:ascii="Times New Roman" w:hAnsi="Times New Roman"/>
          <w:sz w:val="24"/>
          <w:szCs w:val="24"/>
        </w:rPr>
        <w:t xml:space="preserve"> </w:t>
      </w:r>
      <w:proofErr w:type="spellStart"/>
      <w:r>
        <w:rPr>
          <w:rFonts w:ascii="Times New Roman" w:hAnsi="Times New Roman"/>
          <w:sz w:val="24"/>
          <w:szCs w:val="24"/>
        </w:rPr>
        <w:t>các</w:t>
      </w:r>
      <w:proofErr w:type="spellEnd"/>
      <w:r>
        <w:rPr>
          <w:rFonts w:ascii="Times New Roman" w:hAnsi="Times New Roman"/>
          <w:sz w:val="24"/>
          <w:szCs w:val="24"/>
        </w:rPr>
        <w:t xml:space="preserve"> </w:t>
      </w:r>
      <w:proofErr w:type="spellStart"/>
      <w:r>
        <w:rPr>
          <w:rFonts w:ascii="Times New Roman" w:hAnsi="Times New Roman"/>
          <w:sz w:val="24"/>
          <w:szCs w:val="24"/>
        </w:rPr>
        <w:t>bộ</w:t>
      </w:r>
      <w:proofErr w:type="spellEnd"/>
      <w:r>
        <w:rPr>
          <w:rFonts w:ascii="Times New Roman" w:hAnsi="Times New Roman"/>
          <w:sz w:val="24"/>
          <w:szCs w:val="24"/>
        </w:rPr>
        <w:t xml:space="preserve"> </w:t>
      </w:r>
      <w:proofErr w:type="spellStart"/>
      <w:r>
        <w:rPr>
          <w:rFonts w:ascii="Times New Roman" w:hAnsi="Times New Roman"/>
          <w:sz w:val="24"/>
          <w:szCs w:val="24"/>
        </w:rPr>
        <w:t>phân</w:t>
      </w:r>
      <w:proofErr w:type="spellEnd"/>
      <w:r>
        <w:rPr>
          <w:rFonts w:ascii="Times New Roman" w:hAnsi="Times New Roman"/>
          <w:sz w:val="24"/>
          <w:szCs w:val="24"/>
        </w:rPr>
        <w:t xml:space="preserve"> </w:t>
      </w:r>
      <w:proofErr w:type="spellStart"/>
      <w:r>
        <w:rPr>
          <w:rFonts w:ascii="Times New Roman" w:hAnsi="Times New Roman"/>
          <w:sz w:val="24"/>
          <w:szCs w:val="24"/>
        </w:rPr>
        <w:t>loại</w:t>
      </w:r>
      <w:proofErr w:type="spellEnd"/>
      <w:r>
        <w:rPr>
          <w:rFonts w:ascii="Times New Roman" w:hAnsi="Times New Roman"/>
          <w:sz w:val="24"/>
          <w:szCs w:val="24"/>
        </w:rPr>
        <w:t xml:space="preserve"> </w:t>
      </w:r>
      <w:proofErr w:type="spellStart"/>
      <w:r>
        <w:rPr>
          <w:rFonts w:ascii="Times New Roman" w:hAnsi="Times New Roman"/>
          <w:sz w:val="24"/>
          <w:szCs w:val="24"/>
        </w:rPr>
        <w:t>học</w:t>
      </w:r>
      <w:proofErr w:type="spellEnd"/>
      <w:r>
        <w:rPr>
          <w:rFonts w:ascii="Times New Roman" w:hAnsi="Times New Roman"/>
          <w:sz w:val="24"/>
          <w:szCs w:val="24"/>
        </w:rPr>
        <w:t xml:space="preserve"> </w:t>
      </w:r>
      <w:proofErr w:type="spellStart"/>
      <w:r>
        <w:rPr>
          <w:rFonts w:ascii="Times New Roman" w:hAnsi="Times New Roman"/>
          <w:sz w:val="24"/>
          <w:szCs w:val="24"/>
        </w:rPr>
        <w:t>máy</w:t>
      </w:r>
      <w:proofErr w:type="spellEnd"/>
      <w:r>
        <w:rPr>
          <w:rFonts w:ascii="Times New Roman" w:hAnsi="Times New Roman"/>
          <w:sz w:val="24"/>
          <w:szCs w:val="24"/>
        </w:rPr>
        <w:t xml:space="preserve"> </w:t>
      </w:r>
      <w:proofErr w:type="spellStart"/>
      <w:r>
        <w:rPr>
          <w:rFonts w:ascii="Times New Roman" w:hAnsi="Times New Roman"/>
          <w:sz w:val="24"/>
          <w:szCs w:val="24"/>
        </w:rPr>
        <w:t>bằng</w:t>
      </w:r>
      <w:proofErr w:type="spellEnd"/>
      <w:r>
        <w:rPr>
          <w:rFonts w:ascii="Times New Roman" w:hAnsi="Times New Roman"/>
          <w:sz w:val="24"/>
          <w:szCs w:val="24"/>
        </w:rPr>
        <w:t xml:space="preserve"> </w:t>
      </w:r>
      <w:proofErr w:type="spellStart"/>
      <w:r>
        <w:rPr>
          <w:rFonts w:ascii="Times New Roman" w:hAnsi="Times New Roman"/>
          <w:sz w:val="24"/>
          <w:szCs w:val="24"/>
        </w:rPr>
        <w:t>cách</w:t>
      </w:r>
      <w:proofErr w:type="spellEnd"/>
      <w:r>
        <w:rPr>
          <w:rFonts w:ascii="Times New Roman" w:hAnsi="Times New Roman"/>
          <w:sz w:val="24"/>
          <w:szCs w:val="24"/>
        </w:rPr>
        <w:t xml:space="preserve"> </w:t>
      </w:r>
      <w:proofErr w:type="spellStart"/>
      <w:r>
        <w:rPr>
          <w:rFonts w:ascii="Times New Roman" w:hAnsi="Times New Roman"/>
          <w:sz w:val="24"/>
          <w:szCs w:val="24"/>
        </w:rPr>
        <w:t>sử</w:t>
      </w:r>
      <w:proofErr w:type="spellEnd"/>
      <w:r>
        <w:rPr>
          <w:rFonts w:ascii="Times New Roman" w:hAnsi="Times New Roman"/>
          <w:sz w:val="24"/>
          <w:szCs w:val="24"/>
        </w:rPr>
        <w:t xml:space="preserve"> </w:t>
      </w:r>
      <w:proofErr w:type="spellStart"/>
      <w:r>
        <w:rPr>
          <w:rFonts w:ascii="Times New Roman" w:hAnsi="Times New Roman"/>
          <w:sz w:val="24"/>
          <w:szCs w:val="24"/>
        </w:rPr>
        <w:t>dụng</w:t>
      </w:r>
      <w:proofErr w:type="spellEnd"/>
      <w:r>
        <w:rPr>
          <w:rFonts w:ascii="Times New Roman" w:hAnsi="Times New Roman"/>
          <w:sz w:val="24"/>
          <w:szCs w:val="24"/>
        </w:rPr>
        <w:t xml:space="preserve"> </w:t>
      </w:r>
      <w:proofErr w:type="spellStart"/>
      <w:r>
        <w:rPr>
          <w:rFonts w:ascii="Times New Roman" w:hAnsi="Times New Roman"/>
          <w:sz w:val="24"/>
          <w:szCs w:val="24"/>
        </w:rPr>
        <w:t>các</w:t>
      </w:r>
      <w:proofErr w:type="spellEnd"/>
      <w:r>
        <w:rPr>
          <w:rFonts w:ascii="Times New Roman" w:hAnsi="Times New Roman"/>
          <w:sz w:val="24"/>
          <w:szCs w:val="24"/>
        </w:rPr>
        <w:t xml:space="preserve"> </w:t>
      </w:r>
      <w:proofErr w:type="spellStart"/>
      <w:r>
        <w:rPr>
          <w:rFonts w:ascii="Times New Roman" w:hAnsi="Times New Roman"/>
          <w:sz w:val="24"/>
          <w:szCs w:val="24"/>
        </w:rPr>
        <w:t>đặc</w:t>
      </w:r>
      <w:proofErr w:type="spellEnd"/>
      <w:r>
        <w:rPr>
          <w:rFonts w:ascii="Times New Roman" w:hAnsi="Times New Roman"/>
          <w:sz w:val="24"/>
          <w:szCs w:val="24"/>
        </w:rPr>
        <w:t xml:space="preserve"> </w:t>
      </w:r>
      <w:proofErr w:type="spellStart"/>
      <w:r>
        <w:rPr>
          <w:rFonts w:ascii="Times New Roman" w:hAnsi="Times New Roman"/>
          <w:sz w:val="24"/>
          <w:szCs w:val="24"/>
        </w:rPr>
        <w:t>trưng</w:t>
      </w:r>
      <w:proofErr w:type="spellEnd"/>
      <w:r>
        <w:rPr>
          <w:rFonts w:ascii="Times New Roman" w:hAnsi="Times New Roman"/>
          <w:sz w:val="24"/>
          <w:szCs w:val="24"/>
        </w:rPr>
        <w:t xml:space="preserve"> </w:t>
      </w:r>
      <w:proofErr w:type="spellStart"/>
      <w:r>
        <w:rPr>
          <w:rFonts w:ascii="Times New Roman" w:hAnsi="Times New Roman"/>
          <w:sz w:val="24"/>
          <w:szCs w:val="24"/>
        </w:rPr>
        <w:t>tối</w:t>
      </w:r>
      <w:proofErr w:type="spellEnd"/>
      <w:r>
        <w:rPr>
          <w:rFonts w:ascii="Times New Roman" w:hAnsi="Times New Roman"/>
          <w:sz w:val="24"/>
          <w:szCs w:val="24"/>
        </w:rPr>
        <w:t xml:space="preserve"> </w:t>
      </w:r>
      <w:proofErr w:type="spellStart"/>
      <w:r>
        <w:rPr>
          <w:rFonts w:ascii="Times New Roman" w:hAnsi="Times New Roman"/>
          <w:sz w:val="24"/>
          <w:szCs w:val="24"/>
        </w:rPr>
        <w:t>ưu</w:t>
      </w:r>
      <w:proofErr w:type="spellEnd"/>
      <w:r>
        <w:rPr>
          <w:rFonts w:ascii="Times New Roman" w:hAnsi="Times New Roman"/>
          <w:sz w:val="24"/>
          <w:szCs w:val="24"/>
        </w:rPr>
        <w:t xml:space="preserve"> </w:t>
      </w:r>
      <w:proofErr w:type="spellStart"/>
      <w:r>
        <w:rPr>
          <w:rFonts w:ascii="Times New Roman" w:hAnsi="Times New Roman"/>
          <w:sz w:val="24"/>
          <w:szCs w:val="24"/>
        </w:rPr>
        <w:t>được</w:t>
      </w:r>
      <w:proofErr w:type="spellEnd"/>
      <w:r>
        <w:rPr>
          <w:rFonts w:ascii="Times New Roman" w:hAnsi="Times New Roman"/>
          <w:sz w:val="24"/>
          <w:szCs w:val="24"/>
        </w:rPr>
        <w:t xml:space="preserve"> </w:t>
      </w:r>
      <w:proofErr w:type="spellStart"/>
      <w:r>
        <w:rPr>
          <w:rFonts w:ascii="Times New Roman" w:hAnsi="Times New Roman"/>
          <w:sz w:val="24"/>
          <w:szCs w:val="24"/>
        </w:rPr>
        <w:t>chọn</w:t>
      </w:r>
      <w:proofErr w:type="spellEnd"/>
      <w:r>
        <w:rPr>
          <w:rFonts w:ascii="Times New Roman" w:hAnsi="Times New Roman"/>
          <w:sz w:val="24"/>
          <w:szCs w:val="24"/>
        </w:rPr>
        <w:t xml:space="preserve"> </w:t>
      </w:r>
      <w:proofErr w:type="spellStart"/>
      <w:r>
        <w:rPr>
          <w:rFonts w:ascii="Times New Roman" w:hAnsi="Times New Roman"/>
          <w:sz w:val="24"/>
          <w:szCs w:val="24"/>
        </w:rPr>
        <w:t>thông</w:t>
      </w:r>
      <w:proofErr w:type="spellEnd"/>
      <w:r>
        <w:rPr>
          <w:rFonts w:ascii="Times New Roman" w:hAnsi="Times New Roman"/>
          <w:sz w:val="24"/>
          <w:szCs w:val="24"/>
        </w:rPr>
        <w:t xml:space="preserve"> qua </w:t>
      </w:r>
      <w:proofErr w:type="spellStart"/>
      <w:r>
        <w:rPr>
          <w:rFonts w:ascii="Times New Roman" w:hAnsi="Times New Roman"/>
          <w:sz w:val="24"/>
          <w:szCs w:val="24"/>
        </w:rPr>
        <w:t>mô-đun</w:t>
      </w:r>
      <w:proofErr w:type="spellEnd"/>
      <w:r>
        <w:rPr>
          <w:rFonts w:ascii="Times New Roman" w:hAnsi="Times New Roman"/>
          <w:sz w:val="24"/>
          <w:szCs w:val="24"/>
        </w:rPr>
        <w:t xml:space="preserve"> GA </w:t>
      </w:r>
      <w:proofErr w:type="spellStart"/>
      <w:r>
        <w:rPr>
          <w:rFonts w:ascii="Times New Roman" w:hAnsi="Times New Roman"/>
          <w:sz w:val="24"/>
          <w:szCs w:val="24"/>
        </w:rPr>
        <w:t>đã</w:t>
      </w:r>
      <w:proofErr w:type="spellEnd"/>
      <w:r>
        <w:rPr>
          <w:rFonts w:ascii="Times New Roman" w:hAnsi="Times New Roman"/>
          <w:sz w:val="24"/>
          <w:szCs w:val="24"/>
        </w:rPr>
        <w:t xml:space="preserve"> </w:t>
      </w:r>
      <w:proofErr w:type="spellStart"/>
      <w:r>
        <w:rPr>
          <w:rFonts w:ascii="Times New Roman" w:hAnsi="Times New Roman"/>
          <w:sz w:val="24"/>
          <w:szCs w:val="24"/>
        </w:rPr>
        <w:t>phát</w:t>
      </w:r>
      <w:proofErr w:type="spellEnd"/>
      <w:r>
        <w:rPr>
          <w:rFonts w:ascii="Times New Roman" w:hAnsi="Times New Roman"/>
          <w:sz w:val="24"/>
          <w:szCs w:val="24"/>
        </w:rPr>
        <w:t xml:space="preserve"> </w:t>
      </w:r>
      <w:proofErr w:type="spellStart"/>
      <w:r>
        <w:rPr>
          <w:rFonts w:ascii="Times New Roman" w:hAnsi="Times New Roman"/>
          <w:sz w:val="24"/>
          <w:szCs w:val="24"/>
        </w:rPr>
        <w:t>triển</w:t>
      </w:r>
      <w:proofErr w:type="spellEnd"/>
      <w:r>
        <w:rPr>
          <w:rFonts w:ascii="Times New Roman" w:hAnsi="Times New Roman"/>
          <w:sz w:val="24"/>
          <w:szCs w:val="24"/>
        </w:rPr>
        <w:t>.</w:t>
      </w:r>
    </w:p>
    <w:p w14:paraId="791596B4" w14:textId="2D56816C" w:rsidR="00C26C0E" w:rsidRDefault="00C26C0E" w:rsidP="005807A8">
      <w:pPr>
        <w:pStyle w:val="ListParagraph"/>
        <w:numPr>
          <w:ilvl w:val="0"/>
          <w:numId w:val="23"/>
        </w:numPr>
        <w:spacing w:after="0" w:line="360" w:lineRule="auto"/>
        <w:rPr>
          <w:rFonts w:ascii="Times New Roman" w:hAnsi="Times New Roman"/>
          <w:sz w:val="24"/>
          <w:szCs w:val="24"/>
        </w:rPr>
      </w:pPr>
      <w:proofErr w:type="spellStart"/>
      <w:r>
        <w:rPr>
          <w:rFonts w:ascii="Times New Roman" w:hAnsi="Times New Roman"/>
          <w:sz w:val="24"/>
          <w:szCs w:val="24"/>
        </w:rPr>
        <w:t>Kiểm</w:t>
      </w:r>
      <w:proofErr w:type="spellEnd"/>
      <w:r>
        <w:rPr>
          <w:rFonts w:ascii="Times New Roman" w:hAnsi="Times New Roman"/>
          <w:sz w:val="24"/>
          <w:szCs w:val="24"/>
        </w:rPr>
        <w:t xml:space="preserve"> </w:t>
      </w:r>
      <w:proofErr w:type="spellStart"/>
      <w:r>
        <w:rPr>
          <w:rFonts w:ascii="Times New Roman" w:hAnsi="Times New Roman"/>
          <w:sz w:val="24"/>
          <w:szCs w:val="24"/>
        </w:rPr>
        <w:t>tra</w:t>
      </w:r>
      <w:proofErr w:type="spellEnd"/>
      <w:r>
        <w:rPr>
          <w:rFonts w:ascii="Times New Roman" w:hAnsi="Times New Roman"/>
          <w:sz w:val="24"/>
          <w:szCs w:val="24"/>
        </w:rPr>
        <w:t xml:space="preserve"> </w:t>
      </w:r>
      <w:proofErr w:type="spellStart"/>
      <w:r>
        <w:rPr>
          <w:rFonts w:ascii="Times New Roman" w:hAnsi="Times New Roman"/>
          <w:sz w:val="24"/>
          <w:szCs w:val="24"/>
        </w:rPr>
        <w:t>kỹ</w:t>
      </w:r>
      <w:proofErr w:type="spellEnd"/>
      <w:r>
        <w:rPr>
          <w:rFonts w:ascii="Times New Roman" w:hAnsi="Times New Roman"/>
          <w:sz w:val="24"/>
          <w:szCs w:val="24"/>
        </w:rPr>
        <w:t xml:space="preserve"> </w:t>
      </w:r>
      <w:proofErr w:type="spellStart"/>
      <w:r>
        <w:rPr>
          <w:rFonts w:ascii="Times New Roman" w:hAnsi="Times New Roman"/>
          <w:sz w:val="24"/>
          <w:szCs w:val="24"/>
        </w:rPr>
        <w:t>thuật</w:t>
      </w:r>
      <w:proofErr w:type="spellEnd"/>
      <w:r>
        <w:rPr>
          <w:rFonts w:ascii="Times New Roman" w:hAnsi="Times New Roman"/>
          <w:sz w:val="24"/>
          <w:szCs w:val="24"/>
        </w:rPr>
        <w:t xml:space="preserve"> </w:t>
      </w:r>
      <w:proofErr w:type="spellStart"/>
      <w:r>
        <w:rPr>
          <w:rFonts w:ascii="Times New Roman" w:hAnsi="Times New Roman"/>
          <w:sz w:val="24"/>
          <w:szCs w:val="24"/>
        </w:rPr>
        <w:t>đề</w:t>
      </w:r>
      <w:proofErr w:type="spellEnd"/>
      <w:r>
        <w:rPr>
          <w:rFonts w:ascii="Times New Roman" w:hAnsi="Times New Roman"/>
          <w:sz w:val="24"/>
          <w:szCs w:val="24"/>
        </w:rPr>
        <w:t xml:space="preserve"> </w:t>
      </w:r>
      <w:proofErr w:type="spellStart"/>
      <w:r>
        <w:rPr>
          <w:rFonts w:ascii="Times New Roman" w:hAnsi="Times New Roman"/>
          <w:sz w:val="24"/>
          <w:szCs w:val="24"/>
        </w:rPr>
        <w:t>xuất</w:t>
      </w:r>
      <w:proofErr w:type="spellEnd"/>
      <w:r>
        <w:rPr>
          <w:rFonts w:ascii="Times New Roman" w:hAnsi="Times New Roman"/>
          <w:sz w:val="24"/>
          <w:szCs w:val="24"/>
        </w:rPr>
        <w:t xml:space="preserve"> </w:t>
      </w:r>
      <w:proofErr w:type="spellStart"/>
      <w:r>
        <w:rPr>
          <w:rFonts w:ascii="Times New Roman" w:hAnsi="Times New Roman"/>
          <w:sz w:val="24"/>
          <w:szCs w:val="24"/>
        </w:rPr>
        <w:t>với</w:t>
      </w:r>
      <w:proofErr w:type="spellEnd"/>
      <w:r>
        <w:rPr>
          <w:rFonts w:ascii="Times New Roman" w:hAnsi="Times New Roman"/>
          <w:sz w:val="24"/>
          <w:szCs w:val="24"/>
        </w:rPr>
        <w:t xml:space="preserve"> </w:t>
      </w:r>
      <w:proofErr w:type="spellStart"/>
      <w:r>
        <w:rPr>
          <w:rFonts w:ascii="Times New Roman" w:hAnsi="Times New Roman"/>
          <w:sz w:val="24"/>
          <w:szCs w:val="24"/>
        </w:rPr>
        <w:t>ba</w:t>
      </w:r>
      <w:proofErr w:type="spellEnd"/>
      <w:r>
        <w:rPr>
          <w:rFonts w:ascii="Times New Roman" w:hAnsi="Times New Roman"/>
          <w:sz w:val="24"/>
          <w:szCs w:val="24"/>
        </w:rPr>
        <w:t xml:space="preserve"> </w:t>
      </w:r>
      <w:proofErr w:type="spellStart"/>
      <w:r>
        <w:rPr>
          <w:rFonts w:ascii="Times New Roman" w:hAnsi="Times New Roman"/>
          <w:sz w:val="24"/>
          <w:szCs w:val="24"/>
        </w:rPr>
        <w:t>bộ</w:t>
      </w:r>
      <w:proofErr w:type="spellEnd"/>
      <w:r>
        <w:rPr>
          <w:rFonts w:ascii="Times New Roman" w:hAnsi="Times New Roman"/>
          <w:sz w:val="24"/>
          <w:szCs w:val="24"/>
        </w:rPr>
        <w:t xml:space="preserve"> </w:t>
      </w:r>
      <w:proofErr w:type="spellStart"/>
      <w:r>
        <w:rPr>
          <w:rFonts w:ascii="Times New Roman" w:hAnsi="Times New Roman"/>
          <w:sz w:val="24"/>
          <w:szCs w:val="24"/>
        </w:rPr>
        <w:t>phân</w:t>
      </w:r>
      <w:proofErr w:type="spellEnd"/>
      <w:r>
        <w:rPr>
          <w:rFonts w:ascii="Times New Roman" w:hAnsi="Times New Roman"/>
          <w:sz w:val="24"/>
          <w:szCs w:val="24"/>
        </w:rPr>
        <w:t xml:space="preserve"> </w:t>
      </w:r>
      <w:proofErr w:type="spellStart"/>
      <w:r>
        <w:rPr>
          <w:rFonts w:ascii="Times New Roman" w:hAnsi="Times New Roman"/>
          <w:sz w:val="24"/>
          <w:szCs w:val="24"/>
        </w:rPr>
        <w:t>loại</w:t>
      </w:r>
      <w:proofErr w:type="spellEnd"/>
      <w:r>
        <w:rPr>
          <w:rFonts w:ascii="Times New Roman" w:hAnsi="Times New Roman"/>
          <w:sz w:val="24"/>
          <w:szCs w:val="24"/>
        </w:rPr>
        <w:t xml:space="preserve">, </w:t>
      </w:r>
      <w:proofErr w:type="spellStart"/>
      <w:r>
        <w:rPr>
          <w:rFonts w:ascii="Times New Roman" w:hAnsi="Times New Roman"/>
          <w:sz w:val="24"/>
          <w:szCs w:val="24"/>
        </w:rPr>
        <w:t>cụ</w:t>
      </w:r>
      <w:proofErr w:type="spellEnd"/>
      <w:r>
        <w:rPr>
          <w:rFonts w:ascii="Times New Roman" w:hAnsi="Times New Roman"/>
          <w:sz w:val="24"/>
          <w:szCs w:val="24"/>
        </w:rPr>
        <w:t xml:space="preserve"> </w:t>
      </w:r>
      <w:proofErr w:type="spellStart"/>
      <w:r>
        <w:rPr>
          <w:rFonts w:ascii="Times New Roman" w:hAnsi="Times New Roman"/>
          <w:sz w:val="24"/>
          <w:szCs w:val="24"/>
        </w:rPr>
        <w:t>thể</w:t>
      </w:r>
      <w:proofErr w:type="spellEnd"/>
      <w:r>
        <w:rPr>
          <w:rFonts w:ascii="Times New Roman" w:hAnsi="Times New Roman"/>
          <w:sz w:val="24"/>
          <w:szCs w:val="24"/>
        </w:rPr>
        <w:t xml:space="preserve"> </w:t>
      </w:r>
      <w:proofErr w:type="spellStart"/>
      <w:r>
        <w:rPr>
          <w:rFonts w:ascii="Times New Roman" w:hAnsi="Times New Roman"/>
          <w:sz w:val="24"/>
          <w:szCs w:val="24"/>
        </w:rPr>
        <w:t>là</w:t>
      </w:r>
      <w:proofErr w:type="spellEnd"/>
      <w:r>
        <w:rPr>
          <w:rFonts w:ascii="Times New Roman" w:hAnsi="Times New Roman"/>
          <w:sz w:val="24"/>
          <w:szCs w:val="24"/>
        </w:rPr>
        <w:t xml:space="preserve"> </w:t>
      </w:r>
      <w:bookmarkStart w:id="59" w:name="_Hlk166921156"/>
      <w:r>
        <w:rPr>
          <w:rFonts w:ascii="Times New Roman" w:hAnsi="Times New Roman"/>
          <w:sz w:val="24"/>
          <w:szCs w:val="24"/>
        </w:rPr>
        <w:t xml:space="preserve">k-Nearest Neighbor (k-NN), Support Vector Machine (SVM), </w:t>
      </w:r>
      <w:proofErr w:type="spellStart"/>
      <w:r>
        <w:rPr>
          <w:rFonts w:ascii="Times New Roman" w:hAnsi="Times New Roman"/>
          <w:sz w:val="24"/>
          <w:szCs w:val="24"/>
        </w:rPr>
        <w:t>và</w:t>
      </w:r>
      <w:proofErr w:type="spellEnd"/>
      <w:r>
        <w:rPr>
          <w:rFonts w:ascii="Times New Roman" w:hAnsi="Times New Roman"/>
          <w:sz w:val="24"/>
          <w:szCs w:val="24"/>
        </w:rPr>
        <w:t xml:space="preserve"> </w:t>
      </w:r>
      <w:proofErr w:type="spellStart"/>
      <w:r>
        <w:rPr>
          <w:rFonts w:ascii="Times New Roman" w:hAnsi="Times New Roman"/>
          <w:sz w:val="24"/>
          <w:szCs w:val="24"/>
        </w:rPr>
        <w:t>XgBoost</w:t>
      </w:r>
      <w:proofErr w:type="spellEnd"/>
      <w:r>
        <w:rPr>
          <w:rFonts w:ascii="Times New Roman" w:hAnsi="Times New Roman"/>
          <w:sz w:val="24"/>
          <w:szCs w:val="24"/>
        </w:rPr>
        <w:t>.</w:t>
      </w:r>
      <w:bookmarkEnd w:id="59"/>
    </w:p>
    <w:p w14:paraId="783FC266" w14:textId="77777777" w:rsidR="00C26C0E" w:rsidRPr="00C26C0E" w:rsidRDefault="00C26C0E" w:rsidP="00194FDD">
      <w:pPr>
        <w:pStyle w:val="ListParagraph"/>
        <w:spacing w:after="0" w:line="360" w:lineRule="auto"/>
        <w:rPr>
          <w:rFonts w:ascii="Times New Roman" w:hAnsi="Times New Roman"/>
          <w:sz w:val="24"/>
          <w:szCs w:val="24"/>
        </w:rPr>
      </w:pPr>
    </w:p>
    <w:p w14:paraId="44DEB793" w14:textId="142DFDE4" w:rsidR="00FE1591" w:rsidRPr="00890F08" w:rsidRDefault="005C08D7" w:rsidP="005807A8">
      <w:pPr>
        <w:pStyle w:val="ListParagraph"/>
        <w:numPr>
          <w:ilvl w:val="0"/>
          <w:numId w:val="12"/>
        </w:numPr>
        <w:spacing w:after="0" w:line="360" w:lineRule="auto"/>
        <w:outlineLvl w:val="1"/>
        <w:rPr>
          <w:rFonts w:ascii="Times New Roman" w:hAnsi="Times New Roman"/>
          <w:b/>
          <w:bCs/>
          <w:sz w:val="36"/>
          <w:szCs w:val="36"/>
        </w:rPr>
      </w:pPr>
      <w:bookmarkStart w:id="60" w:name="_Toc169381134"/>
      <w:r w:rsidRPr="00890F08">
        <w:rPr>
          <w:rFonts w:ascii="Times New Roman" w:hAnsi="Times New Roman"/>
          <w:b/>
          <w:bCs/>
          <w:sz w:val="36"/>
          <w:szCs w:val="36"/>
        </w:rPr>
        <w:t xml:space="preserve">Hướng </w:t>
      </w:r>
      <w:proofErr w:type="spellStart"/>
      <w:r w:rsidRPr="00890F08">
        <w:rPr>
          <w:rFonts w:ascii="Times New Roman" w:hAnsi="Times New Roman"/>
          <w:b/>
          <w:bCs/>
          <w:sz w:val="36"/>
          <w:szCs w:val="36"/>
        </w:rPr>
        <w:t>phát</w:t>
      </w:r>
      <w:proofErr w:type="spellEnd"/>
      <w:r w:rsidRPr="00890F08">
        <w:rPr>
          <w:rFonts w:ascii="Times New Roman" w:hAnsi="Times New Roman"/>
          <w:b/>
          <w:bCs/>
          <w:sz w:val="36"/>
          <w:szCs w:val="36"/>
        </w:rPr>
        <w:t xml:space="preserve"> </w:t>
      </w:r>
      <w:proofErr w:type="spellStart"/>
      <w:r w:rsidRPr="00890F08">
        <w:rPr>
          <w:rFonts w:ascii="Times New Roman" w:hAnsi="Times New Roman"/>
          <w:b/>
          <w:bCs/>
          <w:sz w:val="36"/>
          <w:szCs w:val="36"/>
        </w:rPr>
        <w:t>triển</w:t>
      </w:r>
      <w:bookmarkEnd w:id="60"/>
      <w:proofErr w:type="spellEnd"/>
    </w:p>
    <w:p w14:paraId="4DCE9BBB" w14:textId="6343895C" w:rsidR="00FE1591" w:rsidRPr="009D61E6" w:rsidRDefault="00AC5BDD" w:rsidP="005807A8">
      <w:pPr>
        <w:pStyle w:val="ListParagraph"/>
        <w:numPr>
          <w:ilvl w:val="0"/>
          <w:numId w:val="13"/>
        </w:numPr>
        <w:spacing w:after="0" w:line="360" w:lineRule="auto"/>
        <w:rPr>
          <w:rFonts w:ascii="Times New Roman" w:hAnsi="Times New Roman"/>
          <w:sz w:val="24"/>
          <w:szCs w:val="24"/>
        </w:rPr>
      </w:pPr>
      <w:r w:rsidRPr="00AC5BDD">
        <w:rPr>
          <w:rFonts w:ascii="Times New Roman" w:hAnsi="Times New Roman"/>
          <w:sz w:val="24"/>
          <w:szCs w:val="24"/>
        </w:rPr>
        <w:t xml:space="preserve">GA </w:t>
      </w:r>
      <w:proofErr w:type="spellStart"/>
      <w:r w:rsidRPr="00AC5BDD">
        <w:rPr>
          <w:rFonts w:ascii="Times New Roman" w:hAnsi="Times New Roman"/>
          <w:sz w:val="24"/>
          <w:szCs w:val="24"/>
        </w:rPr>
        <w:t>đ</w:t>
      </w:r>
      <w:r w:rsidRPr="00AC5BDD">
        <w:rPr>
          <w:rFonts w:ascii="Times New Roman" w:hAnsi="Times New Roman" w:hint="eastAsia"/>
          <w:sz w:val="24"/>
          <w:szCs w:val="24"/>
        </w:rPr>
        <w:t>ư</w:t>
      </w:r>
      <w:r w:rsidRPr="00AC5BDD">
        <w:rPr>
          <w:rFonts w:ascii="Times New Roman" w:hAnsi="Times New Roman"/>
          <w:sz w:val="24"/>
          <w:szCs w:val="24"/>
        </w:rPr>
        <w:t>ợc</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sử</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dụng</w:t>
      </w:r>
      <w:proofErr w:type="spellEnd"/>
      <w:r w:rsidRPr="00AC5BDD">
        <w:rPr>
          <w:rFonts w:ascii="Times New Roman" w:hAnsi="Times New Roman"/>
          <w:sz w:val="24"/>
          <w:szCs w:val="24"/>
        </w:rPr>
        <w:t xml:space="preserve"> ở </w:t>
      </w:r>
      <w:proofErr w:type="spellStart"/>
      <w:r w:rsidRPr="00AC5BDD">
        <w:rPr>
          <w:rFonts w:ascii="Times New Roman" w:hAnsi="Times New Roman"/>
          <w:sz w:val="24"/>
          <w:szCs w:val="24"/>
        </w:rPr>
        <w:t>lõi</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của</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giải</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pháp</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hiện</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tại</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mà</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về</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c</w:t>
      </w:r>
      <w:r w:rsidRPr="00AC5BDD">
        <w:rPr>
          <w:rFonts w:ascii="Times New Roman" w:hAnsi="Times New Roman" w:hint="eastAsia"/>
          <w:sz w:val="24"/>
          <w:szCs w:val="24"/>
        </w:rPr>
        <w:t>ơ</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bản</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là</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chậm</w:t>
      </w:r>
      <w:proofErr w:type="spellEnd"/>
      <w:r w:rsidRPr="00AC5BDD">
        <w:rPr>
          <w:rFonts w:ascii="Times New Roman" w:hAnsi="Times New Roman"/>
          <w:sz w:val="24"/>
          <w:szCs w:val="24"/>
        </w:rPr>
        <w:t xml:space="preserve"> do </w:t>
      </w:r>
      <w:proofErr w:type="spellStart"/>
      <w:r w:rsidRPr="00AC5BDD">
        <w:rPr>
          <w:rFonts w:ascii="Times New Roman" w:hAnsi="Times New Roman"/>
          <w:sz w:val="24"/>
          <w:szCs w:val="24"/>
        </w:rPr>
        <w:t>nhiều</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vòng</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lặp</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lặp</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lại</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và</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các</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hoạt</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động</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sinh</w:t>
      </w:r>
      <w:proofErr w:type="spellEnd"/>
      <w:r w:rsidRPr="00AC5BDD">
        <w:rPr>
          <w:rFonts w:ascii="Times New Roman" w:hAnsi="Times New Roman"/>
          <w:sz w:val="24"/>
          <w:szCs w:val="24"/>
        </w:rPr>
        <w:t xml:space="preserve"> </w:t>
      </w:r>
      <w:proofErr w:type="spellStart"/>
      <w:r w:rsidRPr="00AC5BDD">
        <w:rPr>
          <w:rFonts w:ascii="Times New Roman" w:hAnsi="Times New Roman"/>
          <w:sz w:val="24"/>
          <w:szCs w:val="24"/>
        </w:rPr>
        <w:t>sản</w:t>
      </w:r>
      <w:proofErr w:type="spellEnd"/>
      <w:r w:rsidRPr="00AC5BDD">
        <w:rPr>
          <w:rFonts w:ascii="Times New Roman" w:hAnsi="Times New Roman"/>
          <w:sz w:val="24"/>
          <w:szCs w:val="24"/>
        </w:rPr>
        <w:t>.</w:t>
      </w:r>
      <w:r w:rsidR="00772B6F" w:rsidRPr="00772B6F">
        <w:t xml:space="preserve"> </w:t>
      </w:r>
      <w:proofErr w:type="spellStart"/>
      <w:r w:rsidR="00772B6F" w:rsidRPr="00772B6F">
        <w:rPr>
          <w:rFonts w:ascii="Times New Roman" w:hAnsi="Times New Roman"/>
          <w:sz w:val="24"/>
          <w:szCs w:val="24"/>
        </w:rPr>
        <w:t>Để</w:t>
      </w:r>
      <w:proofErr w:type="spellEnd"/>
      <w:r w:rsidR="00772B6F" w:rsidRPr="00772B6F">
        <w:rPr>
          <w:rFonts w:ascii="Times New Roman" w:hAnsi="Times New Roman"/>
          <w:sz w:val="24"/>
          <w:szCs w:val="24"/>
        </w:rPr>
        <w:t xml:space="preserve"> </w:t>
      </w:r>
      <w:proofErr w:type="spellStart"/>
      <w:r w:rsidR="00772B6F" w:rsidRPr="00772B6F">
        <w:rPr>
          <w:rFonts w:ascii="Times New Roman" w:hAnsi="Times New Roman"/>
          <w:sz w:val="24"/>
          <w:szCs w:val="24"/>
        </w:rPr>
        <w:t>giải</w:t>
      </w:r>
      <w:proofErr w:type="spellEnd"/>
      <w:r w:rsidR="00772B6F" w:rsidRPr="00772B6F">
        <w:rPr>
          <w:rFonts w:ascii="Times New Roman" w:hAnsi="Times New Roman"/>
          <w:sz w:val="24"/>
          <w:szCs w:val="24"/>
        </w:rPr>
        <w:t xml:space="preserve"> </w:t>
      </w:r>
      <w:proofErr w:type="spellStart"/>
      <w:r w:rsidR="00772B6F" w:rsidRPr="00772B6F">
        <w:rPr>
          <w:rFonts w:ascii="Times New Roman" w:hAnsi="Times New Roman"/>
          <w:sz w:val="24"/>
          <w:szCs w:val="24"/>
        </w:rPr>
        <w:t>quyết</w:t>
      </w:r>
      <w:proofErr w:type="spellEnd"/>
      <w:r w:rsidR="00772B6F" w:rsidRPr="00772B6F">
        <w:rPr>
          <w:rFonts w:ascii="Times New Roman" w:hAnsi="Times New Roman"/>
          <w:sz w:val="24"/>
          <w:szCs w:val="24"/>
        </w:rPr>
        <w:t xml:space="preserve"> </w:t>
      </w:r>
      <w:proofErr w:type="spellStart"/>
      <w:r w:rsidR="00772B6F" w:rsidRPr="00772B6F">
        <w:rPr>
          <w:rFonts w:ascii="Times New Roman" w:hAnsi="Times New Roman"/>
          <w:sz w:val="24"/>
          <w:szCs w:val="24"/>
        </w:rPr>
        <w:t>vấn</w:t>
      </w:r>
      <w:proofErr w:type="spellEnd"/>
      <w:r w:rsidR="00772B6F" w:rsidRPr="00772B6F">
        <w:rPr>
          <w:rFonts w:ascii="Times New Roman" w:hAnsi="Times New Roman"/>
          <w:sz w:val="24"/>
          <w:szCs w:val="24"/>
        </w:rPr>
        <w:t xml:space="preserve"> </w:t>
      </w:r>
      <w:proofErr w:type="spellStart"/>
      <w:r w:rsidR="00772B6F" w:rsidRPr="00772B6F">
        <w:rPr>
          <w:rFonts w:ascii="Times New Roman" w:hAnsi="Times New Roman"/>
          <w:sz w:val="24"/>
          <w:szCs w:val="24"/>
        </w:rPr>
        <w:t>đề</w:t>
      </w:r>
      <w:proofErr w:type="spellEnd"/>
      <w:r w:rsidR="00772B6F" w:rsidRPr="00772B6F">
        <w:rPr>
          <w:rFonts w:ascii="Times New Roman" w:hAnsi="Times New Roman"/>
          <w:sz w:val="24"/>
          <w:szCs w:val="24"/>
        </w:rPr>
        <w:t xml:space="preserve"> </w:t>
      </w:r>
      <w:proofErr w:type="spellStart"/>
      <w:r w:rsidR="00772B6F" w:rsidRPr="00772B6F">
        <w:rPr>
          <w:rFonts w:ascii="Times New Roman" w:hAnsi="Times New Roman"/>
          <w:sz w:val="24"/>
          <w:szCs w:val="24"/>
        </w:rPr>
        <w:t>này</w:t>
      </w:r>
      <w:proofErr w:type="spellEnd"/>
      <w:r w:rsidR="00772B6F" w:rsidRPr="00772B6F">
        <w:rPr>
          <w:rFonts w:ascii="Times New Roman" w:hAnsi="Times New Roman"/>
          <w:sz w:val="24"/>
          <w:szCs w:val="24"/>
        </w:rPr>
        <w:t>,</w:t>
      </w:r>
      <w:r w:rsidRPr="00AC5BDD">
        <w:rPr>
          <w:rFonts w:ascii="Times New Roman" w:hAnsi="Times New Roman"/>
          <w:sz w:val="24"/>
          <w:szCs w:val="24"/>
        </w:rPr>
        <w:t xml:space="preserve"> </w:t>
      </w:r>
      <w:proofErr w:type="spellStart"/>
      <w:r w:rsidR="00772B6F">
        <w:rPr>
          <w:rFonts w:ascii="Times New Roman" w:hAnsi="Times New Roman"/>
          <w:sz w:val="24"/>
          <w:szCs w:val="24"/>
        </w:rPr>
        <w:t>á</w:t>
      </w:r>
      <w:r w:rsidR="00FE1591" w:rsidRPr="00FE1591">
        <w:rPr>
          <w:rFonts w:ascii="Times New Roman" w:hAnsi="Times New Roman"/>
          <w:sz w:val="24"/>
          <w:szCs w:val="24"/>
        </w:rPr>
        <w:t>p</w:t>
      </w:r>
      <w:proofErr w:type="spellEnd"/>
      <w:r w:rsidR="00FE1591" w:rsidRPr="00FE1591">
        <w:rPr>
          <w:rFonts w:ascii="Times New Roman" w:hAnsi="Times New Roman"/>
          <w:sz w:val="24"/>
          <w:szCs w:val="24"/>
        </w:rPr>
        <w:t xml:space="preserve"> </w:t>
      </w:r>
      <w:proofErr w:type="spellStart"/>
      <w:r w:rsidR="00FE1591" w:rsidRPr="00FE1591">
        <w:rPr>
          <w:rFonts w:ascii="Times New Roman" w:hAnsi="Times New Roman"/>
          <w:sz w:val="24"/>
          <w:szCs w:val="24"/>
        </w:rPr>
        <w:t>dụng</w:t>
      </w:r>
      <w:proofErr w:type="spellEnd"/>
      <w:r w:rsidR="00FE1591" w:rsidRPr="00FE1591">
        <w:rPr>
          <w:rFonts w:ascii="Times New Roman" w:hAnsi="Times New Roman"/>
          <w:sz w:val="24"/>
          <w:szCs w:val="24"/>
        </w:rPr>
        <w:t xml:space="preserve"> </w:t>
      </w:r>
      <w:r w:rsidR="009D61E6" w:rsidRPr="009D61E6">
        <w:rPr>
          <w:rFonts w:ascii="Times New Roman" w:hAnsi="Times New Roman"/>
          <w:sz w:val="24"/>
          <w:szCs w:val="24"/>
        </w:rPr>
        <w:t>(1 + 1)-Evolutionary Strategy (ES)</w:t>
      </w:r>
      <w:r w:rsidR="009D61E6">
        <w:rPr>
          <w:rFonts w:ascii="Times New Roman" w:hAnsi="Times New Roman"/>
          <w:sz w:val="24"/>
          <w:szCs w:val="24"/>
        </w:rPr>
        <w:t xml:space="preserve"> </w:t>
      </w:r>
      <w:proofErr w:type="spellStart"/>
      <w:r w:rsidR="00FE1591" w:rsidRPr="009D61E6">
        <w:rPr>
          <w:rFonts w:ascii="Times New Roman" w:hAnsi="Times New Roman"/>
          <w:sz w:val="24"/>
          <w:szCs w:val="24"/>
        </w:rPr>
        <w:t>để</w:t>
      </w:r>
      <w:proofErr w:type="spellEnd"/>
      <w:r w:rsidR="00FE1591" w:rsidRPr="009D61E6">
        <w:rPr>
          <w:rFonts w:ascii="Times New Roman" w:hAnsi="Times New Roman"/>
          <w:sz w:val="24"/>
          <w:szCs w:val="24"/>
        </w:rPr>
        <w:t xml:space="preserve"> </w:t>
      </w:r>
      <w:proofErr w:type="spellStart"/>
      <w:r w:rsidR="00FE1591" w:rsidRPr="009D61E6">
        <w:rPr>
          <w:rFonts w:ascii="Times New Roman" w:hAnsi="Times New Roman"/>
          <w:sz w:val="24"/>
          <w:szCs w:val="24"/>
        </w:rPr>
        <w:t>tăng</w:t>
      </w:r>
      <w:proofErr w:type="spellEnd"/>
      <w:r w:rsidR="00FE1591" w:rsidRPr="009D61E6">
        <w:rPr>
          <w:rFonts w:ascii="Times New Roman" w:hAnsi="Times New Roman"/>
          <w:sz w:val="24"/>
          <w:szCs w:val="24"/>
        </w:rPr>
        <w:t xml:space="preserve"> </w:t>
      </w:r>
      <w:proofErr w:type="spellStart"/>
      <w:r w:rsidR="00FE1591" w:rsidRPr="009D61E6">
        <w:rPr>
          <w:rFonts w:ascii="Times New Roman" w:hAnsi="Times New Roman"/>
          <w:sz w:val="24"/>
          <w:szCs w:val="24"/>
        </w:rPr>
        <w:t>tốc</w:t>
      </w:r>
      <w:proofErr w:type="spellEnd"/>
      <w:r w:rsidR="00FE1591" w:rsidRPr="009D61E6">
        <w:rPr>
          <w:rFonts w:ascii="Times New Roman" w:hAnsi="Times New Roman"/>
          <w:sz w:val="24"/>
          <w:szCs w:val="24"/>
        </w:rPr>
        <w:t xml:space="preserve"> </w:t>
      </w:r>
      <w:proofErr w:type="spellStart"/>
      <w:r w:rsidR="00FE1591" w:rsidRPr="009D61E6">
        <w:rPr>
          <w:rFonts w:ascii="Times New Roman" w:hAnsi="Times New Roman"/>
          <w:sz w:val="24"/>
          <w:szCs w:val="24"/>
        </w:rPr>
        <w:t>độ</w:t>
      </w:r>
      <w:proofErr w:type="spellEnd"/>
      <w:r w:rsidR="00FE1591" w:rsidRPr="009D61E6">
        <w:rPr>
          <w:rFonts w:ascii="Times New Roman" w:hAnsi="Times New Roman"/>
          <w:sz w:val="24"/>
          <w:szCs w:val="24"/>
        </w:rPr>
        <w:t xml:space="preserve"> </w:t>
      </w:r>
      <w:proofErr w:type="spellStart"/>
      <w:r w:rsidR="00FE1591" w:rsidRPr="009D61E6">
        <w:rPr>
          <w:rFonts w:ascii="Times New Roman" w:hAnsi="Times New Roman"/>
          <w:sz w:val="24"/>
          <w:szCs w:val="24"/>
        </w:rPr>
        <w:t>tính</w:t>
      </w:r>
      <w:proofErr w:type="spellEnd"/>
      <w:r w:rsidR="00FE1591" w:rsidRPr="009D61E6">
        <w:rPr>
          <w:rFonts w:ascii="Times New Roman" w:hAnsi="Times New Roman"/>
          <w:sz w:val="24"/>
          <w:szCs w:val="24"/>
        </w:rPr>
        <w:t xml:space="preserve"> </w:t>
      </w:r>
      <w:proofErr w:type="spellStart"/>
      <w:r w:rsidR="00FE1591" w:rsidRPr="009D61E6">
        <w:rPr>
          <w:rFonts w:ascii="Times New Roman" w:hAnsi="Times New Roman"/>
          <w:sz w:val="24"/>
          <w:szCs w:val="24"/>
        </w:rPr>
        <w:t>toán</w:t>
      </w:r>
      <w:proofErr w:type="spellEnd"/>
      <w:r w:rsidR="00FE1591" w:rsidRPr="009D61E6">
        <w:rPr>
          <w:rFonts w:ascii="Times New Roman" w:hAnsi="Times New Roman"/>
          <w:sz w:val="24"/>
          <w:szCs w:val="24"/>
        </w:rPr>
        <w:t>.</w:t>
      </w:r>
    </w:p>
    <w:p w14:paraId="0A393C30" w14:textId="7ECAEA3B" w:rsidR="00FE1591" w:rsidRPr="00FE1591" w:rsidRDefault="009D5356" w:rsidP="005807A8">
      <w:pPr>
        <w:pStyle w:val="ListParagraph"/>
        <w:numPr>
          <w:ilvl w:val="0"/>
          <w:numId w:val="13"/>
        </w:numPr>
        <w:spacing w:after="0" w:line="360" w:lineRule="auto"/>
        <w:rPr>
          <w:rFonts w:ascii="Times New Roman" w:hAnsi="Times New Roman"/>
          <w:sz w:val="24"/>
          <w:szCs w:val="24"/>
        </w:rPr>
      </w:pPr>
      <w:r w:rsidRPr="009D5356">
        <w:rPr>
          <w:rFonts w:ascii="Times New Roman" w:hAnsi="Times New Roman"/>
          <w:sz w:val="24"/>
          <w:szCs w:val="24"/>
        </w:rPr>
        <w:t xml:space="preserve">Các </w:t>
      </w:r>
      <w:proofErr w:type="spellStart"/>
      <w:r w:rsidRPr="009D5356">
        <w:rPr>
          <w:rFonts w:ascii="Times New Roman" w:hAnsi="Times New Roman"/>
          <w:sz w:val="24"/>
          <w:szCs w:val="24"/>
        </w:rPr>
        <w:t>thuật</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toán</w:t>
      </w:r>
      <w:proofErr w:type="spellEnd"/>
      <w:r w:rsidRPr="009D5356">
        <w:rPr>
          <w:rFonts w:ascii="Times New Roman" w:hAnsi="Times New Roman"/>
          <w:sz w:val="24"/>
          <w:szCs w:val="24"/>
        </w:rPr>
        <w:t xml:space="preserve"> di </w:t>
      </w:r>
      <w:proofErr w:type="spellStart"/>
      <w:r w:rsidRPr="009D5356">
        <w:rPr>
          <w:rFonts w:ascii="Times New Roman" w:hAnsi="Times New Roman"/>
          <w:sz w:val="24"/>
          <w:szCs w:val="24"/>
        </w:rPr>
        <w:t>truyền</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hỗn</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loạn</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nhị</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phân</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gần</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đây</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đã</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cho</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thấy</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kết</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quả</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hứa</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hẹn</w:t>
      </w:r>
      <w:proofErr w:type="spellEnd"/>
      <w:r w:rsidRPr="009D5356">
        <w:rPr>
          <w:rFonts w:ascii="Times New Roman" w:hAnsi="Times New Roman"/>
          <w:sz w:val="24"/>
          <w:szCs w:val="24"/>
        </w:rPr>
        <w:t xml:space="preserve">. Trong </w:t>
      </w:r>
      <w:proofErr w:type="spellStart"/>
      <w:r w:rsidRPr="009D5356">
        <w:rPr>
          <w:rFonts w:ascii="Times New Roman" w:hAnsi="Times New Roman"/>
          <w:sz w:val="24"/>
          <w:szCs w:val="24"/>
        </w:rPr>
        <w:t>tương</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lai</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các</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kỹ</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thuật</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tối</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ưu</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hóa</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như</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vậy</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có</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thể</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được</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sử</w:t>
      </w:r>
      <w:proofErr w:type="spellEnd"/>
      <w:r w:rsidRPr="009D5356">
        <w:rPr>
          <w:rFonts w:ascii="Times New Roman" w:hAnsi="Times New Roman"/>
          <w:sz w:val="24"/>
          <w:szCs w:val="24"/>
        </w:rPr>
        <w:t xml:space="preserve"> </w:t>
      </w:r>
      <w:proofErr w:type="spellStart"/>
      <w:r w:rsidRPr="009D5356">
        <w:rPr>
          <w:rFonts w:ascii="Times New Roman" w:hAnsi="Times New Roman"/>
          <w:sz w:val="24"/>
          <w:szCs w:val="24"/>
        </w:rPr>
        <w:t>dụng</w:t>
      </w:r>
      <w:proofErr w:type="spellEnd"/>
      <w:r w:rsidRPr="009D5356">
        <w:rPr>
          <w:rFonts w:ascii="Times New Roman" w:hAnsi="Times New Roman"/>
          <w:sz w:val="24"/>
          <w:szCs w:val="24"/>
        </w:rPr>
        <w:t xml:space="preserve"> </w:t>
      </w:r>
      <w:proofErr w:type="spellStart"/>
      <w:r w:rsidR="00FE1591" w:rsidRPr="00FE1591">
        <w:rPr>
          <w:rFonts w:ascii="Times New Roman" w:hAnsi="Times New Roman"/>
          <w:sz w:val="24"/>
          <w:szCs w:val="24"/>
        </w:rPr>
        <w:t>để</w:t>
      </w:r>
      <w:proofErr w:type="spellEnd"/>
      <w:r w:rsidR="00FE1591" w:rsidRPr="00FE1591">
        <w:rPr>
          <w:rFonts w:ascii="Times New Roman" w:hAnsi="Times New Roman"/>
          <w:sz w:val="24"/>
          <w:szCs w:val="24"/>
        </w:rPr>
        <w:t xml:space="preserve"> </w:t>
      </w:r>
      <w:proofErr w:type="spellStart"/>
      <w:r w:rsidR="00FE1591" w:rsidRPr="00FE1591">
        <w:rPr>
          <w:rFonts w:ascii="Times New Roman" w:hAnsi="Times New Roman"/>
          <w:sz w:val="24"/>
          <w:szCs w:val="24"/>
        </w:rPr>
        <w:t>cải</w:t>
      </w:r>
      <w:proofErr w:type="spellEnd"/>
      <w:r w:rsidR="00FE1591" w:rsidRPr="00FE1591">
        <w:rPr>
          <w:rFonts w:ascii="Times New Roman" w:hAnsi="Times New Roman"/>
          <w:sz w:val="24"/>
          <w:szCs w:val="24"/>
        </w:rPr>
        <w:t xml:space="preserve"> </w:t>
      </w:r>
      <w:proofErr w:type="spellStart"/>
      <w:r w:rsidR="00FE1591" w:rsidRPr="00FE1591">
        <w:rPr>
          <w:rFonts w:ascii="Times New Roman" w:hAnsi="Times New Roman"/>
          <w:sz w:val="24"/>
          <w:szCs w:val="24"/>
        </w:rPr>
        <w:t>thiện</w:t>
      </w:r>
      <w:proofErr w:type="spellEnd"/>
      <w:r w:rsidR="00FE1591" w:rsidRPr="00FE1591">
        <w:rPr>
          <w:rFonts w:ascii="Times New Roman" w:hAnsi="Times New Roman"/>
          <w:sz w:val="24"/>
          <w:szCs w:val="24"/>
        </w:rPr>
        <w:t xml:space="preserve"> </w:t>
      </w:r>
      <w:proofErr w:type="spellStart"/>
      <w:r w:rsidR="00FE1591" w:rsidRPr="00FE1591">
        <w:rPr>
          <w:rFonts w:ascii="Times New Roman" w:hAnsi="Times New Roman"/>
          <w:sz w:val="24"/>
          <w:szCs w:val="24"/>
        </w:rPr>
        <w:t>hiệu</w:t>
      </w:r>
      <w:proofErr w:type="spellEnd"/>
      <w:r w:rsidR="00FE1591" w:rsidRPr="00FE1591">
        <w:rPr>
          <w:rFonts w:ascii="Times New Roman" w:hAnsi="Times New Roman"/>
          <w:sz w:val="24"/>
          <w:szCs w:val="24"/>
        </w:rPr>
        <w:t xml:space="preserve"> </w:t>
      </w:r>
      <w:proofErr w:type="spellStart"/>
      <w:r w:rsidR="00FE1591" w:rsidRPr="00FE1591">
        <w:rPr>
          <w:rFonts w:ascii="Times New Roman" w:hAnsi="Times New Roman"/>
          <w:sz w:val="24"/>
          <w:szCs w:val="24"/>
        </w:rPr>
        <w:t>suất</w:t>
      </w:r>
      <w:proofErr w:type="spellEnd"/>
      <w:r w:rsidR="00FE1591" w:rsidRPr="00FE1591">
        <w:rPr>
          <w:rFonts w:ascii="Times New Roman" w:hAnsi="Times New Roman"/>
          <w:sz w:val="24"/>
          <w:szCs w:val="24"/>
        </w:rPr>
        <w:t xml:space="preserve"> </w:t>
      </w:r>
      <w:proofErr w:type="spellStart"/>
      <w:r w:rsidR="00FE1591" w:rsidRPr="00FE1591">
        <w:rPr>
          <w:rFonts w:ascii="Times New Roman" w:hAnsi="Times New Roman"/>
          <w:sz w:val="24"/>
          <w:szCs w:val="24"/>
        </w:rPr>
        <w:t>tối</w:t>
      </w:r>
      <w:proofErr w:type="spellEnd"/>
      <w:r w:rsidR="00FE1591" w:rsidRPr="00FE1591">
        <w:rPr>
          <w:rFonts w:ascii="Times New Roman" w:hAnsi="Times New Roman"/>
          <w:sz w:val="24"/>
          <w:szCs w:val="24"/>
        </w:rPr>
        <w:t xml:space="preserve"> </w:t>
      </w:r>
      <w:proofErr w:type="spellStart"/>
      <w:r w:rsidR="00FE1591" w:rsidRPr="00FE1591">
        <w:rPr>
          <w:rFonts w:ascii="Times New Roman" w:hAnsi="Times New Roman" w:hint="eastAsia"/>
          <w:sz w:val="24"/>
          <w:szCs w:val="24"/>
        </w:rPr>
        <w:t>ư</w:t>
      </w:r>
      <w:r w:rsidR="00FE1591" w:rsidRPr="00FE1591">
        <w:rPr>
          <w:rFonts w:ascii="Times New Roman" w:hAnsi="Times New Roman"/>
          <w:sz w:val="24"/>
          <w:szCs w:val="24"/>
        </w:rPr>
        <w:t>u</w:t>
      </w:r>
      <w:proofErr w:type="spellEnd"/>
      <w:r w:rsidR="00FE1591" w:rsidRPr="00FE1591">
        <w:rPr>
          <w:rFonts w:ascii="Times New Roman" w:hAnsi="Times New Roman"/>
          <w:sz w:val="24"/>
          <w:szCs w:val="24"/>
        </w:rPr>
        <w:t xml:space="preserve"> </w:t>
      </w:r>
      <w:proofErr w:type="spellStart"/>
      <w:r w:rsidR="00FE1591" w:rsidRPr="00FE1591">
        <w:rPr>
          <w:rFonts w:ascii="Times New Roman" w:hAnsi="Times New Roman"/>
          <w:sz w:val="24"/>
          <w:szCs w:val="24"/>
        </w:rPr>
        <w:t>hóa</w:t>
      </w:r>
      <w:proofErr w:type="spellEnd"/>
      <w:r w:rsidR="00FE1591" w:rsidRPr="00FE1591">
        <w:rPr>
          <w:rFonts w:ascii="Times New Roman" w:hAnsi="Times New Roman"/>
          <w:sz w:val="24"/>
          <w:szCs w:val="24"/>
        </w:rPr>
        <w:t>.</w:t>
      </w:r>
    </w:p>
    <w:p w14:paraId="2BD1ACCD" w14:textId="50C6BC74" w:rsidR="00FE1591" w:rsidRDefault="00FE1591" w:rsidP="005807A8">
      <w:pPr>
        <w:pStyle w:val="ListParagraph"/>
        <w:numPr>
          <w:ilvl w:val="0"/>
          <w:numId w:val="13"/>
        </w:numPr>
        <w:spacing w:after="0" w:line="360" w:lineRule="auto"/>
        <w:rPr>
          <w:rFonts w:ascii="Times New Roman" w:hAnsi="Times New Roman"/>
          <w:sz w:val="24"/>
          <w:szCs w:val="24"/>
        </w:rPr>
      </w:pPr>
      <w:proofErr w:type="spellStart"/>
      <w:r w:rsidRPr="00FE1591">
        <w:rPr>
          <w:rFonts w:ascii="Times New Roman" w:hAnsi="Times New Roman"/>
          <w:sz w:val="24"/>
          <w:szCs w:val="24"/>
        </w:rPr>
        <w:t>Nghiên</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cứu</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về</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việc</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sử</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dụng</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ph</w:t>
      </w:r>
      <w:r w:rsidRPr="00FE1591">
        <w:rPr>
          <w:rFonts w:ascii="Times New Roman" w:hAnsi="Times New Roman" w:hint="eastAsia"/>
          <w:sz w:val="24"/>
          <w:szCs w:val="24"/>
        </w:rPr>
        <w:t>ươ</w:t>
      </w:r>
      <w:r w:rsidRPr="00FE1591">
        <w:rPr>
          <w:rFonts w:ascii="Times New Roman" w:hAnsi="Times New Roman"/>
          <w:sz w:val="24"/>
          <w:szCs w:val="24"/>
        </w:rPr>
        <w:t>ng</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pháp</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học</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không</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giám</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sát</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nh</w:t>
      </w:r>
      <w:r w:rsidRPr="00FE1591">
        <w:rPr>
          <w:rFonts w:ascii="Times New Roman" w:hAnsi="Times New Roman" w:hint="eastAsia"/>
          <w:sz w:val="24"/>
          <w:szCs w:val="24"/>
        </w:rPr>
        <w:t>ư</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phân</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cụm</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để</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tự</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động</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hóa</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việc</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phát</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hiện</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các</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loại</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tấn</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công</w:t>
      </w:r>
      <w:proofErr w:type="spellEnd"/>
      <w:r w:rsidRPr="00FE1591">
        <w:rPr>
          <w:rFonts w:ascii="Times New Roman" w:hAnsi="Times New Roman"/>
          <w:sz w:val="24"/>
          <w:szCs w:val="24"/>
        </w:rPr>
        <w:t xml:space="preserve"> </w:t>
      </w:r>
      <w:proofErr w:type="spellStart"/>
      <w:r w:rsidRPr="00FE1591">
        <w:rPr>
          <w:rFonts w:ascii="Times New Roman" w:hAnsi="Times New Roman"/>
          <w:sz w:val="24"/>
          <w:szCs w:val="24"/>
        </w:rPr>
        <w:t>mới</w:t>
      </w:r>
      <w:proofErr w:type="spellEnd"/>
      <w:r w:rsidRPr="00FE1591">
        <w:rPr>
          <w:rFonts w:ascii="Times New Roman" w:hAnsi="Times New Roman"/>
          <w:sz w:val="24"/>
          <w:szCs w:val="24"/>
        </w:rPr>
        <w:t>.</w:t>
      </w:r>
    </w:p>
    <w:p w14:paraId="7369D860" w14:textId="77777777" w:rsidR="00723FA8" w:rsidRDefault="00723FA8" w:rsidP="00194FDD">
      <w:pPr>
        <w:spacing w:after="0" w:line="360" w:lineRule="auto"/>
        <w:rPr>
          <w:rFonts w:ascii="Times New Roman" w:hAnsi="Times New Roman"/>
          <w:sz w:val="24"/>
          <w:szCs w:val="24"/>
        </w:rPr>
      </w:pPr>
    </w:p>
    <w:p w14:paraId="61D21F02" w14:textId="77777777" w:rsidR="00173AA2" w:rsidRDefault="00173AA2">
      <w:pPr>
        <w:spacing w:after="0"/>
        <w:rPr>
          <w:rFonts w:ascii="Times New Roman" w:hAnsi="Times New Roman"/>
          <w:b/>
          <w:bCs/>
          <w:sz w:val="36"/>
          <w:szCs w:val="36"/>
        </w:rPr>
      </w:pPr>
      <w:r>
        <w:rPr>
          <w:rFonts w:ascii="Times New Roman" w:hAnsi="Times New Roman"/>
          <w:b/>
          <w:bCs/>
          <w:sz w:val="36"/>
          <w:szCs w:val="36"/>
        </w:rPr>
        <w:br w:type="page"/>
      </w:r>
    </w:p>
    <w:p w14:paraId="04AE7DE3" w14:textId="7CB25E21" w:rsidR="004D0D4A" w:rsidRDefault="5F7182CD" w:rsidP="00194FDD">
      <w:pPr>
        <w:spacing w:after="0" w:line="360" w:lineRule="auto"/>
        <w:rPr>
          <w:rFonts w:ascii="Times New Roman" w:hAnsi="Times New Roman"/>
          <w:b/>
          <w:sz w:val="36"/>
          <w:szCs w:val="36"/>
        </w:rPr>
      </w:pPr>
      <w:proofErr w:type="spellStart"/>
      <w:r w:rsidRPr="00723FA8">
        <w:rPr>
          <w:rFonts w:ascii="Times New Roman" w:hAnsi="Times New Roman"/>
          <w:b/>
          <w:bCs/>
          <w:sz w:val="36"/>
          <w:szCs w:val="36"/>
        </w:rPr>
        <w:t>Mở</w:t>
      </w:r>
      <w:proofErr w:type="spellEnd"/>
      <w:r w:rsidRPr="00723FA8">
        <w:rPr>
          <w:rFonts w:ascii="Times New Roman" w:hAnsi="Times New Roman"/>
          <w:b/>
          <w:bCs/>
          <w:sz w:val="36"/>
          <w:szCs w:val="36"/>
        </w:rPr>
        <w:t xml:space="preserve"> </w:t>
      </w:r>
      <w:proofErr w:type="spellStart"/>
      <w:r w:rsidRPr="00723FA8">
        <w:rPr>
          <w:rFonts w:ascii="Times New Roman" w:hAnsi="Times New Roman"/>
          <w:b/>
          <w:bCs/>
          <w:sz w:val="36"/>
          <w:szCs w:val="36"/>
        </w:rPr>
        <w:t>rộng</w:t>
      </w:r>
      <w:proofErr w:type="spellEnd"/>
      <w:r w:rsidRPr="00723FA8">
        <w:rPr>
          <w:rFonts w:ascii="Times New Roman" w:hAnsi="Times New Roman"/>
          <w:b/>
          <w:bCs/>
          <w:sz w:val="36"/>
          <w:szCs w:val="36"/>
        </w:rPr>
        <w:t xml:space="preserve"> </w:t>
      </w:r>
    </w:p>
    <w:p w14:paraId="41F79A4B" w14:textId="49E772CA" w:rsidR="5F7182CD" w:rsidRPr="00173AA2" w:rsidRDefault="2CB93D82" w:rsidP="00173AA2">
      <w:pPr>
        <w:spacing w:after="0"/>
        <w:rPr>
          <w:rFonts w:ascii="Times New Roman" w:hAnsi="Times New Roman"/>
          <w:b/>
          <w:bCs/>
          <w:sz w:val="36"/>
          <w:szCs w:val="36"/>
        </w:rPr>
      </w:pPr>
      <w:proofErr w:type="spellStart"/>
      <w:r w:rsidRPr="2CB93D82">
        <w:rPr>
          <w:rFonts w:ascii="Times New Roman" w:hAnsi="Times New Roman"/>
          <w:sz w:val="24"/>
          <w:szCs w:val="24"/>
        </w:rPr>
        <w:t>Câu</w:t>
      </w:r>
      <w:proofErr w:type="spellEnd"/>
      <w:r w:rsidRPr="2CB93D82">
        <w:rPr>
          <w:rFonts w:ascii="Times New Roman" w:hAnsi="Times New Roman"/>
          <w:sz w:val="24"/>
          <w:szCs w:val="24"/>
        </w:rPr>
        <w:t xml:space="preserve"> </w:t>
      </w:r>
      <w:proofErr w:type="spellStart"/>
      <w:r w:rsidRPr="2CB93D82">
        <w:rPr>
          <w:rFonts w:ascii="Times New Roman" w:hAnsi="Times New Roman"/>
          <w:sz w:val="24"/>
          <w:szCs w:val="24"/>
        </w:rPr>
        <w:t>hỏi</w:t>
      </w:r>
      <w:proofErr w:type="spellEnd"/>
      <w:r w:rsidRPr="2CB93D82">
        <w:rPr>
          <w:rFonts w:ascii="Times New Roman" w:hAnsi="Times New Roman"/>
          <w:sz w:val="24"/>
          <w:szCs w:val="24"/>
        </w:rPr>
        <w:t xml:space="preserve">: </w:t>
      </w:r>
      <w:proofErr w:type="spellStart"/>
      <w:r w:rsidR="005A01EE" w:rsidRPr="005A01EE">
        <w:rPr>
          <w:rFonts w:ascii="Times New Roman" w:hAnsi="Times New Roman"/>
          <w:sz w:val="24"/>
          <w:szCs w:val="24"/>
        </w:rPr>
        <w:t>Có</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thể</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điều</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chỉnh</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số</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l</w:t>
      </w:r>
      <w:r w:rsidR="005A01EE" w:rsidRPr="005A01EE">
        <w:rPr>
          <w:rFonts w:ascii="Times New Roman" w:hAnsi="Times New Roman" w:hint="eastAsia"/>
          <w:sz w:val="24"/>
          <w:szCs w:val="24"/>
        </w:rPr>
        <w:t>ư</w:t>
      </w:r>
      <w:r w:rsidR="005A01EE" w:rsidRPr="005A01EE">
        <w:rPr>
          <w:rFonts w:ascii="Times New Roman" w:hAnsi="Times New Roman"/>
          <w:sz w:val="24"/>
          <w:szCs w:val="24"/>
        </w:rPr>
        <w:t>ợng</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đặc</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tr</w:t>
      </w:r>
      <w:r w:rsidR="005A01EE" w:rsidRPr="005A01EE">
        <w:rPr>
          <w:rFonts w:ascii="Times New Roman" w:hAnsi="Times New Roman" w:hint="eastAsia"/>
          <w:sz w:val="24"/>
          <w:szCs w:val="24"/>
        </w:rPr>
        <w:t>ư</w:t>
      </w:r>
      <w:r w:rsidR="005A01EE" w:rsidRPr="005A01EE">
        <w:rPr>
          <w:rFonts w:ascii="Times New Roman" w:hAnsi="Times New Roman"/>
          <w:sz w:val="24"/>
          <w:szCs w:val="24"/>
        </w:rPr>
        <w:t>ng</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đầu</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ra</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của</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thuật</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toán</w:t>
      </w:r>
      <w:proofErr w:type="spellEnd"/>
      <w:r w:rsidR="005A01EE" w:rsidRPr="005A01EE">
        <w:rPr>
          <w:rFonts w:ascii="Times New Roman" w:hAnsi="Times New Roman"/>
          <w:sz w:val="24"/>
          <w:szCs w:val="24"/>
        </w:rPr>
        <w:t xml:space="preserve"> GA </w:t>
      </w:r>
      <w:proofErr w:type="spellStart"/>
      <w:r w:rsidR="005A01EE" w:rsidRPr="005A01EE">
        <w:rPr>
          <w:rFonts w:ascii="Times New Roman" w:hAnsi="Times New Roman"/>
          <w:sz w:val="24"/>
          <w:szCs w:val="24"/>
        </w:rPr>
        <w:t>thông</w:t>
      </w:r>
      <w:proofErr w:type="spellEnd"/>
      <w:r w:rsidR="005A01EE" w:rsidRPr="005A01EE">
        <w:rPr>
          <w:rFonts w:ascii="Times New Roman" w:hAnsi="Times New Roman"/>
          <w:sz w:val="24"/>
          <w:szCs w:val="24"/>
        </w:rPr>
        <w:t xml:space="preserve"> qua </w:t>
      </w:r>
      <w:proofErr w:type="spellStart"/>
      <w:r w:rsidR="005A01EE" w:rsidRPr="005A01EE">
        <w:rPr>
          <w:rFonts w:ascii="Times New Roman" w:hAnsi="Times New Roman"/>
          <w:sz w:val="24"/>
          <w:szCs w:val="24"/>
        </w:rPr>
        <w:t>việc</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cấu</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hình</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các</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tham</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số</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trong</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quá</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trình</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thực</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thi</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thuật</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toán</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đặc</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biệt</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là</w:t>
      </w:r>
      <w:proofErr w:type="spellEnd"/>
      <w:r w:rsidR="005A01EE" w:rsidRPr="005A01EE">
        <w:rPr>
          <w:rFonts w:ascii="Times New Roman" w:hAnsi="Times New Roman"/>
          <w:sz w:val="24"/>
          <w:szCs w:val="24"/>
        </w:rPr>
        <w:t xml:space="preserve"> ở </w:t>
      </w:r>
      <w:proofErr w:type="spellStart"/>
      <w:r w:rsidR="005A01EE" w:rsidRPr="005A01EE">
        <w:rPr>
          <w:rFonts w:ascii="Times New Roman" w:hAnsi="Times New Roman"/>
          <w:sz w:val="24"/>
          <w:szCs w:val="24"/>
        </w:rPr>
        <w:t>b</w:t>
      </w:r>
      <w:r w:rsidR="005A01EE" w:rsidRPr="005A01EE">
        <w:rPr>
          <w:rFonts w:ascii="Times New Roman" w:hAnsi="Times New Roman" w:hint="eastAsia"/>
          <w:sz w:val="24"/>
          <w:szCs w:val="24"/>
        </w:rPr>
        <w:t>ư</w:t>
      </w:r>
      <w:r w:rsidR="005A01EE" w:rsidRPr="005A01EE">
        <w:rPr>
          <w:rFonts w:ascii="Times New Roman" w:hAnsi="Times New Roman"/>
          <w:sz w:val="24"/>
          <w:szCs w:val="24"/>
        </w:rPr>
        <w:t>ớc</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tạo</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quần</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thể</w:t>
      </w:r>
      <w:proofErr w:type="spellEnd"/>
      <w:r w:rsidR="005A01EE" w:rsidRPr="005A01EE">
        <w:rPr>
          <w:rFonts w:ascii="Times New Roman" w:hAnsi="Times New Roman"/>
          <w:sz w:val="24"/>
          <w:szCs w:val="24"/>
        </w:rPr>
        <w:t xml:space="preserve"> ban </w:t>
      </w:r>
      <w:proofErr w:type="spellStart"/>
      <w:r w:rsidR="005A01EE" w:rsidRPr="005A01EE">
        <w:rPr>
          <w:rFonts w:ascii="Times New Roman" w:hAnsi="Times New Roman"/>
          <w:sz w:val="24"/>
          <w:szCs w:val="24"/>
        </w:rPr>
        <w:t>đầu</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và</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quá</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trình</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chọn</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lọc</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đặc</w:t>
      </w:r>
      <w:proofErr w:type="spellEnd"/>
      <w:r w:rsidR="005A01EE" w:rsidRPr="005A01EE">
        <w:rPr>
          <w:rFonts w:ascii="Times New Roman" w:hAnsi="Times New Roman"/>
          <w:sz w:val="24"/>
          <w:szCs w:val="24"/>
        </w:rPr>
        <w:t xml:space="preserve"> </w:t>
      </w:r>
      <w:proofErr w:type="spellStart"/>
      <w:r w:rsidR="005A01EE" w:rsidRPr="005A01EE">
        <w:rPr>
          <w:rFonts w:ascii="Times New Roman" w:hAnsi="Times New Roman"/>
          <w:sz w:val="24"/>
          <w:szCs w:val="24"/>
        </w:rPr>
        <w:t>tr</w:t>
      </w:r>
      <w:r w:rsidR="005A01EE" w:rsidRPr="005A01EE">
        <w:rPr>
          <w:rFonts w:ascii="Times New Roman" w:hAnsi="Times New Roman" w:hint="eastAsia"/>
          <w:sz w:val="24"/>
          <w:szCs w:val="24"/>
        </w:rPr>
        <w:t>ư</w:t>
      </w:r>
      <w:r w:rsidR="005A01EE" w:rsidRPr="005A01EE">
        <w:rPr>
          <w:rFonts w:ascii="Times New Roman" w:hAnsi="Times New Roman"/>
          <w:sz w:val="24"/>
          <w:szCs w:val="24"/>
        </w:rPr>
        <w:t>ng</w:t>
      </w:r>
      <w:proofErr w:type="spellEnd"/>
      <w:r w:rsidR="005A01EE" w:rsidRPr="005A01EE">
        <w:rPr>
          <w:rFonts w:ascii="Times New Roman" w:hAnsi="Times New Roman"/>
          <w:sz w:val="24"/>
          <w:szCs w:val="24"/>
        </w:rPr>
        <w:t>.</w:t>
      </w:r>
    </w:p>
    <w:p w14:paraId="7FE8208C" w14:textId="0942AC4D" w:rsidR="005A01EE" w:rsidRDefault="0014029D" w:rsidP="5F7182CD">
      <w:pPr>
        <w:spacing w:after="0" w:line="360" w:lineRule="auto"/>
        <w:rPr>
          <w:rFonts w:ascii="Times New Roman" w:hAnsi="Times New Roman"/>
          <w:sz w:val="24"/>
          <w:szCs w:val="24"/>
        </w:rPr>
      </w:pPr>
      <w:proofErr w:type="spellStart"/>
      <w:r>
        <w:rPr>
          <w:rFonts w:ascii="Times New Roman" w:hAnsi="Times New Roman"/>
          <w:sz w:val="24"/>
          <w:szCs w:val="24"/>
        </w:rPr>
        <w:t>Trả</w:t>
      </w:r>
      <w:proofErr w:type="spellEnd"/>
      <w:r>
        <w:rPr>
          <w:rFonts w:ascii="Times New Roman" w:hAnsi="Times New Roman"/>
          <w:sz w:val="24"/>
          <w:szCs w:val="24"/>
        </w:rPr>
        <w:t xml:space="preserve"> </w:t>
      </w:r>
      <w:proofErr w:type="spellStart"/>
      <w:r>
        <w:rPr>
          <w:rFonts w:ascii="Times New Roman" w:hAnsi="Times New Roman"/>
          <w:sz w:val="24"/>
          <w:szCs w:val="24"/>
        </w:rPr>
        <w:t>lời</w:t>
      </w:r>
      <w:proofErr w:type="spellEnd"/>
    </w:p>
    <w:p w14:paraId="6DA4AF26" w14:textId="77777777" w:rsidR="0014029D" w:rsidRPr="0014029D" w:rsidRDefault="0014029D" w:rsidP="0014029D">
      <w:pPr>
        <w:spacing w:after="0" w:line="360" w:lineRule="auto"/>
        <w:rPr>
          <w:rFonts w:ascii="Times New Roman" w:hAnsi="Times New Roman"/>
          <w:sz w:val="24"/>
          <w:szCs w:val="24"/>
        </w:rPr>
      </w:pPr>
      <w:r w:rsidRPr="0014029D">
        <w:rPr>
          <w:rFonts w:ascii="Times New Roman" w:hAnsi="Times New Roman"/>
          <w:sz w:val="24"/>
          <w:szCs w:val="24"/>
        </w:rPr>
        <w:t xml:space="preserve">Trong </w:t>
      </w:r>
      <w:proofErr w:type="spellStart"/>
      <w:r w:rsidRPr="0014029D">
        <w:rPr>
          <w:rFonts w:ascii="Times New Roman" w:hAnsi="Times New Roman"/>
          <w:sz w:val="24"/>
          <w:szCs w:val="24"/>
        </w:rPr>
        <w:t>tài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liệu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quá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trình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của</w:t>
      </w:r>
      <w:proofErr w:type="spellEnd"/>
      <w:r w:rsidRPr="0014029D">
        <w:rPr>
          <w:rFonts w:ascii="Times New Roman" w:hAnsi="Times New Roman"/>
          <w:sz w:val="24"/>
          <w:szCs w:val="24"/>
        </w:rPr>
        <w:t xml:space="preserve"> GA </w:t>
      </w:r>
      <w:proofErr w:type="spellStart"/>
      <w:r w:rsidRPr="0014029D">
        <w:rPr>
          <w:rFonts w:ascii="Times New Roman" w:hAnsi="Times New Roman"/>
          <w:sz w:val="24"/>
          <w:szCs w:val="24"/>
        </w:rPr>
        <w:t>đ</w:t>
      </w:r>
      <w:r w:rsidRPr="0014029D">
        <w:rPr>
          <w:rFonts w:ascii="Times New Roman" w:hAnsi="Times New Roman" w:hint="eastAsia"/>
          <w:sz w:val="24"/>
          <w:szCs w:val="24"/>
        </w:rPr>
        <w:t>ư</w:t>
      </w:r>
      <w:r w:rsidRPr="0014029D">
        <w:rPr>
          <w:rFonts w:ascii="Times New Roman" w:hAnsi="Times New Roman"/>
          <w:sz w:val="24"/>
          <w:szCs w:val="24"/>
        </w:rPr>
        <w:t>ợc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mô</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tả</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rõ</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ràng</w:t>
      </w:r>
      <w:proofErr w:type="spellEnd"/>
      <w:r w:rsidRPr="0014029D">
        <w:rPr>
          <w:rFonts w:ascii="Times New Roman" w:hAnsi="Times New Roman"/>
          <w:sz w:val="24"/>
          <w:szCs w:val="24"/>
        </w:rPr>
        <w:t xml:space="preserve"> bao </w:t>
      </w:r>
      <w:proofErr w:type="spellStart"/>
      <w:r w:rsidRPr="0014029D">
        <w:rPr>
          <w:rFonts w:ascii="Times New Roman" w:hAnsi="Times New Roman"/>
          <w:sz w:val="24"/>
          <w:szCs w:val="24"/>
        </w:rPr>
        <w:t>gồm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các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b</w:t>
      </w:r>
      <w:r w:rsidRPr="0014029D">
        <w:rPr>
          <w:rFonts w:ascii="Times New Roman" w:hAnsi="Times New Roman" w:hint="eastAsia"/>
          <w:sz w:val="24"/>
          <w:szCs w:val="24"/>
        </w:rPr>
        <w:t>ư</w:t>
      </w:r>
      <w:r w:rsidRPr="0014029D">
        <w:rPr>
          <w:rFonts w:ascii="Times New Roman" w:hAnsi="Times New Roman"/>
          <w:sz w:val="24"/>
          <w:szCs w:val="24"/>
        </w:rPr>
        <w:t>ớc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tạo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quần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ban </w:t>
      </w:r>
      <w:proofErr w:type="spellStart"/>
      <w:r w:rsidRPr="0014029D">
        <w:rPr>
          <w:rFonts w:ascii="Times New Roman" w:hAnsi="Times New Roman"/>
          <w:sz w:val="24"/>
          <w:szCs w:val="24"/>
        </w:rPr>
        <w:t>đầu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hàm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đánh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giá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độ</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thích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nghi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chiến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chọn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lọc</w:t>
      </w:r>
      <w:proofErr w:type="spellEnd"/>
      <w:r w:rsidRPr="0014029D">
        <w:rPr>
          <w:rFonts w:ascii="Times New Roman" w:hAnsi="Times New Roman"/>
          <w:sz w:val="24"/>
          <w:szCs w:val="24"/>
        </w:rPr>
        <w:t xml:space="preserve"> cha </w:t>
      </w:r>
      <w:proofErr w:type="spellStart"/>
      <w:r w:rsidRPr="0014029D">
        <w:rPr>
          <w:rFonts w:ascii="Times New Roman" w:hAnsi="Times New Roman"/>
          <w:sz w:val="24"/>
          <w:szCs w:val="24"/>
        </w:rPr>
        <w:t>mẹ</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lai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ghép</w:t>
      </w:r>
      <w:proofErr w:type="spellEnd"/>
      <w:r w:rsidRPr="0014029D">
        <w:rPr>
          <w:rFonts w:ascii="Times New Roman" w:hAnsi="Times New Roman"/>
          <w:sz w:val="24"/>
          <w:szCs w:val="24"/>
        </w:rPr>
        <w:t xml:space="preserve"> (crossover), </w:t>
      </w:r>
      <w:proofErr w:type="spellStart"/>
      <w:r w:rsidRPr="0014029D">
        <w:rPr>
          <w:rFonts w:ascii="Times New Roman" w:hAnsi="Times New Roman"/>
          <w:sz w:val="24"/>
          <w:szCs w:val="24"/>
        </w:rPr>
        <w:t>đột</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biến</w:t>
      </w:r>
      <w:proofErr w:type="spellEnd"/>
      <w:r w:rsidRPr="0014029D">
        <w:rPr>
          <w:rFonts w:ascii="Times New Roman" w:hAnsi="Times New Roman"/>
          <w:sz w:val="24"/>
          <w:szCs w:val="24"/>
        </w:rPr>
        <w:t xml:space="preserve"> (mutation), </w:t>
      </w:r>
      <w:proofErr w:type="spellStart"/>
      <w:r w:rsidRPr="0014029D">
        <w:rPr>
          <w:rFonts w:ascii="Times New Roman" w:hAnsi="Times New Roman"/>
          <w:sz w:val="24"/>
          <w:szCs w:val="24"/>
        </w:rPr>
        <w:t>và</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tạo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ra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thế</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hệ</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tiếp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theo</w:t>
      </w:r>
      <w:proofErr w:type="spellEnd"/>
      <w:r w:rsidRPr="0014029D">
        <w:rPr>
          <w:rFonts w:ascii="Times New Roman" w:hAnsi="Times New Roman"/>
          <w:sz w:val="24"/>
          <w:szCs w:val="24"/>
        </w:rPr>
        <w:t>​​.</w:t>
      </w:r>
    </w:p>
    <w:p w14:paraId="61E037BE" w14:textId="77777777" w:rsidR="0014029D" w:rsidRPr="0014029D" w:rsidRDefault="0014029D" w:rsidP="0014029D">
      <w:pPr>
        <w:spacing w:after="0" w:line="360" w:lineRule="auto"/>
        <w:rPr>
          <w:rFonts w:ascii="Times New Roman" w:hAnsi="Times New Roman"/>
          <w:sz w:val="24"/>
          <w:szCs w:val="24"/>
        </w:rPr>
      </w:pPr>
      <w:r w:rsidRPr="0014029D">
        <w:rPr>
          <w:rFonts w:ascii="Times New Roman" w:hAnsi="Times New Roman"/>
          <w:sz w:val="24"/>
          <w:szCs w:val="24"/>
        </w:rPr>
        <w:t xml:space="preserve">1. </w:t>
      </w:r>
      <w:proofErr w:type="spellStart"/>
      <w:r w:rsidRPr="0014029D">
        <w:rPr>
          <w:rFonts w:ascii="Times New Roman" w:hAnsi="Times New Roman"/>
          <w:sz w:val="24"/>
          <w:szCs w:val="24"/>
        </w:rPr>
        <w:t>Tạo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quần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ban </w:t>
      </w:r>
      <w:proofErr w:type="spellStart"/>
      <w:r w:rsidRPr="0014029D">
        <w:rPr>
          <w:rFonts w:ascii="Times New Roman" w:hAnsi="Times New Roman"/>
          <w:sz w:val="24"/>
          <w:szCs w:val="24"/>
        </w:rPr>
        <w:t>đầu</w:t>
      </w:r>
      <w:proofErr w:type="spellEnd"/>
      <w:r w:rsidRPr="0014029D">
        <w:rPr>
          <w:rFonts w:ascii="Times New Roman" w:hAnsi="Times New Roman"/>
          <w:sz w:val="24"/>
          <w:szCs w:val="24"/>
        </w:rPr>
        <w:t xml:space="preserve"> (Initial Population): Ban </w:t>
      </w:r>
      <w:proofErr w:type="spellStart"/>
      <w:r w:rsidRPr="0014029D">
        <w:rPr>
          <w:rFonts w:ascii="Times New Roman" w:hAnsi="Times New Roman"/>
          <w:sz w:val="24"/>
          <w:szCs w:val="24"/>
        </w:rPr>
        <w:t>đầu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các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nhiễm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sắc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(chromosome) </w:t>
      </w:r>
      <w:proofErr w:type="spellStart"/>
      <w:r w:rsidRPr="0014029D">
        <w:rPr>
          <w:rFonts w:ascii="Times New Roman" w:hAnsi="Times New Roman"/>
          <w:sz w:val="24"/>
          <w:szCs w:val="24"/>
        </w:rPr>
        <w:t>đ</w:t>
      </w:r>
      <w:r w:rsidRPr="0014029D">
        <w:rPr>
          <w:rFonts w:ascii="Times New Roman" w:hAnsi="Times New Roman" w:hint="eastAsia"/>
          <w:sz w:val="24"/>
          <w:szCs w:val="24"/>
        </w:rPr>
        <w:t>ư</w:t>
      </w:r>
      <w:r w:rsidRPr="0014029D">
        <w:rPr>
          <w:rFonts w:ascii="Times New Roman" w:hAnsi="Times New Roman"/>
          <w:sz w:val="24"/>
          <w:szCs w:val="24"/>
        </w:rPr>
        <w:t>ợc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tạo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ngẫu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nhiên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mỗi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nhiễm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sắc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đại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diện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một</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giải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pháp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vấn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đề</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chọn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lọc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Mỗi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nhiễm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sắc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chứa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các</w:t>
      </w:r>
      <w:proofErr w:type="spellEnd"/>
      <w:r w:rsidRPr="0014029D">
        <w:rPr>
          <w:rFonts w:ascii="Times New Roman" w:hAnsi="Times New Roman"/>
          <w:sz w:val="24"/>
          <w:szCs w:val="24"/>
        </w:rPr>
        <w:t xml:space="preserve"> gene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w:t>
      </w:r>
      <w:r w:rsidRPr="0014029D">
        <w:rPr>
          <w:rFonts w:ascii="Times New Roman" w:hAnsi="Times New Roman" w:hint="eastAsia"/>
          <w:sz w:val="24"/>
          <w:szCs w:val="24"/>
        </w:rPr>
        <w:t>ư</w:t>
      </w:r>
      <w:r w:rsidRPr="0014029D">
        <w:rPr>
          <w:rFonts w:ascii="Times New Roman" w:hAnsi="Times New Roman"/>
          <w:sz w:val="24"/>
          <w:szCs w:val="24"/>
        </w:rPr>
        <w:t>ợc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chọn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ngẫu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nhiên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từ</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tập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dữ</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liệu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gốc</w:t>
      </w:r>
      <w:proofErr w:type="spellEnd"/>
      <w:r w:rsidRPr="0014029D">
        <w:rPr>
          <w:rFonts w:ascii="Times New Roman" w:hAnsi="Times New Roman"/>
          <w:sz w:val="24"/>
          <w:szCs w:val="24"/>
        </w:rPr>
        <w:t>​​.</w:t>
      </w:r>
    </w:p>
    <w:p w14:paraId="71C76670" w14:textId="77777777" w:rsidR="0014029D" w:rsidRPr="0014029D" w:rsidRDefault="0014029D" w:rsidP="0014029D">
      <w:pPr>
        <w:spacing w:after="0" w:line="360" w:lineRule="auto"/>
        <w:rPr>
          <w:rFonts w:ascii="Times New Roman" w:hAnsi="Times New Roman"/>
          <w:sz w:val="24"/>
          <w:szCs w:val="24"/>
        </w:rPr>
      </w:pPr>
      <w:r w:rsidRPr="0014029D">
        <w:rPr>
          <w:rFonts w:ascii="Times New Roman" w:hAnsi="Times New Roman"/>
          <w:sz w:val="24"/>
          <w:szCs w:val="24"/>
        </w:rPr>
        <w:t xml:space="preserve">2. </w:t>
      </w:r>
      <w:proofErr w:type="spellStart"/>
      <w:r w:rsidRPr="0014029D">
        <w:rPr>
          <w:rFonts w:ascii="Times New Roman" w:hAnsi="Times New Roman"/>
          <w:sz w:val="24"/>
          <w:szCs w:val="24"/>
        </w:rPr>
        <w:t>Hàm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đánh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giá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độ</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thích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nghi</w:t>
      </w:r>
      <w:proofErr w:type="spellEnd"/>
      <w:r w:rsidRPr="0014029D">
        <w:rPr>
          <w:rFonts w:ascii="Times New Roman" w:hAnsi="Times New Roman"/>
          <w:sz w:val="24"/>
          <w:szCs w:val="24"/>
        </w:rPr>
        <w:t xml:space="preserve"> (Fitness Function): </w:t>
      </w:r>
      <w:proofErr w:type="spellStart"/>
      <w:r w:rsidRPr="0014029D">
        <w:rPr>
          <w:rFonts w:ascii="Times New Roman" w:hAnsi="Times New Roman"/>
          <w:sz w:val="24"/>
          <w:szCs w:val="24"/>
        </w:rPr>
        <w:t>Hàm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đánh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giá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độ</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thích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nghi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w:t>
      </w:r>
      <w:r w:rsidRPr="0014029D">
        <w:rPr>
          <w:rFonts w:ascii="Times New Roman" w:hAnsi="Times New Roman" w:hint="eastAsia"/>
          <w:sz w:val="24"/>
          <w:szCs w:val="24"/>
        </w:rPr>
        <w:t>ư</w:t>
      </w:r>
      <w:r w:rsidRPr="0014029D">
        <w:rPr>
          <w:rFonts w:ascii="Times New Roman" w:hAnsi="Times New Roman"/>
          <w:sz w:val="24"/>
          <w:szCs w:val="24"/>
        </w:rPr>
        <w:t>ợc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thiết</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kế</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tìm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ra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những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độ</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w:t>
      </w:r>
      <w:r w:rsidRPr="0014029D">
        <w:rPr>
          <w:rFonts w:ascii="Times New Roman" w:hAnsi="Times New Roman" w:hint="eastAsia"/>
          <w:sz w:val="24"/>
          <w:szCs w:val="24"/>
        </w:rPr>
        <w:t>ươ</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đồng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thấp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tức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là</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các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tính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dạng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cao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và</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đại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diện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phần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lớn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thông</w:t>
      </w:r>
      <w:proofErr w:type="spellEnd"/>
      <w:r w:rsidRPr="0014029D">
        <w:rPr>
          <w:rFonts w:ascii="Times New Roman" w:hAnsi="Times New Roman"/>
          <w:sz w:val="24"/>
          <w:szCs w:val="24"/>
        </w:rPr>
        <w:t xml:space="preserve"> tin </w:t>
      </w:r>
      <w:proofErr w:type="spellStart"/>
      <w:r w:rsidRPr="0014029D">
        <w:rPr>
          <w:rFonts w:ascii="Times New Roman" w:hAnsi="Times New Roman"/>
          <w:sz w:val="24"/>
          <w:szCs w:val="24"/>
        </w:rPr>
        <w:t>của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tập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dữ</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liệu</w:t>
      </w:r>
      <w:proofErr w:type="spellEnd"/>
      <w:r w:rsidRPr="0014029D">
        <w:rPr>
          <w:rFonts w:ascii="Times New Roman" w:hAnsi="Times New Roman"/>
          <w:sz w:val="24"/>
          <w:szCs w:val="24"/>
        </w:rPr>
        <w:t>​​.</w:t>
      </w:r>
    </w:p>
    <w:p w14:paraId="09B1BE8B" w14:textId="77777777" w:rsidR="0014029D" w:rsidRPr="0014029D" w:rsidRDefault="0014029D" w:rsidP="0014029D">
      <w:pPr>
        <w:spacing w:after="0" w:line="360" w:lineRule="auto"/>
        <w:rPr>
          <w:rFonts w:ascii="Times New Roman" w:hAnsi="Times New Roman"/>
          <w:sz w:val="24"/>
          <w:szCs w:val="24"/>
        </w:rPr>
      </w:pPr>
      <w:proofErr w:type="spellStart"/>
      <w:r w:rsidRPr="0014029D">
        <w:rPr>
          <w:rFonts w:ascii="Times New Roman" w:hAnsi="Times New Roman" w:hint="eastAsia"/>
          <w:sz w:val="24"/>
          <w:szCs w:val="24"/>
        </w:rPr>
        <w:t>Đ</w:t>
      </w:r>
      <w:r w:rsidRPr="0014029D">
        <w:rPr>
          <w:rFonts w:ascii="Times New Roman" w:hAnsi="Times New Roman"/>
          <w:sz w:val="24"/>
          <w:szCs w:val="24"/>
        </w:rPr>
        <w:t>iều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chỉnh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đầu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ra</w:t>
      </w:r>
      <w:proofErr w:type="spellEnd"/>
      <w:r w:rsidRPr="0014029D">
        <w:rPr>
          <w:rFonts w:ascii="Times New Roman" w:hAnsi="Times New Roman"/>
          <w:sz w:val="24"/>
          <w:szCs w:val="24"/>
        </w:rPr>
        <w:t>:</w:t>
      </w:r>
    </w:p>
    <w:p w14:paraId="02E784AF" w14:textId="77777777" w:rsidR="0014029D" w:rsidRPr="0014029D" w:rsidRDefault="0014029D" w:rsidP="0014029D">
      <w:pPr>
        <w:spacing w:after="0" w:line="360" w:lineRule="auto"/>
        <w:rPr>
          <w:rFonts w:ascii="Times New Roman" w:hAnsi="Times New Roman"/>
          <w:sz w:val="24"/>
          <w:szCs w:val="24"/>
        </w:rPr>
      </w:pPr>
      <w:proofErr w:type="spellStart"/>
      <w:r w:rsidRPr="0014029D">
        <w:rPr>
          <w:rFonts w:ascii="Times New Roman" w:hAnsi="Times New Roman" w:hint="eastAsia"/>
          <w:sz w:val="24"/>
          <w:szCs w:val="24"/>
        </w:rPr>
        <w:t>Đ</w:t>
      </w:r>
      <w:r w:rsidRPr="0014029D">
        <w:rPr>
          <w:rFonts w:ascii="Times New Roman" w:hAnsi="Times New Roman"/>
          <w:sz w:val="24"/>
          <w:szCs w:val="24"/>
        </w:rPr>
        <w:t>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ép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buộc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đầu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ra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thành</w:t>
      </w:r>
      <w:proofErr w:type="spellEnd"/>
      <w:r w:rsidRPr="0014029D">
        <w:rPr>
          <w:rFonts w:ascii="Times New Roman" w:hAnsi="Times New Roman"/>
          <w:sz w:val="24"/>
          <w:szCs w:val="24"/>
        </w:rPr>
        <w:t xml:space="preserve"> 20, ta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điều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chỉnh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các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yếu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sau</w:t>
      </w:r>
      <w:proofErr w:type="spellEnd"/>
      <w:r w:rsidRPr="0014029D">
        <w:rPr>
          <w:rFonts w:ascii="Times New Roman" w:hAnsi="Times New Roman"/>
          <w:sz w:val="24"/>
          <w:szCs w:val="24"/>
        </w:rPr>
        <w:t>:</w:t>
      </w:r>
    </w:p>
    <w:p w14:paraId="711F8FEF" w14:textId="7E52F7D9" w:rsidR="0014029D" w:rsidRPr="0014029D" w:rsidRDefault="0014029D" w:rsidP="0014029D">
      <w:pPr>
        <w:spacing w:after="0" w:line="360" w:lineRule="auto"/>
        <w:rPr>
          <w:rFonts w:ascii="Times New Roman" w:hAnsi="Times New Roman"/>
          <w:sz w:val="24"/>
          <w:szCs w:val="24"/>
        </w:rPr>
      </w:pPr>
      <w:proofErr w:type="spellStart"/>
      <w:r w:rsidRPr="0014029D">
        <w:rPr>
          <w:rFonts w:ascii="Times New Roman" w:hAnsi="Times New Roman"/>
          <w:sz w:val="24"/>
          <w:szCs w:val="24"/>
        </w:rPr>
        <w:t>Cấu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hình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trong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nhiễm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sắc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w:t>
      </w:r>
      <w:r w:rsidR="000D0CA8">
        <w:rPr>
          <w:rFonts w:ascii="Times New Roman" w:hAnsi="Times New Roman"/>
          <w:sz w:val="24"/>
          <w:szCs w:val="24"/>
        </w:rPr>
        <w:t xml:space="preserve"> </w:t>
      </w:r>
      <w:r w:rsidRPr="0014029D">
        <w:rPr>
          <w:rFonts w:ascii="Times New Roman" w:hAnsi="Times New Roman"/>
          <w:sz w:val="24"/>
          <w:szCs w:val="24"/>
        </w:rPr>
        <w:t xml:space="preserve">Trong </w:t>
      </w:r>
      <w:proofErr w:type="spellStart"/>
      <w:r w:rsidRPr="0014029D">
        <w:rPr>
          <w:rFonts w:ascii="Times New Roman" w:hAnsi="Times New Roman"/>
          <w:sz w:val="24"/>
          <w:szCs w:val="24"/>
        </w:rPr>
        <w:t>quá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trình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tạo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quần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ban </w:t>
      </w:r>
      <w:proofErr w:type="spellStart"/>
      <w:r w:rsidRPr="0014029D">
        <w:rPr>
          <w:rFonts w:ascii="Times New Roman" w:hAnsi="Times New Roman"/>
          <w:sz w:val="24"/>
          <w:szCs w:val="24"/>
        </w:rPr>
        <w:t>đầu</w:t>
      </w:r>
      <w:proofErr w:type="spellEnd"/>
      <w:r w:rsidRPr="0014029D">
        <w:rPr>
          <w:rFonts w:ascii="Times New Roman" w:hAnsi="Times New Roman"/>
          <w:sz w:val="24"/>
          <w:szCs w:val="24"/>
        </w:rPr>
        <w:t xml:space="preserve">, ta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cấu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hình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mà</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mỗi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nhiễm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sắc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chứa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Ví</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dụ</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trong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tài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liệu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giá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trị</w:t>
      </w:r>
      <w:proofErr w:type="spellEnd"/>
      <w:r w:rsidRPr="0014029D">
        <w:rPr>
          <w:rFonts w:ascii="Times New Roman" w:hAnsi="Times New Roman"/>
          <w:sz w:val="24"/>
          <w:szCs w:val="24"/>
        </w:rPr>
        <w:t xml:space="preserve"> N (</w:t>
      </w:r>
      <w:proofErr w:type="spellStart"/>
      <w:r w:rsidRPr="0014029D">
        <w:rPr>
          <w:rFonts w:ascii="Times New Roman" w:hAnsi="Times New Roman"/>
          <w:sz w:val="24"/>
          <w:szCs w:val="24"/>
        </w:rPr>
        <w:t>số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ợng</w:t>
      </w:r>
      <w:proofErr w:type="spellEnd"/>
      <w:r w:rsidRPr="0014029D">
        <w:rPr>
          <w:rFonts w:ascii="Times New Roman" w:hAnsi="Times New Roman"/>
          <w:sz w:val="24"/>
          <w:szCs w:val="24"/>
        </w:rPr>
        <w:t xml:space="preserve"> gene </w:t>
      </w:r>
      <w:proofErr w:type="spellStart"/>
      <w:r w:rsidRPr="0014029D">
        <w:rPr>
          <w:rFonts w:ascii="Times New Roman" w:hAnsi="Times New Roman"/>
          <w:sz w:val="24"/>
          <w:szCs w:val="24"/>
        </w:rPr>
        <w:t>trong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mỗi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nhiễm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sắc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w:t>
      </w:r>
      <w:r w:rsidRPr="0014029D">
        <w:rPr>
          <w:rFonts w:ascii="Times New Roman" w:hAnsi="Times New Roman" w:hint="eastAsia"/>
          <w:sz w:val="24"/>
          <w:szCs w:val="24"/>
        </w:rPr>
        <w:t>ư</w:t>
      </w:r>
      <w:r w:rsidRPr="0014029D">
        <w:rPr>
          <w:rFonts w:ascii="Times New Roman" w:hAnsi="Times New Roman"/>
          <w:sz w:val="24"/>
          <w:szCs w:val="24"/>
        </w:rPr>
        <w:t>ợc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đặt</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là</w:t>
      </w:r>
      <w:proofErr w:type="spellEnd"/>
      <w:r w:rsidRPr="0014029D">
        <w:rPr>
          <w:rFonts w:ascii="Times New Roman" w:hAnsi="Times New Roman"/>
          <w:sz w:val="24"/>
          <w:szCs w:val="24"/>
        </w:rPr>
        <w:t xml:space="preserve"> 10, </w:t>
      </w:r>
      <w:proofErr w:type="spellStart"/>
      <w:r w:rsidRPr="0014029D">
        <w:rPr>
          <w:rFonts w:ascii="Times New Roman" w:hAnsi="Times New Roman"/>
          <w:sz w:val="24"/>
          <w:szCs w:val="24"/>
        </w:rPr>
        <w:t>nh</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điều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chỉnh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tùy</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theo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yêu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cầu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thí</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nghiệm</w:t>
      </w:r>
      <w:proofErr w:type="spellEnd"/>
      <w:r w:rsidRPr="0014029D">
        <w:rPr>
          <w:rFonts w:ascii="Times New Roman" w:hAnsi="Times New Roman"/>
          <w:sz w:val="24"/>
          <w:szCs w:val="24"/>
        </w:rPr>
        <w:t>​​.</w:t>
      </w:r>
    </w:p>
    <w:p w14:paraId="0AA83097" w14:textId="4B5C1B5B" w:rsidR="0014029D" w:rsidRPr="0014029D" w:rsidRDefault="0014029D" w:rsidP="0014029D">
      <w:pPr>
        <w:spacing w:after="0" w:line="360" w:lineRule="auto"/>
        <w:rPr>
          <w:rFonts w:ascii="Times New Roman" w:hAnsi="Times New Roman"/>
          <w:sz w:val="24"/>
          <w:szCs w:val="24"/>
        </w:rPr>
      </w:pPr>
      <w:proofErr w:type="spellStart"/>
      <w:r w:rsidRPr="0014029D">
        <w:rPr>
          <w:rFonts w:ascii="Times New Roman" w:hAnsi="Times New Roman"/>
          <w:sz w:val="24"/>
          <w:szCs w:val="24"/>
        </w:rPr>
        <w:t>Chiến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chọn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lọc</w:t>
      </w:r>
      <w:proofErr w:type="spellEnd"/>
      <w:r w:rsidRPr="0014029D">
        <w:rPr>
          <w:rFonts w:ascii="Times New Roman" w:hAnsi="Times New Roman"/>
          <w:sz w:val="24"/>
          <w:szCs w:val="24"/>
        </w:rPr>
        <w:t xml:space="preserve"> (Selection Strategy):</w:t>
      </w:r>
      <w:r w:rsidR="000D0CA8">
        <w:rPr>
          <w:rFonts w:ascii="Times New Roman" w:hAnsi="Times New Roman"/>
          <w:sz w:val="24"/>
          <w:szCs w:val="24"/>
        </w:rPr>
        <w:t xml:space="preserve"> </w:t>
      </w:r>
      <w:proofErr w:type="spellStart"/>
      <w:r w:rsidRPr="0014029D">
        <w:rPr>
          <w:rFonts w:ascii="Times New Roman" w:hAnsi="Times New Roman"/>
          <w:sz w:val="24"/>
          <w:szCs w:val="24"/>
        </w:rPr>
        <w:t>Sử</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dụng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chiến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chọn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lọc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phù</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hợp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đảm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bảo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rằng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các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nhiễm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sắc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mong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muốn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w:t>
      </w:r>
      <w:r w:rsidRPr="0014029D">
        <w:rPr>
          <w:rFonts w:ascii="Times New Roman" w:hAnsi="Times New Roman" w:hint="eastAsia"/>
          <w:sz w:val="24"/>
          <w:szCs w:val="24"/>
        </w:rPr>
        <w:t>ư</w:t>
      </w:r>
      <w:r w:rsidRPr="0014029D">
        <w:rPr>
          <w:rFonts w:ascii="Times New Roman" w:hAnsi="Times New Roman"/>
          <w:sz w:val="24"/>
          <w:szCs w:val="24"/>
        </w:rPr>
        <w:t>ợc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chọn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lọc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và</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tạo</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ra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thế</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hệ</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tiếp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theo.</w:t>
      </w:r>
      <w:proofErr w:type="spellEnd"/>
    </w:p>
    <w:p w14:paraId="715CD33D" w14:textId="77777777" w:rsidR="0014029D" w:rsidRPr="0014029D" w:rsidRDefault="0014029D" w:rsidP="0014029D">
      <w:pPr>
        <w:spacing w:after="0" w:line="360" w:lineRule="auto"/>
        <w:rPr>
          <w:rFonts w:ascii="Times New Roman" w:hAnsi="Times New Roman"/>
          <w:sz w:val="24"/>
          <w:szCs w:val="24"/>
        </w:rPr>
      </w:pPr>
      <w:proofErr w:type="spellStart"/>
      <w:r w:rsidRPr="0014029D">
        <w:rPr>
          <w:rFonts w:ascii="Times New Roman" w:hAnsi="Times New Roman" w:hint="eastAsia"/>
          <w:sz w:val="24"/>
          <w:szCs w:val="24"/>
        </w:rPr>
        <w:t>Đ</w:t>
      </w:r>
      <w:r w:rsidRPr="0014029D">
        <w:rPr>
          <w:rFonts w:ascii="Times New Roman" w:hAnsi="Times New Roman"/>
          <w:sz w:val="24"/>
          <w:szCs w:val="24"/>
        </w:rPr>
        <w:t>iều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chỉnh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hàm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đánh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giá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độ</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thích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nghi</w:t>
      </w:r>
      <w:proofErr w:type="spellEnd"/>
      <w:r w:rsidRPr="0014029D">
        <w:rPr>
          <w:rFonts w:ascii="Times New Roman" w:hAnsi="Times New Roman"/>
          <w:sz w:val="24"/>
          <w:szCs w:val="24"/>
        </w:rPr>
        <w:t>:</w:t>
      </w:r>
    </w:p>
    <w:p w14:paraId="1120C8D1" w14:textId="77777777" w:rsidR="0014029D" w:rsidRPr="0014029D" w:rsidRDefault="0014029D" w:rsidP="0014029D">
      <w:pPr>
        <w:spacing w:after="0" w:line="360" w:lineRule="auto"/>
        <w:rPr>
          <w:rFonts w:ascii="Times New Roman" w:hAnsi="Times New Roman"/>
          <w:sz w:val="24"/>
          <w:szCs w:val="24"/>
        </w:rPr>
      </w:pPr>
      <w:proofErr w:type="spellStart"/>
      <w:r w:rsidRPr="0014029D">
        <w:rPr>
          <w:rFonts w:ascii="Times New Roman" w:hAnsi="Times New Roman" w:hint="eastAsia"/>
          <w:sz w:val="24"/>
          <w:szCs w:val="24"/>
        </w:rPr>
        <w:t>Đ</w:t>
      </w:r>
      <w:r w:rsidRPr="0014029D">
        <w:rPr>
          <w:rFonts w:ascii="Times New Roman" w:hAnsi="Times New Roman"/>
          <w:sz w:val="24"/>
          <w:szCs w:val="24"/>
        </w:rPr>
        <w:t>iều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chỉnh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hàm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đánh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giá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độ</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thích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nghi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để</w:t>
      </w:r>
      <w:proofErr w:type="spellEnd"/>
      <w:r w:rsidRPr="0014029D">
        <w:rPr>
          <w:rFonts w:ascii="Times New Roman" w:hAnsi="Times New Roman"/>
          <w:sz w:val="24"/>
          <w:szCs w:val="24"/>
        </w:rPr>
        <w:t xml:space="preserve"> </w:t>
      </w:r>
      <w:proofErr w:type="spellStart"/>
      <w:r w:rsidRPr="0014029D">
        <w:rPr>
          <w:rFonts w:ascii="Times New Roman" w:hAnsi="Times New Roman" w:hint="eastAsia"/>
          <w:sz w:val="24"/>
          <w:szCs w:val="24"/>
        </w:rPr>
        <w:t>ư</w:t>
      </w:r>
      <w:r w:rsidRPr="0014029D">
        <w:rPr>
          <w:rFonts w:ascii="Times New Roman" w:hAnsi="Times New Roman"/>
          <w:sz w:val="24"/>
          <w:szCs w:val="24"/>
        </w:rPr>
        <w:t>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tiên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chọn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các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nhiễm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sắc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là</w:t>
      </w:r>
      <w:proofErr w:type="spellEnd"/>
      <w:r w:rsidRPr="0014029D">
        <w:rPr>
          <w:rFonts w:ascii="Times New Roman" w:hAnsi="Times New Roman"/>
          <w:sz w:val="24"/>
          <w:szCs w:val="24"/>
        </w:rPr>
        <w:t xml:space="preserve"> 20. </w:t>
      </w:r>
      <w:proofErr w:type="spellStart"/>
      <w:r w:rsidRPr="0014029D">
        <w:rPr>
          <w:rFonts w:ascii="Times New Roman" w:hAnsi="Times New Roman"/>
          <w:sz w:val="24"/>
          <w:szCs w:val="24"/>
        </w:rPr>
        <w:t>Điều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này</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thực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hiện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bằng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cách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thay</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đổi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cách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tính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toán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hoặc</w:t>
      </w:r>
      <w:proofErr w:type="spellEnd"/>
      <w:r w:rsidRPr="0014029D">
        <w:rPr>
          <w:rFonts w:ascii="Times New Roman" w:hAnsi="Times New Roman"/>
          <w:sz w:val="24"/>
          <w:szCs w:val="24"/>
        </w:rPr>
        <w:t xml:space="preserve"> thang </w:t>
      </w:r>
      <w:proofErr w:type="spellStart"/>
      <w:r w:rsidRPr="0014029D">
        <w:rPr>
          <w:rFonts w:ascii="Times New Roman" w:hAnsi="Times New Roman"/>
          <w:sz w:val="24"/>
          <w:szCs w:val="24"/>
        </w:rPr>
        <w:t>điểm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của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hàm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đánh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giá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khuyến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khích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việc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chọn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lọc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đúng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cần</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thiết</w:t>
      </w:r>
      <w:proofErr w:type="spellEnd"/>
      <w:r w:rsidRPr="0014029D">
        <w:rPr>
          <w:rFonts w:ascii="Times New Roman" w:hAnsi="Times New Roman"/>
          <w:sz w:val="24"/>
          <w:szCs w:val="24"/>
        </w:rPr>
        <w:t>​​.</w:t>
      </w:r>
    </w:p>
    <w:p w14:paraId="31C4C4EE" w14:textId="77777777" w:rsidR="0014029D" w:rsidRDefault="0014029D" w:rsidP="0014029D">
      <w:pPr>
        <w:spacing w:after="0" w:line="360" w:lineRule="auto"/>
        <w:rPr>
          <w:rFonts w:ascii="Times New Roman" w:hAnsi="Times New Roman"/>
          <w:sz w:val="24"/>
          <w:szCs w:val="24"/>
        </w:rPr>
      </w:pPr>
      <w:proofErr w:type="spellStart"/>
      <w:r w:rsidRPr="0014029D">
        <w:rPr>
          <w:rFonts w:ascii="Times New Roman" w:hAnsi="Times New Roman"/>
          <w:sz w:val="24"/>
          <w:szCs w:val="24"/>
        </w:rPr>
        <w:t>Vì</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vậy</w:t>
      </w:r>
      <w:proofErr w:type="spellEnd"/>
      <w:r w:rsidRPr="0014029D">
        <w:rPr>
          <w:rFonts w:ascii="Times New Roman" w:hAnsi="Times New Roman"/>
          <w:sz w:val="24"/>
          <w:szCs w:val="24"/>
        </w:rPr>
        <w:t xml:space="preserve">: Thông qua </w:t>
      </w:r>
      <w:proofErr w:type="spellStart"/>
      <w:r w:rsidRPr="0014029D">
        <w:rPr>
          <w:rFonts w:ascii="Times New Roman" w:hAnsi="Times New Roman"/>
          <w:sz w:val="24"/>
          <w:szCs w:val="24"/>
        </w:rPr>
        <w:t>việc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điều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chỉnh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cấu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hình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của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nhiễm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sắc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và</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hàm</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đánh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giá</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độ</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thích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nghi</w:t>
      </w:r>
      <w:proofErr w:type="spellEnd"/>
      <w:r w:rsidRPr="0014029D">
        <w:rPr>
          <w:rFonts w:ascii="Times New Roman" w:hAnsi="Times New Roman"/>
          <w:sz w:val="24"/>
          <w:szCs w:val="24"/>
        </w:rPr>
        <w:t xml:space="preserve">, ta </w:t>
      </w:r>
      <w:proofErr w:type="spellStart"/>
      <w:r w:rsidRPr="0014029D">
        <w:rPr>
          <w:rFonts w:ascii="Times New Roman" w:hAnsi="Times New Roman"/>
          <w:sz w:val="24"/>
          <w:szCs w:val="24"/>
        </w:rPr>
        <w:t>có</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ép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buộc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số</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l</w:t>
      </w:r>
      <w:r w:rsidRPr="0014029D">
        <w:rPr>
          <w:rFonts w:ascii="Times New Roman" w:hAnsi="Times New Roman" w:hint="eastAsia"/>
          <w:sz w:val="24"/>
          <w:szCs w:val="24"/>
        </w:rPr>
        <w:t>ư</w:t>
      </w:r>
      <w:r w:rsidRPr="0014029D">
        <w:rPr>
          <w:rFonts w:ascii="Times New Roman" w:hAnsi="Times New Roman"/>
          <w:sz w:val="24"/>
          <w:szCs w:val="24"/>
        </w:rPr>
        <w:t>ợng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đặc</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tr</w:t>
      </w:r>
      <w:r w:rsidRPr="0014029D">
        <w:rPr>
          <w:rFonts w:ascii="Times New Roman" w:hAnsi="Times New Roman" w:hint="eastAsia"/>
          <w:sz w:val="24"/>
          <w:szCs w:val="24"/>
        </w:rPr>
        <w:t>ư</w:t>
      </w:r>
      <w:r w:rsidRPr="0014029D">
        <w:rPr>
          <w:rFonts w:ascii="Times New Roman" w:hAnsi="Times New Roman"/>
          <w:sz w:val="24"/>
          <w:szCs w:val="24"/>
        </w:rPr>
        <w:t>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đầu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ra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của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thuật</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toán</w:t>
      </w:r>
      <w:proofErr w:type="spellEnd"/>
      <w:r w:rsidRPr="0014029D">
        <w:rPr>
          <w:rFonts w:ascii="Times New Roman" w:hAnsi="Times New Roman"/>
          <w:sz w:val="24"/>
          <w:szCs w:val="24"/>
        </w:rPr>
        <w:t xml:space="preserve"> GA </w:t>
      </w:r>
      <w:proofErr w:type="spellStart"/>
      <w:r w:rsidRPr="0014029D">
        <w:rPr>
          <w:rFonts w:ascii="Times New Roman" w:hAnsi="Times New Roman"/>
          <w:sz w:val="24"/>
          <w:szCs w:val="24"/>
        </w:rPr>
        <w:t>thành</w:t>
      </w:r>
      <w:proofErr w:type="spellEnd"/>
      <w:r w:rsidRPr="0014029D">
        <w:rPr>
          <w:rFonts w:ascii="Times New Roman" w:hAnsi="Times New Roman"/>
          <w:sz w:val="24"/>
          <w:szCs w:val="24"/>
        </w:rPr>
        <w:t xml:space="preserve"> 20, </w:t>
      </w:r>
      <w:proofErr w:type="spellStart"/>
      <w:r w:rsidRPr="0014029D">
        <w:rPr>
          <w:rFonts w:ascii="Times New Roman" w:hAnsi="Times New Roman"/>
          <w:sz w:val="24"/>
          <w:szCs w:val="24"/>
        </w:rPr>
        <w:t>đáp</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ứng</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yêu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cầu</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cụ</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thể</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của</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bài</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toán</w:t>
      </w:r>
      <w:proofErr w:type="spellEnd"/>
      <w:r w:rsidRPr="0014029D">
        <w:rPr>
          <w:rFonts w:ascii="Times New Roman" w:hAnsi="Times New Roman"/>
          <w:sz w:val="24"/>
          <w:szCs w:val="24"/>
        </w:rPr>
        <w:t>.</w:t>
      </w:r>
    </w:p>
    <w:p w14:paraId="3034C239" w14:textId="77777777" w:rsidR="000D0CA8" w:rsidRPr="0014029D" w:rsidRDefault="000D0CA8" w:rsidP="0014029D">
      <w:pPr>
        <w:spacing w:after="0" w:line="360" w:lineRule="auto"/>
        <w:rPr>
          <w:rFonts w:ascii="Times New Roman" w:hAnsi="Times New Roman"/>
          <w:sz w:val="24"/>
          <w:szCs w:val="24"/>
        </w:rPr>
      </w:pPr>
    </w:p>
    <w:p w14:paraId="64C3B17B" w14:textId="77777777" w:rsidR="0014029D" w:rsidRPr="0014029D" w:rsidRDefault="0014029D" w:rsidP="0014029D">
      <w:pPr>
        <w:spacing w:after="0" w:line="360" w:lineRule="auto"/>
        <w:rPr>
          <w:rFonts w:ascii="Times New Roman" w:hAnsi="Times New Roman"/>
          <w:sz w:val="24"/>
          <w:szCs w:val="24"/>
        </w:rPr>
      </w:pPr>
      <w:proofErr w:type="spellStart"/>
      <w:r w:rsidRPr="0014029D">
        <w:rPr>
          <w:rFonts w:ascii="Times New Roman" w:hAnsi="Times New Roman"/>
          <w:sz w:val="24"/>
          <w:szCs w:val="24"/>
        </w:rPr>
        <w:t>Trích</w:t>
      </w:r>
      <w:proofErr w:type="spellEnd"/>
      <w:r w:rsidRPr="0014029D">
        <w:rPr>
          <w:rFonts w:ascii="Times New Roman" w:hAnsi="Times New Roman"/>
          <w:sz w:val="24"/>
          <w:szCs w:val="24"/>
        </w:rPr>
        <w:t xml:space="preserve"> </w:t>
      </w:r>
      <w:proofErr w:type="spellStart"/>
      <w:r w:rsidRPr="0014029D">
        <w:rPr>
          <w:rFonts w:ascii="Times New Roman" w:hAnsi="Times New Roman"/>
          <w:sz w:val="24"/>
          <w:szCs w:val="24"/>
        </w:rPr>
        <w:t>dẫn</w:t>
      </w:r>
      <w:proofErr w:type="spellEnd"/>
      <w:r w:rsidRPr="0014029D">
        <w:rPr>
          <w:rFonts w:ascii="Times New Roman" w:hAnsi="Times New Roman"/>
          <w:sz w:val="24"/>
          <w:szCs w:val="24"/>
        </w:rPr>
        <w:t>:</w:t>
      </w:r>
    </w:p>
    <w:p w14:paraId="0D527AA8" w14:textId="6840DC8D" w:rsidR="0014029D" w:rsidRPr="0014029D" w:rsidRDefault="0014029D" w:rsidP="0014029D">
      <w:pPr>
        <w:spacing w:after="0" w:line="360" w:lineRule="auto"/>
        <w:rPr>
          <w:rFonts w:ascii="Times New Roman" w:hAnsi="Times New Roman"/>
          <w:sz w:val="24"/>
          <w:szCs w:val="24"/>
        </w:rPr>
      </w:pPr>
      <w:r w:rsidRPr="0014029D">
        <w:rPr>
          <w:rFonts w:ascii="Times New Roman" w:hAnsi="Times New Roman"/>
          <w:sz w:val="24"/>
          <w:szCs w:val="24"/>
        </w:rPr>
        <w:t xml:space="preserve">"Chromosomes are created by joining the randomly selected unique genes... The value of N is set to 10 in this work. However, later </w:t>
      </w:r>
      <w:proofErr w:type="gramStart"/>
      <w:r w:rsidRPr="0014029D">
        <w:rPr>
          <w:rFonts w:ascii="Times New Roman" w:hAnsi="Times New Roman"/>
          <w:sz w:val="24"/>
          <w:szCs w:val="24"/>
        </w:rPr>
        <w:t>a number of</w:t>
      </w:r>
      <w:proofErr w:type="gramEnd"/>
      <w:r w:rsidRPr="0014029D">
        <w:rPr>
          <w:rFonts w:ascii="Times New Roman" w:hAnsi="Times New Roman"/>
          <w:sz w:val="24"/>
          <w:szCs w:val="24"/>
        </w:rPr>
        <w:t xml:space="preserve"> experiments </w:t>
      </w:r>
      <w:proofErr w:type="gramStart"/>
      <w:r w:rsidRPr="0014029D">
        <w:rPr>
          <w:rFonts w:ascii="Times New Roman" w:hAnsi="Times New Roman"/>
          <w:sz w:val="24"/>
          <w:szCs w:val="24"/>
        </w:rPr>
        <w:t>have been</w:t>
      </w:r>
      <w:proofErr w:type="gramEnd"/>
      <w:r w:rsidRPr="0014029D">
        <w:rPr>
          <w:rFonts w:ascii="Times New Roman" w:hAnsi="Times New Roman"/>
          <w:sz w:val="24"/>
          <w:szCs w:val="24"/>
        </w:rPr>
        <w:t xml:space="preserve"> performed by varying the value of N"​​.</w:t>
      </w:r>
    </w:p>
    <w:p w14:paraId="2CE6D971" w14:textId="303831FC" w:rsidR="005A01EE" w:rsidRDefault="0014029D" w:rsidP="0014029D">
      <w:pPr>
        <w:spacing w:after="0" w:line="360" w:lineRule="auto"/>
        <w:rPr>
          <w:rFonts w:ascii="Times New Roman" w:hAnsi="Times New Roman"/>
          <w:sz w:val="24"/>
          <w:szCs w:val="24"/>
        </w:rPr>
      </w:pPr>
      <w:r w:rsidRPr="0014029D">
        <w:rPr>
          <w:rFonts w:ascii="Times New Roman" w:hAnsi="Times New Roman"/>
          <w:sz w:val="24"/>
          <w:szCs w:val="24"/>
        </w:rPr>
        <w:t>"Fitness function provides an instrument to find out those features which have low similarity among them... After the correlation of the given features is calculated, the proposed fitness function computes the correlation average"​​.</w:t>
      </w:r>
    </w:p>
    <w:p w14:paraId="63BCFA14" w14:textId="77777777" w:rsidR="000D0CA8" w:rsidRDefault="000D0CA8" w:rsidP="0014029D">
      <w:pPr>
        <w:spacing w:after="0" w:line="360" w:lineRule="auto"/>
        <w:rPr>
          <w:rFonts w:ascii="Times New Roman" w:hAnsi="Times New Roman"/>
          <w:sz w:val="24"/>
          <w:szCs w:val="24"/>
        </w:rPr>
      </w:pPr>
    </w:p>
    <w:p w14:paraId="5564340F" w14:textId="77777777" w:rsidR="00173AA2" w:rsidRDefault="00173AA2">
      <w:pPr>
        <w:spacing w:after="0"/>
        <w:rPr>
          <w:rFonts w:ascii="Times New Roman" w:hAnsi="Times New Roman" w:cs="Arial"/>
          <w:b/>
          <w:bCs/>
          <w:color w:val="auto"/>
          <w:sz w:val="40"/>
          <w:szCs w:val="40"/>
        </w:rPr>
      </w:pPr>
      <w:bookmarkStart w:id="61" w:name="_Toc169381135"/>
      <w:r>
        <w:rPr>
          <w:rFonts w:ascii="Times New Roman" w:hAnsi="Times New Roman"/>
          <w:b/>
          <w:bCs/>
          <w:color w:val="auto"/>
          <w:sz w:val="40"/>
          <w:szCs w:val="40"/>
        </w:rPr>
        <w:br w:type="page"/>
      </w:r>
    </w:p>
    <w:p w14:paraId="4468CEB6" w14:textId="4F2B90F0" w:rsidR="00835176" w:rsidRPr="00CC35F0" w:rsidRDefault="00835176" w:rsidP="00CC35F0">
      <w:pPr>
        <w:pStyle w:val="Heading1"/>
        <w:numPr>
          <w:ilvl w:val="0"/>
          <w:numId w:val="0"/>
        </w:numPr>
        <w:ind w:left="1080"/>
        <w:rPr>
          <w:rFonts w:ascii="Times New Roman" w:hAnsi="Times New Roman"/>
          <w:b/>
          <w:bCs/>
          <w:color w:val="auto"/>
          <w:sz w:val="40"/>
          <w:szCs w:val="40"/>
        </w:rPr>
      </w:pPr>
      <w:r w:rsidRPr="00CC35F0">
        <w:rPr>
          <w:rFonts w:ascii="Times New Roman" w:hAnsi="Times New Roman"/>
          <w:b/>
          <w:bCs/>
          <w:color w:val="auto"/>
          <w:sz w:val="40"/>
          <w:szCs w:val="40"/>
        </w:rPr>
        <w:t>Reference</w:t>
      </w:r>
      <w:bookmarkEnd w:id="61"/>
    </w:p>
    <w:p w14:paraId="7C9DD7F2" w14:textId="77777777" w:rsidR="00C146EF" w:rsidRPr="00A81DE9" w:rsidRDefault="00C146EF" w:rsidP="00194FDD">
      <w:pPr>
        <w:spacing w:after="0" w:line="360" w:lineRule="auto"/>
        <w:rPr>
          <w:rFonts w:ascii="Times New Roman" w:hAnsi="Times New Roman"/>
          <w:i/>
          <w:iCs/>
          <w:sz w:val="24"/>
          <w:szCs w:val="24"/>
          <w:u w:val="single"/>
        </w:rPr>
      </w:pPr>
    </w:p>
    <w:p w14:paraId="35A6D88F" w14:textId="277C8671" w:rsidR="00054551" w:rsidRDefault="00C12414" w:rsidP="00194FDD">
      <w:pPr>
        <w:spacing w:after="0" w:line="360" w:lineRule="auto"/>
        <w:rPr>
          <w:rFonts w:ascii="Times New Roman" w:hAnsi="Times New Roman"/>
          <w:sz w:val="24"/>
          <w:szCs w:val="24"/>
        </w:rPr>
      </w:pPr>
      <w:sdt>
        <w:sdtPr>
          <w:rPr>
            <w:rFonts w:ascii="Times New Roman" w:hAnsi="Times New Roman"/>
            <w:sz w:val="24"/>
            <w:szCs w:val="24"/>
          </w:rPr>
          <w:id w:val="-55011975"/>
          <w:citation/>
        </w:sdtPr>
        <w:sdtEndPr/>
        <w:sdtContent>
          <w:r w:rsidR="00835176">
            <w:rPr>
              <w:rFonts w:ascii="Times New Roman" w:hAnsi="Times New Roman"/>
              <w:sz w:val="24"/>
              <w:szCs w:val="24"/>
            </w:rPr>
            <w:fldChar w:fldCharType="begin"/>
          </w:r>
          <w:r w:rsidR="00835176">
            <w:rPr>
              <w:rFonts w:ascii="Times New Roman" w:hAnsi="Times New Roman"/>
              <w:sz w:val="24"/>
              <w:szCs w:val="24"/>
            </w:rPr>
            <w:instrText xml:space="preserve"> CITATION Wang2020 \l 1033 </w:instrText>
          </w:r>
          <w:r w:rsidR="00835176">
            <w:rPr>
              <w:rFonts w:ascii="Times New Roman" w:hAnsi="Times New Roman"/>
              <w:sz w:val="24"/>
              <w:szCs w:val="24"/>
            </w:rPr>
            <w:fldChar w:fldCharType="separate"/>
          </w:r>
          <w:r w:rsidR="00835176" w:rsidRPr="00835176">
            <w:rPr>
              <w:rFonts w:ascii="Times New Roman" w:hAnsi="Times New Roman"/>
              <w:noProof/>
              <w:sz w:val="24"/>
              <w:szCs w:val="24"/>
            </w:rPr>
            <w:t>(Wang, 2020)</w:t>
          </w:r>
          <w:r w:rsidR="00835176">
            <w:rPr>
              <w:rFonts w:ascii="Times New Roman" w:hAnsi="Times New Roman"/>
              <w:sz w:val="24"/>
              <w:szCs w:val="24"/>
            </w:rPr>
            <w:fldChar w:fldCharType="end"/>
          </w:r>
        </w:sdtContent>
      </w:sdt>
      <w:r w:rsidR="00835176">
        <w:rPr>
          <w:rFonts w:ascii="Times New Roman" w:hAnsi="Times New Roman"/>
          <w:sz w:val="24"/>
          <w:szCs w:val="24"/>
        </w:rPr>
        <w:t xml:space="preserve">. </w:t>
      </w:r>
      <w:r w:rsidR="00835176" w:rsidRPr="00835176">
        <w:rPr>
          <w:rFonts w:ascii="Times New Roman" w:hAnsi="Times New Roman"/>
          <w:sz w:val="24"/>
          <w:szCs w:val="24"/>
        </w:rPr>
        <w:t>Wang, J., Liu, C., &amp; Zhou, M. (2020). Improved bacterial foraging algorithm for cell formation and product scheduling considering learning and forgetting factors in cellular manufacturing systems. IEEE Systems Journal, 14(2), 3047-3056.</w:t>
      </w:r>
    </w:p>
    <w:p w14:paraId="480DBC28" w14:textId="0F7AB8D3" w:rsidR="00054551" w:rsidRDefault="00C12414" w:rsidP="00194FDD">
      <w:pPr>
        <w:spacing w:after="0" w:line="360" w:lineRule="auto"/>
        <w:rPr>
          <w:rFonts w:ascii="Times New Roman" w:hAnsi="Times New Roman"/>
          <w:sz w:val="24"/>
          <w:szCs w:val="24"/>
        </w:rPr>
      </w:pPr>
      <w:sdt>
        <w:sdtPr>
          <w:rPr>
            <w:rFonts w:ascii="Times New Roman" w:hAnsi="Times New Roman"/>
            <w:sz w:val="24"/>
            <w:szCs w:val="24"/>
          </w:rPr>
          <w:id w:val="374272906"/>
          <w:citation/>
        </w:sdtPr>
        <w:sdtEndPr/>
        <w:sdtContent>
          <w:r w:rsidR="00307D85">
            <w:rPr>
              <w:rFonts w:ascii="Times New Roman" w:hAnsi="Times New Roman"/>
              <w:sz w:val="24"/>
              <w:szCs w:val="24"/>
            </w:rPr>
            <w:fldChar w:fldCharType="begin"/>
          </w:r>
          <w:r w:rsidR="00307D85">
            <w:rPr>
              <w:rFonts w:ascii="Times New Roman" w:hAnsi="Times New Roman"/>
              <w:sz w:val="24"/>
              <w:szCs w:val="24"/>
            </w:rPr>
            <w:instrText xml:space="preserve"> CITATION Sinhu2012 \l 1033 </w:instrText>
          </w:r>
          <w:r w:rsidR="00307D85">
            <w:rPr>
              <w:rFonts w:ascii="Times New Roman" w:hAnsi="Times New Roman"/>
              <w:sz w:val="24"/>
              <w:szCs w:val="24"/>
            </w:rPr>
            <w:fldChar w:fldCharType="separate"/>
          </w:r>
          <w:r w:rsidR="00307D85" w:rsidRPr="00307D85">
            <w:rPr>
              <w:rFonts w:ascii="Times New Roman" w:hAnsi="Times New Roman"/>
              <w:noProof/>
              <w:sz w:val="24"/>
              <w:szCs w:val="24"/>
            </w:rPr>
            <w:t>(Sindhu, 2012)</w:t>
          </w:r>
          <w:r w:rsidR="00307D85">
            <w:rPr>
              <w:rFonts w:ascii="Times New Roman" w:hAnsi="Times New Roman"/>
              <w:sz w:val="24"/>
              <w:szCs w:val="24"/>
            </w:rPr>
            <w:fldChar w:fldCharType="end"/>
          </w:r>
        </w:sdtContent>
      </w:sdt>
      <w:r w:rsidR="00307D85">
        <w:rPr>
          <w:rFonts w:ascii="Times New Roman" w:hAnsi="Times New Roman"/>
          <w:sz w:val="24"/>
          <w:szCs w:val="24"/>
        </w:rPr>
        <w:t xml:space="preserve">. </w:t>
      </w:r>
      <w:r w:rsidR="00307D85" w:rsidRPr="00307D85">
        <w:rPr>
          <w:rFonts w:ascii="Times New Roman" w:hAnsi="Times New Roman"/>
          <w:sz w:val="24"/>
          <w:szCs w:val="24"/>
        </w:rPr>
        <w:t>Sindhu, S. S. S., Geetha, S., &amp; Kannan, A. (2012). Decision tree based light weight intrusion detection using a wrapper approach. Expert Systems with applications, 39(1), 129-141.</w:t>
      </w:r>
    </w:p>
    <w:p w14:paraId="7EB30EB2" w14:textId="42EDC6B8" w:rsidR="00377854" w:rsidRDefault="00C12414" w:rsidP="00194FDD">
      <w:pPr>
        <w:spacing w:after="0" w:line="360" w:lineRule="auto"/>
        <w:rPr>
          <w:rFonts w:ascii="Times New Roman" w:hAnsi="Times New Roman"/>
          <w:sz w:val="24"/>
          <w:szCs w:val="24"/>
        </w:rPr>
      </w:pPr>
      <w:sdt>
        <w:sdtPr>
          <w:rPr>
            <w:rFonts w:ascii="Times New Roman" w:hAnsi="Times New Roman"/>
            <w:sz w:val="24"/>
            <w:szCs w:val="24"/>
          </w:rPr>
          <w:id w:val="-1426413574"/>
          <w:citation/>
        </w:sdtPr>
        <w:sdtEndPr/>
        <w:sdtContent>
          <w:r w:rsidR="00054551">
            <w:rPr>
              <w:rFonts w:ascii="Times New Roman" w:hAnsi="Times New Roman"/>
              <w:sz w:val="24"/>
              <w:szCs w:val="24"/>
            </w:rPr>
            <w:fldChar w:fldCharType="begin"/>
          </w:r>
          <w:r w:rsidR="00054551">
            <w:rPr>
              <w:rFonts w:ascii="Times New Roman" w:hAnsi="Times New Roman"/>
              <w:sz w:val="24"/>
              <w:szCs w:val="24"/>
            </w:rPr>
            <w:instrText xml:space="preserve"> CITATION Gharaee2016 \l 1033 </w:instrText>
          </w:r>
          <w:r w:rsidR="00054551">
            <w:rPr>
              <w:rFonts w:ascii="Times New Roman" w:hAnsi="Times New Roman"/>
              <w:sz w:val="24"/>
              <w:szCs w:val="24"/>
            </w:rPr>
            <w:fldChar w:fldCharType="separate"/>
          </w:r>
          <w:r w:rsidR="00054551" w:rsidRPr="00054551">
            <w:rPr>
              <w:rFonts w:ascii="Times New Roman" w:hAnsi="Times New Roman"/>
              <w:noProof/>
              <w:sz w:val="24"/>
              <w:szCs w:val="24"/>
            </w:rPr>
            <w:t>(Gharaee, 2016)</w:t>
          </w:r>
          <w:r w:rsidR="00054551">
            <w:rPr>
              <w:rFonts w:ascii="Times New Roman" w:hAnsi="Times New Roman"/>
              <w:sz w:val="24"/>
              <w:szCs w:val="24"/>
            </w:rPr>
            <w:fldChar w:fldCharType="end"/>
          </w:r>
        </w:sdtContent>
      </w:sdt>
      <w:r w:rsidR="00054551">
        <w:rPr>
          <w:rFonts w:ascii="Times New Roman" w:hAnsi="Times New Roman"/>
          <w:sz w:val="24"/>
          <w:szCs w:val="24"/>
        </w:rPr>
        <w:t xml:space="preserve">. </w:t>
      </w:r>
      <w:proofErr w:type="spellStart"/>
      <w:r w:rsidR="00377854" w:rsidRPr="00377854">
        <w:rPr>
          <w:rFonts w:ascii="Times New Roman" w:hAnsi="Times New Roman"/>
          <w:sz w:val="24"/>
          <w:szCs w:val="24"/>
        </w:rPr>
        <w:t>Gharaee</w:t>
      </w:r>
      <w:proofErr w:type="spellEnd"/>
      <w:r w:rsidR="00377854" w:rsidRPr="00377854">
        <w:rPr>
          <w:rFonts w:ascii="Times New Roman" w:hAnsi="Times New Roman"/>
          <w:sz w:val="24"/>
          <w:szCs w:val="24"/>
        </w:rPr>
        <w:t xml:space="preserve">, H., &amp; </w:t>
      </w:r>
      <w:proofErr w:type="spellStart"/>
      <w:r w:rsidR="00377854" w:rsidRPr="00377854">
        <w:rPr>
          <w:rFonts w:ascii="Times New Roman" w:hAnsi="Times New Roman"/>
          <w:sz w:val="24"/>
          <w:szCs w:val="24"/>
        </w:rPr>
        <w:t>Hosseinvand</w:t>
      </w:r>
      <w:proofErr w:type="spellEnd"/>
      <w:r w:rsidR="00377854" w:rsidRPr="00377854">
        <w:rPr>
          <w:rFonts w:ascii="Times New Roman" w:hAnsi="Times New Roman"/>
          <w:sz w:val="24"/>
          <w:szCs w:val="24"/>
        </w:rPr>
        <w:t>, H. (2016, September). A new feature selection IDS based on genetic algorithm and SVM. In 2016 8th International Symposium on Telecommunications (IST) (pp. 139-144). IEEE.</w:t>
      </w:r>
    </w:p>
    <w:p w14:paraId="180B5FD8" w14:textId="30C479D4" w:rsidR="007E6DB6" w:rsidRDefault="00C12414" w:rsidP="00194FDD">
      <w:pPr>
        <w:spacing w:after="0" w:line="360" w:lineRule="auto"/>
        <w:rPr>
          <w:rFonts w:ascii="Times New Roman" w:hAnsi="Times New Roman"/>
          <w:sz w:val="24"/>
          <w:szCs w:val="24"/>
        </w:rPr>
      </w:pPr>
      <w:sdt>
        <w:sdtPr>
          <w:rPr>
            <w:rFonts w:ascii="Times New Roman" w:hAnsi="Times New Roman"/>
            <w:sz w:val="24"/>
            <w:szCs w:val="24"/>
          </w:rPr>
          <w:id w:val="-849402454"/>
          <w:citation/>
        </w:sdtPr>
        <w:sdtEndPr/>
        <w:sdtContent>
          <w:r w:rsidR="009117A9">
            <w:rPr>
              <w:rFonts w:ascii="Times New Roman" w:hAnsi="Times New Roman"/>
              <w:sz w:val="24"/>
              <w:szCs w:val="24"/>
            </w:rPr>
            <w:fldChar w:fldCharType="begin"/>
          </w:r>
          <w:r w:rsidR="009117A9">
            <w:rPr>
              <w:rFonts w:ascii="Times New Roman" w:hAnsi="Times New Roman"/>
              <w:sz w:val="24"/>
              <w:szCs w:val="24"/>
            </w:rPr>
            <w:instrText xml:space="preserve"> CITATION AslahiShahri2016 \l 1033 </w:instrText>
          </w:r>
          <w:r w:rsidR="009117A9">
            <w:rPr>
              <w:rFonts w:ascii="Times New Roman" w:hAnsi="Times New Roman"/>
              <w:sz w:val="24"/>
              <w:szCs w:val="24"/>
            </w:rPr>
            <w:fldChar w:fldCharType="separate"/>
          </w:r>
          <w:r w:rsidR="009117A9" w:rsidRPr="009117A9">
            <w:rPr>
              <w:rFonts w:ascii="Times New Roman" w:hAnsi="Times New Roman"/>
              <w:noProof/>
              <w:sz w:val="24"/>
              <w:szCs w:val="24"/>
            </w:rPr>
            <w:t>(Aslahi-Shahri, 2016)</w:t>
          </w:r>
          <w:r w:rsidR="009117A9">
            <w:rPr>
              <w:rFonts w:ascii="Times New Roman" w:hAnsi="Times New Roman"/>
              <w:sz w:val="24"/>
              <w:szCs w:val="24"/>
            </w:rPr>
            <w:fldChar w:fldCharType="end"/>
          </w:r>
        </w:sdtContent>
      </w:sdt>
      <w:r w:rsidR="009117A9">
        <w:rPr>
          <w:rFonts w:ascii="Times New Roman" w:hAnsi="Times New Roman"/>
          <w:sz w:val="24"/>
          <w:szCs w:val="24"/>
        </w:rPr>
        <w:t xml:space="preserve">. </w:t>
      </w:r>
      <w:proofErr w:type="spellStart"/>
      <w:r w:rsidR="007E6DB6" w:rsidRPr="007E6DB6">
        <w:rPr>
          <w:rFonts w:ascii="Times New Roman" w:hAnsi="Times New Roman"/>
          <w:sz w:val="24"/>
          <w:szCs w:val="24"/>
        </w:rPr>
        <w:t>Aslahi-Shahri</w:t>
      </w:r>
      <w:proofErr w:type="spellEnd"/>
      <w:r w:rsidR="007E6DB6" w:rsidRPr="007E6DB6">
        <w:rPr>
          <w:rFonts w:ascii="Times New Roman" w:hAnsi="Times New Roman"/>
          <w:sz w:val="24"/>
          <w:szCs w:val="24"/>
        </w:rPr>
        <w:t xml:space="preserve">, B. M., Rahmani, R., </w:t>
      </w:r>
      <w:proofErr w:type="spellStart"/>
      <w:r w:rsidR="007E6DB6" w:rsidRPr="007E6DB6">
        <w:rPr>
          <w:rFonts w:ascii="Times New Roman" w:hAnsi="Times New Roman"/>
          <w:sz w:val="24"/>
          <w:szCs w:val="24"/>
        </w:rPr>
        <w:t>Chizari</w:t>
      </w:r>
      <w:proofErr w:type="spellEnd"/>
      <w:r w:rsidR="007E6DB6" w:rsidRPr="007E6DB6">
        <w:rPr>
          <w:rFonts w:ascii="Times New Roman" w:hAnsi="Times New Roman"/>
          <w:sz w:val="24"/>
          <w:szCs w:val="24"/>
        </w:rPr>
        <w:t xml:space="preserve">, M., </w:t>
      </w:r>
      <w:proofErr w:type="spellStart"/>
      <w:r w:rsidR="007E6DB6" w:rsidRPr="007E6DB6">
        <w:rPr>
          <w:rFonts w:ascii="Times New Roman" w:hAnsi="Times New Roman"/>
          <w:sz w:val="24"/>
          <w:szCs w:val="24"/>
        </w:rPr>
        <w:t>Maralani</w:t>
      </w:r>
      <w:proofErr w:type="spellEnd"/>
      <w:r w:rsidR="007E6DB6" w:rsidRPr="007E6DB6">
        <w:rPr>
          <w:rFonts w:ascii="Times New Roman" w:hAnsi="Times New Roman"/>
          <w:sz w:val="24"/>
          <w:szCs w:val="24"/>
        </w:rPr>
        <w:t xml:space="preserve">, A., Eslami, M., </w:t>
      </w:r>
      <w:proofErr w:type="spellStart"/>
      <w:r w:rsidR="007E6DB6" w:rsidRPr="007E6DB6">
        <w:rPr>
          <w:rFonts w:ascii="Times New Roman" w:hAnsi="Times New Roman"/>
          <w:sz w:val="24"/>
          <w:szCs w:val="24"/>
        </w:rPr>
        <w:t>Golkar</w:t>
      </w:r>
      <w:proofErr w:type="spellEnd"/>
      <w:r w:rsidR="007E6DB6" w:rsidRPr="007E6DB6">
        <w:rPr>
          <w:rFonts w:ascii="Times New Roman" w:hAnsi="Times New Roman"/>
          <w:sz w:val="24"/>
          <w:szCs w:val="24"/>
        </w:rPr>
        <w:t>, M. J., &amp; Ebrahimi, A. (2016). A hybrid method consisting of GA and SVM for intrusion detection system. Neural computing and applications, 27, 1669-1676.</w:t>
      </w:r>
    </w:p>
    <w:p w14:paraId="511052E1" w14:textId="08BA6527" w:rsidR="00590FE4" w:rsidRPr="00590FE4" w:rsidRDefault="00C12414" w:rsidP="00590FE4">
      <w:pPr>
        <w:tabs>
          <w:tab w:val="left" w:pos="1440"/>
        </w:tabs>
        <w:spacing w:before="120" w:after="0" w:line="360" w:lineRule="auto"/>
        <w:jc w:val="both"/>
        <w:rPr>
          <w:rFonts w:ascii="Times New Roman" w:hAnsi="Times New Roman"/>
          <w:sz w:val="24"/>
          <w:szCs w:val="24"/>
        </w:rPr>
      </w:pPr>
      <w:sdt>
        <w:sdtPr>
          <w:rPr>
            <w:rFonts w:ascii="Times New Roman" w:hAnsi="Times New Roman"/>
            <w:sz w:val="24"/>
            <w:szCs w:val="24"/>
          </w:rPr>
          <w:id w:val="2031063828"/>
          <w:citation/>
        </w:sdtPr>
        <w:sdtEndPr/>
        <w:sdtContent>
          <w:r w:rsidR="00590FE4">
            <w:rPr>
              <w:rFonts w:ascii="Times New Roman" w:hAnsi="Times New Roman"/>
              <w:sz w:val="24"/>
              <w:szCs w:val="24"/>
            </w:rPr>
            <w:fldChar w:fldCharType="begin"/>
          </w:r>
          <w:r w:rsidR="00590FE4">
            <w:rPr>
              <w:rFonts w:ascii="Times New Roman" w:hAnsi="Times New Roman"/>
              <w:sz w:val="24"/>
              <w:szCs w:val="24"/>
            </w:rPr>
            <w:instrText xml:space="preserve"> CITATION Halim2021 \l 1033 </w:instrText>
          </w:r>
          <w:r w:rsidR="00590FE4">
            <w:rPr>
              <w:rFonts w:ascii="Times New Roman" w:hAnsi="Times New Roman"/>
              <w:sz w:val="24"/>
              <w:szCs w:val="24"/>
            </w:rPr>
            <w:fldChar w:fldCharType="separate"/>
          </w:r>
          <w:r w:rsidR="00590FE4" w:rsidRPr="00590FE4">
            <w:rPr>
              <w:rFonts w:ascii="Times New Roman" w:hAnsi="Times New Roman"/>
              <w:noProof/>
              <w:sz w:val="24"/>
              <w:szCs w:val="24"/>
            </w:rPr>
            <w:t>(Halim, 2021)</w:t>
          </w:r>
          <w:r w:rsidR="00590FE4">
            <w:rPr>
              <w:rFonts w:ascii="Times New Roman" w:hAnsi="Times New Roman"/>
              <w:sz w:val="24"/>
              <w:szCs w:val="24"/>
            </w:rPr>
            <w:fldChar w:fldCharType="end"/>
          </w:r>
        </w:sdtContent>
      </w:sdt>
      <w:r w:rsidR="00590FE4">
        <w:rPr>
          <w:rFonts w:ascii="Times New Roman" w:hAnsi="Times New Roman"/>
          <w:sz w:val="24"/>
          <w:szCs w:val="24"/>
        </w:rPr>
        <w:t xml:space="preserve">. </w:t>
      </w:r>
      <w:r w:rsidR="00590FE4" w:rsidRPr="00590FE4">
        <w:rPr>
          <w:rFonts w:ascii="Times New Roman" w:hAnsi="Times New Roman"/>
          <w:sz w:val="24"/>
          <w:szCs w:val="24"/>
        </w:rPr>
        <w:t>Halim, Z., Yousaf, M. N., Waqas, M., Sulaiman, M., Abbas, G., Hussain, M., ... &amp; Hanif, M. (2021). An effective genetic algorithm-based feature selection method for intrusion detection systems. Computers &amp; Security, 110, 102448.</w:t>
      </w:r>
    </w:p>
    <w:p w14:paraId="7A485EB9" w14:textId="5350B256" w:rsidR="00590FE4" w:rsidRPr="00590FE4" w:rsidRDefault="00C12414" w:rsidP="00590FE4">
      <w:pPr>
        <w:tabs>
          <w:tab w:val="left" w:pos="1440"/>
        </w:tabs>
        <w:spacing w:before="120" w:after="0" w:line="360" w:lineRule="auto"/>
        <w:jc w:val="both"/>
        <w:rPr>
          <w:rFonts w:ascii="Times New Roman" w:hAnsi="Times New Roman"/>
          <w:sz w:val="24"/>
          <w:szCs w:val="24"/>
        </w:rPr>
      </w:pPr>
      <w:sdt>
        <w:sdtPr>
          <w:rPr>
            <w:rFonts w:ascii="Times New Roman" w:hAnsi="Times New Roman"/>
            <w:sz w:val="24"/>
            <w:szCs w:val="24"/>
          </w:rPr>
          <w:id w:val="190348691"/>
          <w:citation/>
        </w:sdtPr>
        <w:sdtEndPr/>
        <w:sdtContent>
          <w:r w:rsidR="00C146EF">
            <w:rPr>
              <w:rFonts w:ascii="Times New Roman" w:hAnsi="Times New Roman"/>
              <w:sz w:val="24"/>
              <w:szCs w:val="24"/>
            </w:rPr>
            <w:fldChar w:fldCharType="begin"/>
          </w:r>
          <w:r w:rsidR="00C146EF">
            <w:rPr>
              <w:rFonts w:ascii="Times New Roman" w:hAnsi="Times New Roman"/>
              <w:sz w:val="24"/>
              <w:szCs w:val="24"/>
            </w:rPr>
            <w:instrText xml:space="preserve"> CITATION Yusof2022 \l 1033 </w:instrText>
          </w:r>
          <w:r w:rsidR="00C146EF">
            <w:rPr>
              <w:rFonts w:ascii="Times New Roman" w:hAnsi="Times New Roman"/>
              <w:sz w:val="24"/>
              <w:szCs w:val="24"/>
            </w:rPr>
            <w:fldChar w:fldCharType="separate"/>
          </w:r>
          <w:r w:rsidR="00C146EF" w:rsidRPr="00C146EF">
            <w:rPr>
              <w:rFonts w:ascii="Times New Roman" w:hAnsi="Times New Roman"/>
              <w:noProof/>
              <w:sz w:val="24"/>
              <w:szCs w:val="24"/>
            </w:rPr>
            <w:t>(Yusof, 2022)</w:t>
          </w:r>
          <w:r w:rsidR="00C146EF">
            <w:rPr>
              <w:rFonts w:ascii="Times New Roman" w:hAnsi="Times New Roman"/>
              <w:sz w:val="24"/>
              <w:szCs w:val="24"/>
            </w:rPr>
            <w:fldChar w:fldCharType="end"/>
          </w:r>
        </w:sdtContent>
      </w:sdt>
      <w:r w:rsidR="00C146EF">
        <w:rPr>
          <w:rFonts w:ascii="Times New Roman" w:hAnsi="Times New Roman"/>
          <w:sz w:val="24"/>
          <w:szCs w:val="24"/>
        </w:rPr>
        <w:t xml:space="preserve">. </w:t>
      </w:r>
      <w:r w:rsidR="00590FE4" w:rsidRPr="00590FE4">
        <w:rPr>
          <w:rFonts w:ascii="Times New Roman" w:hAnsi="Times New Roman"/>
          <w:sz w:val="24"/>
          <w:szCs w:val="24"/>
        </w:rPr>
        <w:t xml:space="preserve">Yusof, M. H. M., </w:t>
      </w:r>
      <w:proofErr w:type="spellStart"/>
      <w:r w:rsidR="00590FE4" w:rsidRPr="00590FE4">
        <w:rPr>
          <w:rFonts w:ascii="Times New Roman" w:hAnsi="Times New Roman"/>
          <w:sz w:val="24"/>
          <w:szCs w:val="24"/>
        </w:rPr>
        <w:t>Almohammedi</w:t>
      </w:r>
      <w:proofErr w:type="spellEnd"/>
      <w:r w:rsidR="00590FE4" w:rsidRPr="00590FE4">
        <w:rPr>
          <w:rFonts w:ascii="Times New Roman" w:hAnsi="Times New Roman"/>
          <w:sz w:val="24"/>
          <w:szCs w:val="24"/>
        </w:rPr>
        <w:t>, A. A., Shepelev, V., &amp; Ahmed, O. (2022). Visualizing realistic benchmarked ids dataset: Cira-cic-dohbrw-2020. IEEE Access, 10, 94624-94642.</w:t>
      </w:r>
    </w:p>
    <w:p w14:paraId="4566C901" w14:textId="162D8362" w:rsidR="00590FE4" w:rsidRPr="00590FE4" w:rsidRDefault="00C12414" w:rsidP="00590FE4">
      <w:pPr>
        <w:tabs>
          <w:tab w:val="left" w:pos="1440"/>
        </w:tabs>
        <w:spacing w:before="120" w:after="0" w:line="360" w:lineRule="auto"/>
        <w:jc w:val="both"/>
        <w:rPr>
          <w:rFonts w:ascii="Times New Roman" w:hAnsi="Times New Roman"/>
          <w:sz w:val="24"/>
          <w:szCs w:val="24"/>
        </w:rPr>
      </w:pPr>
      <w:sdt>
        <w:sdtPr>
          <w:rPr>
            <w:rFonts w:ascii="Times New Roman" w:hAnsi="Times New Roman"/>
            <w:sz w:val="24"/>
            <w:szCs w:val="24"/>
          </w:rPr>
          <w:id w:val="-1630921021"/>
          <w:citation/>
        </w:sdtPr>
        <w:sdtEndPr/>
        <w:sdtContent>
          <w:r w:rsidR="00C146EF">
            <w:rPr>
              <w:rFonts w:ascii="Times New Roman" w:hAnsi="Times New Roman"/>
              <w:sz w:val="24"/>
              <w:szCs w:val="24"/>
            </w:rPr>
            <w:fldChar w:fldCharType="begin"/>
          </w:r>
          <w:r w:rsidR="00C146EF">
            <w:rPr>
              <w:rFonts w:ascii="Times New Roman" w:hAnsi="Times New Roman"/>
              <w:sz w:val="24"/>
              <w:szCs w:val="24"/>
            </w:rPr>
            <w:instrText xml:space="preserve"> CITATION Peterson2021 \l 1033 </w:instrText>
          </w:r>
          <w:r w:rsidR="00C146EF">
            <w:rPr>
              <w:rFonts w:ascii="Times New Roman" w:hAnsi="Times New Roman"/>
              <w:sz w:val="24"/>
              <w:szCs w:val="24"/>
            </w:rPr>
            <w:fldChar w:fldCharType="separate"/>
          </w:r>
          <w:r w:rsidR="00C146EF" w:rsidRPr="00C146EF">
            <w:rPr>
              <w:rFonts w:ascii="Times New Roman" w:hAnsi="Times New Roman"/>
              <w:noProof/>
              <w:sz w:val="24"/>
              <w:szCs w:val="24"/>
            </w:rPr>
            <w:t>(Peterson, 2021)</w:t>
          </w:r>
          <w:r w:rsidR="00C146EF">
            <w:rPr>
              <w:rFonts w:ascii="Times New Roman" w:hAnsi="Times New Roman"/>
              <w:sz w:val="24"/>
              <w:szCs w:val="24"/>
            </w:rPr>
            <w:fldChar w:fldCharType="end"/>
          </w:r>
        </w:sdtContent>
      </w:sdt>
      <w:r w:rsidR="00C146EF">
        <w:rPr>
          <w:rFonts w:ascii="Times New Roman" w:hAnsi="Times New Roman"/>
          <w:sz w:val="24"/>
          <w:szCs w:val="24"/>
        </w:rPr>
        <w:t xml:space="preserve">. </w:t>
      </w:r>
      <w:r w:rsidR="00590FE4" w:rsidRPr="00590FE4">
        <w:rPr>
          <w:rFonts w:ascii="Times New Roman" w:hAnsi="Times New Roman"/>
          <w:sz w:val="24"/>
          <w:szCs w:val="24"/>
        </w:rPr>
        <w:t xml:space="preserve">Peterson, J. M., Leevy, J. L., &amp; </w:t>
      </w:r>
      <w:proofErr w:type="spellStart"/>
      <w:r w:rsidR="00590FE4" w:rsidRPr="00590FE4">
        <w:rPr>
          <w:rFonts w:ascii="Times New Roman" w:hAnsi="Times New Roman"/>
          <w:sz w:val="24"/>
          <w:szCs w:val="24"/>
        </w:rPr>
        <w:t>Khoshgoftaar</w:t>
      </w:r>
      <w:proofErr w:type="spellEnd"/>
      <w:r w:rsidR="00590FE4" w:rsidRPr="00590FE4">
        <w:rPr>
          <w:rFonts w:ascii="Times New Roman" w:hAnsi="Times New Roman"/>
          <w:sz w:val="24"/>
          <w:szCs w:val="24"/>
        </w:rPr>
        <w:t>, T. M. (2021, August). A review and analysis of the bot-</w:t>
      </w:r>
      <w:proofErr w:type="spellStart"/>
      <w:r w:rsidR="00590FE4" w:rsidRPr="00590FE4">
        <w:rPr>
          <w:rFonts w:ascii="Times New Roman" w:hAnsi="Times New Roman"/>
          <w:sz w:val="24"/>
          <w:szCs w:val="24"/>
        </w:rPr>
        <w:t>iot</w:t>
      </w:r>
      <w:proofErr w:type="spellEnd"/>
      <w:r w:rsidR="00590FE4" w:rsidRPr="00590FE4">
        <w:rPr>
          <w:rFonts w:ascii="Times New Roman" w:hAnsi="Times New Roman"/>
          <w:sz w:val="24"/>
          <w:szCs w:val="24"/>
        </w:rPr>
        <w:t xml:space="preserve"> dataset. In 2021 IEEE International Conference on Service-Oriented System Engineering (SOSE) (pp. 20-27). IEEE.</w:t>
      </w:r>
    </w:p>
    <w:p w14:paraId="11EF5A73" w14:textId="5177DE25" w:rsidR="00D44C4A" w:rsidRPr="00994D66" w:rsidRDefault="00C12414" w:rsidP="00590FE4">
      <w:pPr>
        <w:tabs>
          <w:tab w:val="left" w:pos="1440"/>
        </w:tabs>
        <w:spacing w:before="120" w:after="0" w:line="360" w:lineRule="auto"/>
        <w:jc w:val="both"/>
        <w:rPr>
          <w:rFonts w:ascii="Times New Roman" w:hAnsi="Times New Roman"/>
          <w:sz w:val="24"/>
          <w:szCs w:val="24"/>
        </w:rPr>
      </w:pPr>
      <w:sdt>
        <w:sdtPr>
          <w:rPr>
            <w:rFonts w:ascii="Times New Roman" w:hAnsi="Times New Roman"/>
            <w:sz w:val="24"/>
            <w:szCs w:val="24"/>
          </w:rPr>
          <w:id w:val="-1095627859"/>
          <w:citation/>
        </w:sdtPr>
        <w:sdtEndPr/>
        <w:sdtContent>
          <w:r w:rsidR="00C146EF">
            <w:rPr>
              <w:rFonts w:ascii="Times New Roman" w:hAnsi="Times New Roman"/>
              <w:sz w:val="24"/>
              <w:szCs w:val="24"/>
            </w:rPr>
            <w:fldChar w:fldCharType="begin"/>
          </w:r>
          <w:r w:rsidR="00C146EF">
            <w:rPr>
              <w:rFonts w:ascii="Times New Roman" w:hAnsi="Times New Roman"/>
              <w:sz w:val="24"/>
              <w:szCs w:val="24"/>
            </w:rPr>
            <w:instrText xml:space="preserve"> CITATION Moustafa2015 \l 1033 </w:instrText>
          </w:r>
          <w:r w:rsidR="00C146EF">
            <w:rPr>
              <w:rFonts w:ascii="Times New Roman" w:hAnsi="Times New Roman"/>
              <w:sz w:val="24"/>
              <w:szCs w:val="24"/>
            </w:rPr>
            <w:fldChar w:fldCharType="separate"/>
          </w:r>
          <w:r w:rsidR="00C146EF" w:rsidRPr="00C146EF">
            <w:rPr>
              <w:rFonts w:ascii="Times New Roman" w:hAnsi="Times New Roman"/>
              <w:noProof/>
              <w:sz w:val="24"/>
              <w:szCs w:val="24"/>
            </w:rPr>
            <w:t>(Moustafa, 2015)</w:t>
          </w:r>
          <w:r w:rsidR="00C146EF">
            <w:rPr>
              <w:rFonts w:ascii="Times New Roman" w:hAnsi="Times New Roman"/>
              <w:sz w:val="24"/>
              <w:szCs w:val="24"/>
            </w:rPr>
            <w:fldChar w:fldCharType="end"/>
          </w:r>
        </w:sdtContent>
      </w:sdt>
      <w:r w:rsidR="00C146EF">
        <w:rPr>
          <w:rFonts w:ascii="Times New Roman" w:hAnsi="Times New Roman"/>
          <w:sz w:val="24"/>
          <w:szCs w:val="24"/>
        </w:rPr>
        <w:t xml:space="preserve">. </w:t>
      </w:r>
      <w:r w:rsidR="00590FE4" w:rsidRPr="00590FE4">
        <w:rPr>
          <w:rFonts w:ascii="Times New Roman" w:hAnsi="Times New Roman"/>
          <w:sz w:val="24"/>
          <w:szCs w:val="24"/>
        </w:rPr>
        <w:t>Moustafa, N., &amp; Slay, J. (2015, November). UNSW-NB15: a comprehensive data set for network intrusion detection systems (UNSW-NB15 network data set). In 2015 military communications and information systems conference (</w:t>
      </w:r>
      <w:proofErr w:type="spellStart"/>
      <w:r w:rsidR="00590FE4" w:rsidRPr="00590FE4">
        <w:rPr>
          <w:rFonts w:ascii="Times New Roman" w:hAnsi="Times New Roman"/>
          <w:sz w:val="24"/>
          <w:szCs w:val="24"/>
        </w:rPr>
        <w:t>MilCIS</w:t>
      </w:r>
      <w:proofErr w:type="spellEnd"/>
      <w:r w:rsidR="00590FE4" w:rsidRPr="00590FE4">
        <w:rPr>
          <w:rFonts w:ascii="Times New Roman" w:hAnsi="Times New Roman"/>
          <w:sz w:val="24"/>
          <w:szCs w:val="24"/>
        </w:rPr>
        <w:t>) (pp. 1-6). IEEE.</w:t>
      </w:r>
    </w:p>
    <w:sectPr w:rsidR="00D44C4A" w:rsidRPr="00994D66" w:rsidSect="00152924">
      <w:footerReference w:type="default" r:id="rId42"/>
      <w:headerReference w:type="first" r:id="rId43"/>
      <w:pgSz w:w="11907" w:h="16839" w:code="9"/>
      <w:pgMar w:top="1080" w:right="1109" w:bottom="1267" w:left="116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CDB1B" w14:textId="77777777" w:rsidR="00004848" w:rsidRDefault="00004848" w:rsidP="00572592">
      <w:r>
        <w:separator/>
      </w:r>
    </w:p>
  </w:endnote>
  <w:endnote w:type="continuationSeparator" w:id="0">
    <w:p w14:paraId="49AF7079" w14:textId="77777777" w:rsidR="00004848" w:rsidRDefault="00004848" w:rsidP="00572592">
      <w:r>
        <w:continuationSeparator/>
      </w:r>
    </w:p>
  </w:endnote>
  <w:endnote w:type="continuationNotice" w:id="1">
    <w:p w14:paraId="7E2C0DA4" w14:textId="77777777" w:rsidR="00004848" w:rsidRDefault="0000484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5195138"/>
      <w:docPartObj>
        <w:docPartGallery w:val="Page Numbers (Bottom of Page)"/>
        <w:docPartUnique/>
      </w:docPartObj>
    </w:sdtPr>
    <w:sdtEndPr>
      <w:rPr>
        <w:noProof/>
      </w:rPr>
    </w:sdtEndPr>
    <w:sdtContent>
      <w:p w14:paraId="5BCC6DDB" w14:textId="4AD603BF" w:rsidR="00C574D1" w:rsidRDefault="00C574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57A0F" w14:textId="77777777" w:rsidR="00004848" w:rsidRDefault="00004848" w:rsidP="00572592">
      <w:r>
        <w:separator/>
      </w:r>
    </w:p>
  </w:footnote>
  <w:footnote w:type="continuationSeparator" w:id="0">
    <w:p w14:paraId="24C85BBB" w14:textId="77777777" w:rsidR="00004848" w:rsidRDefault="00004848" w:rsidP="00572592">
      <w:r>
        <w:continuationSeparator/>
      </w:r>
    </w:p>
  </w:footnote>
  <w:footnote w:type="continuationNotice" w:id="1">
    <w:p w14:paraId="3A26446A" w14:textId="77777777" w:rsidR="00004848" w:rsidRDefault="0000484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EDCB8" w14:textId="321D0ED6" w:rsidR="00CB657C" w:rsidRDefault="00CB657C">
    <w:pPr>
      <w:pStyle w:val="Header"/>
    </w:pPr>
  </w:p>
  <w:p w14:paraId="16114B0C" w14:textId="54507615" w:rsidR="00FF3C28" w:rsidRDefault="00FF3C28" w:rsidP="00572592">
    <w:pPr>
      <w:pStyle w:val="Heade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67026"/>
    <w:multiLevelType w:val="hybridMultilevel"/>
    <w:tmpl w:val="B6B0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44C92"/>
    <w:multiLevelType w:val="multilevel"/>
    <w:tmpl w:val="609CA1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0D93C3F"/>
    <w:multiLevelType w:val="hybridMultilevel"/>
    <w:tmpl w:val="DEBA246E"/>
    <w:lvl w:ilvl="0" w:tplc="ED687354">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32D46"/>
    <w:multiLevelType w:val="hybridMultilevel"/>
    <w:tmpl w:val="1DEE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B67BA7"/>
    <w:multiLevelType w:val="hybridMultilevel"/>
    <w:tmpl w:val="30EE66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06153"/>
    <w:multiLevelType w:val="hybridMultilevel"/>
    <w:tmpl w:val="8564BE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00154"/>
    <w:multiLevelType w:val="hybridMultilevel"/>
    <w:tmpl w:val="991E9F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CE0D5E"/>
    <w:multiLevelType w:val="hybridMultilevel"/>
    <w:tmpl w:val="2632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036B2"/>
    <w:multiLevelType w:val="hybridMultilevel"/>
    <w:tmpl w:val="FCD4E2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2B6908"/>
    <w:multiLevelType w:val="hybridMultilevel"/>
    <w:tmpl w:val="36CEF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1E70E5"/>
    <w:multiLevelType w:val="hybridMultilevel"/>
    <w:tmpl w:val="F3FA6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00DE5"/>
    <w:multiLevelType w:val="hybridMultilevel"/>
    <w:tmpl w:val="6060E0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920558"/>
    <w:multiLevelType w:val="multilevel"/>
    <w:tmpl w:val="61B4B0F0"/>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20603AC"/>
    <w:multiLevelType w:val="hybridMultilevel"/>
    <w:tmpl w:val="DBF28FE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2552018A"/>
    <w:multiLevelType w:val="hybridMultilevel"/>
    <w:tmpl w:val="683E8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259D5"/>
    <w:multiLevelType w:val="multilevel"/>
    <w:tmpl w:val="D682BCE4"/>
    <w:lvl w:ilvl="0">
      <w:start w:val="1"/>
      <w:numFmt w:val="upperRoman"/>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B946EC"/>
    <w:multiLevelType w:val="hybridMultilevel"/>
    <w:tmpl w:val="D9261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2933C1"/>
    <w:multiLevelType w:val="hybridMultilevel"/>
    <w:tmpl w:val="4E36F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07797B"/>
    <w:multiLevelType w:val="hybridMultilevel"/>
    <w:tmpl w:val="33FCB096"/>
    <w:lvl w:ilvl="0" w:tplc="EA8CB8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15031F"/>
    <w:multiLevelType w:val="hybridMultilevel"/>
    <w:tmpl w:val="D1C06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E2A85"/>
    <w:multiLevelType w:val="hybridMultilevel"/>
    <w:tmpl w:val="5A389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CE39CD"/>
    <w:multiLevelType w:val="hybridMultilevel"/>
    <w:tmpl w:val="2E3E53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C47040"/>
    <w:multiLevelType w:val="multilevel"/>
    <w:tmpl w:val="2454F73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2302398"/>
    <w:multiLevelType w:val="hybridMultilevel"/>
    <w:tmpl w:val="529C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4E1CEA"/>
    <w:multiLevelType w:val="hybridMultilevel"/>
    <w:tmpl w:val="3382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BB4538"/>
    <w:multiLevelType w:val="hybridMultilevel"/>
    <w:tmpl w:val="8BDE3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8EB59BB"/>
    <w:multiLevelType w:val="hybridMultilevel"/>
    <w:tmpl w:val="66565784"/>
    <w:lvl w:ilvl="0" w:tplc="D2E659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1669E5"/>
    <w:multiLevelType w:val="hybridMultilevel"/>
    <w:tmpl w:val="8CBC9B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3B821BC9"/>
    <w:multiLevelType w:val="hybridMultilevel"/>
    <w:tmpl w:val="58DC7968"/>
    <w:lvl w:ilvl="0" w:tplc="45B836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0F39A5"/>
    <w:multiLevelType w:val="hybridMultilevel"/>
    <w:tmpl w:val="5E8A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4D3EF0"/>
    <w:multiLevelType w:val="hybridMultilevel"/>
    <w:tmpl w:val="3E9688B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3F2E7CB9"/>
    <w:multiLevelType w:val="hybridMultilevel"/>
    <w:tmpl w:val="4044BB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02178AC"/>
    <w:multiLevelType w:val="hybridMultilevel"/>
    <w:tmpl w:val="6DBA1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B17B78"/>
    <w:multiLevelType w:val="hybridMultilevel"/>
    <w:tmpl w:val="FAAE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B812D2"/>
    <w:multiLevelType w:val="hybridMultilevel"/>
    <w:tmpl w:val="660C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C56D14"/>
    <w:multiLevelType w:val="multilevel"/>
    <w:tmpl w:val="4D88E48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2AC0A42"/>
    <w:multiLevelType w:val="hybridMultilevel"/>
    <w:tmpl w:val="99106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3E1615B"/>
    <w:multiLevelType w:val="hybridMultilevel"/>
    <w:tmpl w:val="5C000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6B6415"/>
    <w:multiLevelType w:val="hybridMultilevel"/>
    <w:tmpl w:val="8E20E6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1E30AA"/>
    <w:multiLevelType w:val="multilevel"/>
    <w:tmpl w:val="4D88E48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4EFE3B1B"/>
    <w:multiLevelType w:val="multilevel"/>
    <w:tmpl w:val="8BB8B3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57E10B55"/>
    <w:multiLevelType w:val="multilevel"/>
    <w:tmpl w:val="F09EA62C"/>
    <w:lvl w:ilvl="0">
      <w:start w:val="1"/>
      <w:numFmt w:val="upperRoman"/>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5825457F"/>
    <w:multiLevelType w:val="hybridMultilevel"/>
    <w:tmpl w:val="269C80DE"/>
    <w:lvl w:ilvl="0" w:tplc="9D9A8B5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4B5F62"/>
    <w:multiLevelType w:val="hybridMultilevel"/>
    <w:tmpl w:val="AB3C9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9D20F0"/>
    <w:multiLevelType w:val="hybridMultilevel"/>
    <w:tmpl w:val="B7801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A9462E"/>
    <w:multiLevelType w:val="hybridMultilevel"/>
    <w:tmpl w:val="15AA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57F60"/>
    <w:multiLevelType w:val="hybridMultilevel"/>
    <w:tmpl w:val="BDE8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BE3E74"/>
    <w:multiLevelType w:val="hybridMultilevel"/>
    <w:tmpl w:val="7166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F31931"/>
    <w:multiLevelType w:val="hybridMultilevel"/>
    <w:tmpl w:val="57EA2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6A59FB"/>
    <w:multiLevelType w:val="hybridMultilevel"/>
    <w:tmpl w:val="8CF0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CB76F7"/>
    <w:multiLevelType w:val="multilevel"/>
    <w:tmpl w:val="49DCCF5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6" w15:restartNumberingAfterBreak="0">
    <w:nsid w:val="62EF3A3B"/>
    <w:multiLevelType w:val="hybridMultilevel"/>
    <w:tmpl w:val="694E6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533BDC"/>
    <w:multiLevelType w:val="hybridMultilevel"/>
    <w:tmpl w:val="69BCCC4C"/>
    <w:lvl w:ilvl="0" w:tplc="4D16DB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B85482"/>
    <w:multiLevelType w:val="hybridMultilevel"/>
    <w:tmpl w:val="9B548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90336E"/>
    <w:multiLevelType w:val="hybridMultilevel"/>
    <w:tmpl w:val="381AB024"/>
    <w:lvl w:ilvl="0" w:tplc="E87C8B86">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A34129F"/>
    <w:multiLevelType w:val="hybridMultilevel"/>
    <w:tmpl w:val="792CE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B455BC"/>
    <w:multiLevelType w:val="hybridMultilevel"/>
    <w:tmpl w:val="9C0E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F537E6"/>
    <w:multiLevelType w:val="multilevel"/>
    <w:tmpl w:val="948AE8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15:restartNumberingAfterBreak="0">
    <w:nsid w:val="6E613E7E"/>
    <w:multiLevelType w:val="multilevel"/>
    <w:tmpl w:val="83689342"/>
    <w:lvl w:ilvl="0">
      <w:start w:val="1"/>
      <w:numFmt w:val="upperRoman"/>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6F3B0816"/>
    <w:multiLevelType w:val="hybridMultilevel"/>
    <w:tmpl w:val="BB76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327135"/>
    <w:multiLevelType w:val="hybridMultilevel"/>
    <w:tmpl w:val="274E2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C51725"/>
    <w:multiLevelType w:val="hybridMultilevel"/>
    <w:tmpl w:val="4ED81C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8" w15:restartNumberingAfterBreak="0">
    <w:nsid w:val="72452291"/>
    <w:multiLevelType w:val="hybridMultilevel"/>
    <w:tmpl w:val="1710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0" w15:restartNumberingAfterBreak="0">
    <w:nsid w:val="76160B14"/>
    <w:multiLevelType w:val="hybridMultilevel"/>
    <w:tmpl w:val="6700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0B01AB"/>
    <w:multiLevelType w:val="hybridMultilevel"/>
    <w:tmpl w:val="3964209A"/>
    <w:lvl w:ilvl="0" w:tplc="45B836E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D016BC0"/>
    <w:multiLevelType w:val="hybridMultilevel"/>
    <w:tmpl w:val="DC7AE9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F0E237A"/>
    <w:multiLevelType w:val="multilevel"/>
    <w:tmpl w:val="6026F8A6"/>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021739079">
    <w:abstractNumId w:val="11"/>
  </w:num>
  <w:num w:numId="2" w16cid:durableId="1709720568">
    <w:abstractNumId w:val="41"/>
  </w:num>
  <w:num w:numId="3" w16cid:durableId="2120181125">
    <w:abstractNumId w:val="4"/>
  </w:num>
  <w:num w:numId="4" w16cid:durableId="215240695">
    <w:abstractNumId w:val="69"/>
  </w:num>
  <w:num w:numId="5" w16cid:durableId="910969123">
    <w:abstractNumId w:val="43"/>
  </w:num>
  <w:num w:numId="6" w16cid:durableId="328677318">
    <w:abstractNumId w:val="67"/>
  </w:num>
  <w:num w:numId="7" w16cid:durableId="1169323218">
    <w:abstractNumId w:val="18"/>
  </w:num>
  <w:num w:numId="8" w16cid:durableId="2107655388">
    <w:abstractNumId w:val="0"/>
  </w:num>
  <w:num w:numId="9" w16cid:durableId="1872455523">
    <w:abstractNumId w:val="63"/>
  </w:num>
  <w:num w:numId="10" w16cid:durableId="111486459">
    <w:abstractNumId w:val="35"/>
  </w:num>
  <w:num w:numId="11" w16cid:durableId="1009983797">
    <w:abstractNumId w:val="20"/>
  </w:num>
  <w:num w:numId="12" w16cid:durableId="1486429128">
    <w:abstractNumId w:val="17"/>
  </w:num>
  <w:num w:numId="13" w16cid:durableId="1826508045">
    <w:abstractNumId w:val="16"/>
  </w:num>
  <w:num w:numId="14" w16cid:durableId="2059821534">
    <w:abstractNumId w:val="46"/>
  </w:num>
  <w:num w:numId="15" w16cid:durableId="1488397822">
    <w:abstractNumId w:val="22"/>
  </w:num>
  <w:num w:numId="16" w16cid:durableId="1282762392">
    <w:abstractNumId w:val="8"/>
  </w:num>
  <w:num w:numId="17" w16cid:durableId="319817970">
    <w:abstractNumId w:val="56"/>
  </w:num>
  <w:num w:numId="18" w16cid:durableId="1395667208">
    <w:abstractNumId w:val="34"/>
  </w:num>
  <w:num w:numId="19" w16cid:durableId="524053434">
    <w:abstractNumId w:val="2"/>
  </w:num>
  <w:num w:numId="20" w16cid:durableId="671444891">
    <w:abstractNumId w:val="59"/>
  </w:num>
  <w:num w:numId="21" w16cid:durableId="951475114">
    <w:abstractNumId w:val="52"/>
  </w:num>
  <w:num w:numId="22" w16cid:durableId="2098206809">
    <w:abstractNumId w:val="42"/>
  </w:num>
  <w:num w:numId="23" w16cid:durableId="137068332">
    <w:abstractNumId w:val="0"/>
  </w:num>
  <w:num w:numId="24" w16cid:durableId="258488873">
    <w:abstractNumId w:val="3"/>
  </w:num>
  <w:num w:numId="25" w16cid:durableId="1359313989">
    <w:abstractNumId w:val="30"/>
  </w:num>
  <w:num w:numId="26" w16cid:durableId="2068141811">
    <w:abstractNumId w:val="61"/>
  </w:num>
  <w:num w:numId="27" w16cid:durableId="1233276838">
    <w:abstractNumId w:val="47"/>
  </w:num>
  <w:num w:numId="28" w16cid:durableId="2068525803">
    <w:abstractNumId w:val="5"/>
  </w:num>
  <w:num w:numId="29" w16cid:durableId="1311785522">
    <w:abstractNumId w:val="21"/>
  </w:num>
  <w:num w:numId="30" w16cid:durableId="1775398895">
    <w:abstractNumId w:val="44"/>
  </w:num>
  <w:num w:numId="31" w16cid:durableId="1661885008">
    <w:abstractNumId w:val="12"/>
  </w:num>
  <w:num w:numId="32" w16cid:durableId="1080908353">
    <w:abstractNumId w:val="6"/>
  </w:num>
  <w:num w:numId="33" w16cid:durableId="2055620099">
    <w:abstractNumId w:val="45"/>
  </w:num>
  <w:num w:numId="34" w16cid:durableId="470367281">
    <w:abstractNumId w:val="53"/>
  </w:num>
  <w:num w:numId="35" w16cid:durableId="1240676983">
    <w:abstractNumId w:val="13"/>
  </w:num>
  <w:num w:numId="36" w16cid:durableId="1421951437">
    <w:abstractNumId w:val="24"/>
  </w:num>
  <w:num w:numId="37" w16cid:durableId="1283342472">
    <w:abstractNumId w:val="65"/>
  </w:num>
  <w:num w:numId="38" w16cid:durableId="867566903">
    <w:abstractNumId w:val="40"/>
  </w:num>
  <w:num w:numId="39" w16cid:durableId="627782444">
    <w:abstractNumId w:val="7"/>
  </w:num>
  <w:num w:numId="40" w16cid:durableId="1720934737">
    <w:abstractNumId w:val="26"/>
  </w:num>
  <w:num w:numId="41" w16cid:durableId="1915162056">
    <w:abstractNumId w:val="49"/>
  </w:num>
  <w:num w:numId="42" w16cid:durableId="1201430241">
    <w:abstractNumId w:val="19"/>
  </w:num>
  <w:num w:numId="43" w16cid:durableId="714543575">
    <w:abstractNumId w:val="9"/>
  </w:num>
  <w:num w:numId="44" w16cid:durableId="2060471030">
    <w:abstractNumId w:val="72"/>
  </w:num>
  <w:num w:numId="45" w16cid:durableId="862128005">
    <w:abstractNumId w:val="23"/>
  </w:num>
  <w:num w:numId="46" w16cid:durableId="1295284249">
    <w:abstractNumId w:val="27"/>
  </w:num>
  <w:num w:numId="47" w16cid:durableId="1283995943">
    <w:abstractNumId w:val="36"/>
  </w:num>
  <w:num w:numId="48" w16cid:durableId="1947149042">
    <w:abstractNumId w:val="29"/>
  </w:num>
  <w:num w:numId="49" w16cid:durableId="1948930428">
    <w:abstractNumId w:val="55"/>
  </w:num>
  <w:num w:numId="50" w16cid:durableId="1603606012">
    <w:abstractNumId w:val="57"/>
  </w:num>
  <w:num w:numId="51" w16cid:durableId="1206598355">
    <w:abstractNumId w:val="54"/>
  </w:num>
  <w:num w:numId="52" w16cid:durableId="1143886121">
    <w:abstractNumId w:val="62"/>
  </w:num>
  <w:num w:numId="53" w16cid:durableId="477192303">
    <w:abstractNumId w:val="48"/>
  </w:num>
  <w:num w:numId="54" w16cid:durableId="1610115147">
    <w:abstractNumId w:val="37"/>
  </w:num>
  <w:num w:numId="55" w16cid:durableId="1461728091">
    <w:abstractNumId w:val="70"/>
  </w:num>
  <w:num w:numId="56" w16cid:durableId="1071194826">
    <w:abstractNumId w:val="39"/>
  </w:num>
  <w:num w:numId="57" w16cid:durableId="1797529941">
    <w:abstractNumId w:val="60"/>
  </w:num>
  <w:num w:numId="58" w16cid:durableId="44499676">
    <w:abstractNumId w:val="58"/>
  </w:num>
  <w:num w:numId="59" w16cid:durableId="571307575">
    <w:abstractNumId w:val="14"/>
  </w:num>
  <w:num w:numId="60" w16cid:durableId="1447579959">
    <w:abstractNumId w:val="64"/>
  </w:num>
  <w:num w:numId="61" w16cid:durableId="998774695">
    <w:abstractNumId w:val="66"/>
  </w:num>
  <w:num w:numId="62" w16cid:durableId="1208566084">
    <w:abstractNumId w:val="33"/>
  </w:num>
  <w:num w:numId="63" w16cid:durableId="194268099">
    <w:abstractNumId w:val="28"/>
  </w:num>
  <w:num w:numId="64" w16cid:durableId="527639716">
    <w:abstractNumId w:val="50"/>
  </w:num>
  <w:num w:numId="65" w16cid:durableId="551695774">
    <w:abstractNumId w:val="15"/>
  </w:num>
  <w:num w:numId="66" w16cid:durableId="835271431">
    <w:abstractNumId w:val="1"/>
  </w:num>
  <w:num w:numId="67" w16cid:durableId="1603149591">
    <w:abstractNumId w:val="73"/>
  </w:num>
  <w:num w:numId="68" w16cid:durableId="1296910943">
    <w:abstractNumId w:val="68"/>
  </w:num>
  <w:num w:numId="69" w16cid:durableId="696156100">
    <w:abstractNumId w:val="51"/>
  </w:num>
  <w:num w:numId="70" w16cid:durableId="1714184677">
    <w:abstractNumId w:val="38"/>
  </w:num>
  <w:num w:numId="71" w16cid:durableId="730731848">
    <w:abstractNumId w:val="25"/>
  </w:num>
  <w:num w:numId="72" w16cid:durableId="582836395">
    <w:abstractNumId w:val="32"/>
  </w:num>
  <w:num w:numId="73" w16cid:durableId="436876328">
    <w:abstractNumId w:val="71"/>
  </w:num>
  <w:num w:numId="74" w16cid:durableId="1731154927">
    <w:abstractNumId w:val="31"/>
  </w:num>
  <w:num w:numId="75" w16cid:durableId="764960651">
    <w:abstractNumId w:val="1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05E6"/>
    <w:rsid w:val="00002284"/>
    <w:rsid w:val="000029BF"/>
    <w:rsid w:val="00002E27"/>
    <w:rsid w:val="000031A3"/>
    <w:rsid w:val="0000376E"/>
    <w:rsid w:val="00004848"/>
    <w:rsid w:val="00004E0E"/>
    <w:rsid w:val="00006912"/>
    <w:rsid w:val="00006A69"/>
    <w:rsid w:val="00006C22"/>
    <w:rsid w:val="000102B3"/>
    <w:rsid w:val="0001109F"/>
    <w:rsid w:val="0001180B"/>
    <w:rsid w:val="00011A04"/>
    <w:rsid w:val="00012369"/>
    <w:rsid w:val="00013340"/>
    <w:rsid w:val="00013800"/>
    <w:rsid w:val="0001430E"/>
    <w:rsid w:val="000146DA"/>
    <w:rsid w:val="00014B57"/>
    <w:rsid w:val="00014D12"/>
    <w:rsid w:val="00016653"/>
    <w:rsid w:val="000172E9"/>
    <w:rsid w:val="0001733A"/>
    <w:rsid w:val="00017D99"/>
    <w:rsid w:val="00020F9F"/>
    <w:rsid w:val="000218D2"/>
    <w:rsid w:val="00021A59"/>
    <w:rsid w:val="00021AA9"/>
    <w:rsid w:val="00021B12"/>
    <w:rsid w:val="00023047"/>
    <w:rsid w:val="000236C9"/>
    <w:rsid w:val="00023AF6"/>
    <w:rsid w:val="00023C31"/>
    <w:rsid w:val="000241D1"/>
    <w:rsid w:val="000242CE"/>
    <w:rsid w:val="000242DB"/>
    <w:rsid w:val="0002468B"/>
    <w:rsid w:val="00025314"/>
    <w:rsid w:val="0002573B"/>
    <w:rsid w:val="00025F92"/>
    <w:rsid w:val="000260BC"/>
    <w:rsid w:val="00026245"/>
    <w:rsid w:val="00026D61"/>
    <w:rsid w:val="00026E39"/>
    <w:rsid w:val="00027F23"/>
    <w:rsid w:val="00030115"/>
    <w:rsid w:val="00030160"/>
    <w:rsid w:val="00030324"/>
    <w:rsid w:val="000304BB"/>
    <w:rsid w:val="000305FB"/>
    <w:rsid w:val="000318DB"/>
    <w:rsid w:val="0003222A"/>
    <w:rsid w:val="00033FC5"/>
    <w:rsid w:val="00034362"/>
    <w:rsid w:val="000344AB"/>
    <w:rsid w:val="00034546"/>
    <w:rsid w:val="00034AAF"/>
    <w:rsid w:val="000358B0"/>
    <w:rsid w:val="00035A82"/>
    <w:rsid w:val="00035CBA"/>
    <w:rsid w:val="00035D83"/>
    <w:rsid w:val="00036069"/>
    <w:rsid w:val="00036301"/>
    <w:rsid w:val="000375B9"/>
    <w:rsid w:val="0003780B"/>
    <w:rsid w:val="00037C7D"/>
    <w:rsid w:val="00037EF1"/>
    <w:rsid w:val="00041742"/>
    <w:rsid w:val="00041916"/>
    <w:rsid w:val="00041A64"/>
    <w:rsid w:val="000420DE"/>
    <w:rsid w:val="000423CF"/>
    <w:rsid w:val="00042C53"/>
    <w:rsid w:val="00043D5E"/>
    <w:rsid w:val="000440F1"/>
    <w:rsid w:val="000443DB"/>
    <w:rsid w:val="00044946"/>
    <w:rsid w:val="00046244"/>
    <w:rsid w:val="000462D8"/>
    <w:rsid w:val="00046421"/>
    <w:rsid w:val="00046B3B"/>
    <w:rsid w:val="00047E4E"/>
    <w:rsid w:val="000503E8"/>
    <w:rsid w:val="00050848"/>
    <w:rsid w:val="000517B8"/>
    <w:rsid w:val="00051F70"/>
    <w:rsid w:val="00052131"/>
    <w:rsid w:val="000526D9"/>
    <w:rsid w:val="000536A6"/>
    <w:rsid w:val="0005393C"/>
    <w:rsid w:val="00054089"/>
    <w:rsid w:val="00054551"/>
    <w:rsid w:val="00054DD7"/>
    <w:rsid w:val="00054E05"/>
    <w:rsid w:val="0005558B"/>
    <w:rsid w:val="000557DE"/>
    <w:rsid w:val="00055E89"/>
    <w:rsid w:val="000563D4"/>
    <w:rsid w:val="00056512"/>
    <w:rsid w:val="00056C13"/>
    <w:rsid w:val="00056F57"/>
    <w:rsid w:val="000576C9"/>
    <w:rsid w:val="000578B3"/>
    <w:rsid w:val="00057B16"/>
    <w:rsid w:val="00060F5A"/>
    <w:rsid w:val="00061468"/>
    <w:rsid w:val="00061710"/>
    <w:rsid w:val="00061826"/>
    <w:rsid w:val="000621BA"/>
    <w:rsid w:val="0006253F"/>
    <w:rsid w:val="00062544"/>
    <w:rsid w:val="000626C8"/>
    <w:rsid w:val="0006361F"/>
    <w:rsid w:val="0006387B"/>
    <w:rsid w:val="0006481F"/>
    <w:rsid w:val="0006556D"/>
    <w:rsid w:val="000657C0"/>
    <w:rsid w:val="00067DF4"/>
    <w:rsid w:val="00067EE6"/>
    <w:rsid w:val="00070C3F"/>
    <w:rsid w:val="000717C6"/>
    <w:rsid w:val="000717DA"/>
    <w:rsid w:val="00072407"/>
    <w:rsid w:val="00072A5D"/>
    <w:rsid w:val="00072AB8"/>
    <w:rsid w:val="00072E0F"/>
    <w:rsid w:val="000732EE"/>
    <w:rsid w:val="00073400"/>
    <w:rsid w:val="0007347F"/>
    <w:rsid w:val="00074DB2"/>
    <w:rsid w:val="0007546A"/>
    <w:rsid w:val="0007566C"/>
    <w:rsid w:val="000756F4"/>
    <w:rsid w:val="00075D6E"/>
    <w:rsid w:val="00075F2D"/>
    <w:rsid w:val="00076F77"/>
    <w:rsid w:val="00077526"/>
    <w:rsid w:val="00077788"/>
    <w:rsid w:val="000777F4"/>
    <w:rsid w:val="00077E36"/>
    <w:rsid w:val="00077E4A"/>
    <w:rsid w:val="00080331"/>
    <w:rsid w:val="000814B5"/>
    <w:rsid w:val="000817D5"/>
    <w:rsid w:val="00082441"/>
    <w:rsid w:val="00083BFE"/>
    <w:rsid w:val="00084230"/>
    <w:rsid w:val="000844F8"/>
    <w:rsid w:val="00084AF7"/>
    <w:rsid w:val="00084B79"/>
    <w:rsid w:val="000868A1"/>
    <w:rsid w:val="0008717F"/>
    <w:rsid w:val="00087A0A"/>
    <w:rsid w:val="0009070B"/>
    <w:rsid w:val="00091332"/>
    <w:rsid w:val="00091D68"/>
    <w:rsid w:val="000921E5"/>
    <w:rsid w:val="000923C4"/>
    <w:rsid w:val="0009262C"/>
    <w:rsid w:val="000928FE"/>
    <w:rsid w:val="000935DE"/>
    <w:rsid w:val="00095A7A"/>
    <w:rsid w:val="00095CF9"/>
    <w:rsid w:val="00096051"/>
    <w:rsid w:val="0009652D"/>
    <w:rsid w:val="000967E7"/>
    <w:rsid w:val="000A2058"/>
    <w:rsid w:val="000A22BE"/>
    <w:rsid w:val="000A2669"/>
    <w:rsid w:val="000A26C8"/>
    <w:rsid w:val="000A300B"/>
    <w:rsid w:val="000A31C3"/>
    <w:rsid w:val="000A35AF"/>
    <w:rsid w:val="000A3744"/>
    <w:rsid w:val="000A3EF8"/>
    <w:rsid w:val="000A45A2"/>
    <w:rsid w:val="000A4728"/>
    <w:rsid w:val="000A4B5B"/>
    <w:rsid w:val="000A4CB8"/>
    <w:rsid w:val="000A6D1B"/>
    <w:rsid w:val="000A729B"/>
    <w:rsid w:val="000A789E"/>
    <w:rsid w:val="000A7C36"/>
    <w:rsid w:val="000B0397"/>
    <w:rsid w:val="000B0764"/>
    <w:rsid w:val="000B1A67"/>
    <w:rsid w:val="000B2AB3"/>
    <w:rsid w:val="000B2C2A"/>
    <w:rsid w:val="000B3EC9"/>
    <w:rsid w:val="000B5144"/>
    <w:rsid w:val="000B5287"/>
    <w:rsid w:val="000B5A6B"/>
    <w:rsid w:val="000B6042"/>
    <w:rsid w:val="000B7C49"/>
    <w:rsid w:val="000B7DEC"/>
    <w:rsid w:val="000C0643"/>
    <w:rsid w:val="000C1191"/>
    <w:rsid w:val="000C297D"/>
    <w:rsid w:val="000C430F"/>
    <w:rsid w:val="000C4787"/>
    <w:rsid w:val="000C577E"/>
    <w:rsid w:val="000C58D8"/>
    <w:rsid w:val="000C5B4F"/>
    <w:rsid w:val="000C6DAC"/>
    <w:rsid w:val="000C7075"/>
    <w:rsid w:val="000C71C3"/>
    <w:rsid w:val="000C7428"/>
    <w:rsid w:val="000C786E"/>
    <w:rsid w:val="000C7C86"/>
    <w:rsid w:val="000C7F39"/>
    <w:rsid w:val="000D04FF"/>
    <w:rsid w:val="000D0CA8"/>
    <w:rsid w:val="000D0D96"/>
    <w:rsid w:val="000D0EC4"/>
    <w:rsid w:val="000D0F41"/>
    <w:rsid w:val="000D1292"/>
    <w:rsid w:val="000D142B"/>
    <w:rsid w:val="000D171F"/>
    <w:rsid w:val="000D178F"/>
    <w:rsid w:val="000D1CFB"/>
    <w:rsid w:val="000D21AF"/>
    <w:rsid w:val="000D28DE"/>
    <w:rsid w:val="000D3593"/>
    <w:rsid w:val="000D42A3"/>
    <w:rsid w:val="000D432A"/>
    <w:rsid w:val="000D4429"/>
    <w:rsid w:val="000D5C6B"/>
    <w:rsid w:val="000D627F"/>
    <w:rsid w:val="000D682E"/>
    <w:rsid w:val="000D721C"/>
    <w:rsid w:val="000D7926"/>
    <w:rsid w:val="000D7A77"/>
    <w:rsid w:val="000D7FE8"/>
    <w:rsid w:val="000E0936"/>
    <w:rsid w:val="000E0D2D"/>
    <w:rsid w:val="000E198F"/>
    <w:rsid w:val="000E3541"/>
    <w:rsid w:val="000E39B2"/>
    <w:rsid w:val="000E3D41"/>
    <w:rsid w:val="000E3F18"/>
    <w:rsid w:val="000E4826"/>
    <w:rsid w:val="000E486E"/>
    <w:rsid w:val="000E49B4"/>
    <w:rsid w:val="000E4C0E"/>
    <w:rsid w:val="000E4CA9"/>
    <w:rsid w:val="000E4D23"/>
    <w:rsid w:val="000E5217"/>
    <w:rsid w:val="000E5278"/>
    <w:rsid w:val="000E52B9"/>
    <w:rsid w:val="000E58AC"/>
    <w:rsid w:val="000E66BD"/>
    <w:rsid w:val="000E7FAC"/>
    <w:rsid w:val="000F00E8"/>
    <w:rsid w:val="000F02B6"/>
    <w:rsid w:val="000F0D39"/>
    <w:rsid w:val="000F0F18"/>
    <w:rsid w:val="000F13F9"/>
    <w:rsid w:val="000F1EF1"/>
    <w:rsid w:val="000F23B2"/>
    <w:rsid w:val="000F2C3D"/>
    <w:rsid w:val="000F354C"/>
    <w:rsid w:val="000F3601"/>
    <w:rsid w:val="000F3D7C"/>
    <w:rsid w:val="000F4908"/>
    <w:rsid w:val="000F5211"/>
    <w:rsid w:val="000F5C9C"/>
    <w:rsid w:val="000F6164"/>
    <w:rsid w:val="000F6379"/>
    <w:rsid w:val="000F6693"/>
    <w:rsid w:val="000F6EE4"/>
    <w:rsid w:val="000F6F39"/>
    <w:rsid w:val="000F7569"/>
    <w:rsid w:val="000F7722"/>
    <w:rsid w:val="000F7867"/>
    <w:rsid w:val="000F7B07"/>
    <w:rsid w:val="0010073E"/>
    <w:rsid w:val="001009F6"/>
    <w:rsid w:val="00100EA5"/>
    <w:rsid w:val="0010126E"/>
    <w:rsid w:val="00101885"/>
    <w:rsid w:val="00101C95"/>
    <w:rsid w:val="00101ED2"/>
    <w:rsid w:val="00103263"/>
    <w:rsid w:val="00103743"/>
    <w:rsid w:val="00103D1C"/>
    <w:rsid w:val="0010452A"/>
    <w:rsid w:val="001050FC"/>
    <w:rsid w:val="00105645"/>
    <w:rsid w:val="00105FFC"/>
    <w:rsid w:val="001062C2"/>
    <w:rsid w:val="001073EB"/>
    <w:rsid w:val="0010754D"/>
    <w:rsid w:val="00107B2F"/>
    <w:rsid w:val="00107F4F"/>
    <w:rsid w:val="00110409"/>
    <w:rsid w:val="00110581"/>
    <w:rsid w:val="00111B7F"/>
    <w:rsid w:val="001122CB"/>
    <w:rsid w:val="0011236A"/>
    <w:rsid w:val="001133CB"/>
    <w:rsid w:val="00115009"/>
    <w:rsid w:val="00115B37"/>
    <w:rsid w:val="0011617D"/>
    <w:rsid w:val="00116795"/>
    <w:rsid w:val="00117D34"/>
    <w:rsid w:val="00117D59"/>
    <w:rsid w:val="00120DC3"/>
    <w:rsid w:val="00121853"/>
    <w:rsid w:val="00121F4C"/>
    <w:rsid w:val="00122EC3"/>
    <w:rsid w:val="00122F73"/>
    <w:rsid w:val="0012378A"/>
    <w:rsid w:val="00123A0C"/>
    <w:rsid w:val="00124C8C"/>
    <w:rsid w:val="00125179"/>
    <w:rsid w:val="0012603F"/>
    <w:rsid w:val="001263E5"/>
    <w:rsid w:val="00126A41"/>
    <w:rsid w:val="00126D23"/>
    <w:rsid w:val="00127757"/>
    <w:rsid w:val="00127F80"/>
    <w:rsid w:val="00130171"/>
    <w:rsid w:val="00130A35"/>
    <w:rsid w:val="0013103A"/>
    <w:rsid w:val="00132126"/>
    <w:rsid w:val="00134454"/>
    <w:rsid w:val="001346D7"/>
    <w:rsid w:val="00134866"/>
    <w:rsid w:val="00135FF6"/>
    <w:rsid w:val="001360DD"/>
    <w:rsid w:val="001361DC"/>
    <w:rsid w:val="001362D7"/>
    <w:rsid w:val="00136988"/>
    <w:rsid w:val="00136BDB"/>
    <w:rsid w:val="001374D6"/>
    <w:rsid w:val="0013770D"/>
    <w:rsid w:val="001378DB"/>
    <w:rsid w:val="0014029D"/>
    <w:rsid w:val="0014031F"/>
    <w:rsid w:val="00140841"/>
    <w:rsid w:val="0014099C"/>
    <w:rsid w:val="001413A2"/>
    <w:rsid w:val="00141584"/>
    <w:rsid w:val="00141CF3"/>
    <w:rsid w:val="001422B7"/>
    <w:rsid w:val="001425CF"/>
    <w:rsid w:val="001429AB"/>
    <w:rsid w:val="00142AD8"/>
    <w:rsid w:val="001431DE"/>
    <w:rsid w:val="00144511"/>
    <w:rsid w:val="00144E3E"/>
    <w:rsid w:val="00144FDB"/>
    <w:rsid w:val="001450E3"/>
    <w:rsid w:val="00145209"/>
    <w:rsid w:val="0014587C"/>
    <w:rsid w:val="0014630E"/>
    <w:rsid w:val="001464AE"/>
    <w:rsid w:val="001465CE"/>
    <w:rsid w:val="0014748F"/>
    <w:rsid w:val="00150440"/>
    <w:rsid w:val="00150865"/>
    <w:rsid w:val="00150D8A"/>
    <w:rsid w:val="0015164C"/>
    <w:rsid w:val="00152762"/>
    <w:rsid w:val="00152924"/>
    <w:rsid w:val="00152BEF"/>
    <w:rsid w:val="001532C1"/>
    <w:rsid w:val="00153561"/>
    <w:rsid w:val="00153856"/>
    <w:rsid w:val="00154461"/>
    <w:rsid w:val="00154900"/>
    <w:rsid w:val="00155AE6"/>
    <w:rsid w:val="00156183"/>
    <w:rsid w:val="001565F7"/>
    <w:rsid w:val="00156A27"/>
    <w:rsid w:val="00156B07"/>
    <w:rsid w:val="00156FCC"/>
    <w:rsid w:val="001575FF"/>
    <w:rsid w:val="00160018"/>
    <w:rsid w:val="001605F0"/>
    <w:rsid w:val="00160A49"/>
    <w:rsid w:val="00160AAD"/>
    <w:rsid w:val="00161717"/>
    <w:rsid w:val="00161B1F"/>
    <w:rsid w:val="00162043"/>
    <w:rsid w:val="0016291F"/>
    <w:rsid w:val="00164413"/>
    <w:rsid w:val="001646DA"/>
    <w:rsid w:val="00164850"/>
    <w:rsid w:val="00164F6C"/>
    <w:rsid w:val="00165B03"/>
    <w:rsid w:val="00165D7A"/>
    <w:rsid w:val="00166CE3"/>
    <w:rsid w:val="001670F1"/>
    <w:rsid w:val="001671CD"/>
    <w:rsid w:val="001701F1"/>
    <w:rsid w:val="00170740"/>
    <w:rsid w:val="00172787"/>
    <w:rsid w:val="00173304"/>
    <w:rsid w:val="00173AA2"/>
    <w:rsid w:val="001743B3"/>
    <w:rsid w:val="00174623"/>
    <w:rsid w:val="00175264"/>
    <w:rsid w:val="00175597"/>
    <w:rsid w:val="00175AAC"/>
    <w:rsid w:val="00175CD8"/>
    <w:rsid w:val="00177291"/>
    <w:rsid w:val="001777D7"/>
    <w:rsid w:val="00177F19"/>
    <w:rsid w:val="00180516"/>
    <w:rsid w:val="001809AC"/>
    <w:rsid w:val="00180EB2"/>
    <w:rsid w:val="00181299"/>
    <w:rsid w:val="001817A2"/>
    <w:rsid w:val="001821B1"/>
    <w:rsid w:val="0018249E"/>
    <w:rsid w:val="0018577B"/>
    <w:rsid w:val="00185F79"/>
    <w:rsid w:val="00186418"/>
    <w:rsid w:val="00186485"/>
    <w:rsid w:val="00186673"/>
    <w:rsid w:val="001868AE"/>
    <w:rsid w:val="00186C91"/>
    <w:rsid w:val="001872F0"/>
    <w:rsid w:val="00190216"/>
    <w:rsid w:val="00190C18"/>
    <w:rsid w:val="00190EC9"/>
    <w:rsid w:val="0019220F"/>
    <w:rsid w:val="0019235F"/>
    <w:rsid w:val="00192CD0"/>
    <w:rsid w:val="00193F91"/>
    <w:rsid w:val="001940DA"/>
    <w:rsid w:val="00194FDD"/>
    <w:rsid w:val="00195686"/>
    <w:rsid w:val="0019636C"/>
    <w:rsid w:val="00196A56"/>
    <w:rsid w:val="00197611"/>
    <w:rsid w:val="001A14DB"/>
    <w:rsid w:val="001A184F"/>
    <w:rsid w:val="001A271C"/>
    <w:rsid w:val="001A2AB3"/>
    <w:rsid w:val="001A3205"/>
    <w:rsid w:val="001A33A1"/>
    <w:rsid w:val="001A3612"/>
    <w:rsid w:val="001A382F"/>
    <w:rsid w:val="001A41B0"/>
    <w:rsid w:val="001A4361"/>
    <w:rsid w:val="001A5006"/>
    <w:rsid w:val="001A647D"/>
    <w:rsid w:val="001A6C9C"/>
    <w:rsid w:val="001A775F"/>
    <w:rsid w:val="001B0111"/>
    <w:rsid w:val="001B03C5"/>
    <w:rsid w:val="001B0C4F"/>
    <w:rsid w:val="001B0C80"/>
    <w:rsid w:val="001B1134"/>
    <w:rsid w:val="001B2108"/>
    <w:rsid w:val="001B2E3A"/>
    <w:rsid w:val="001B4477"/>
    <w:rsid w:val="001B5840"/>
    <w:rsid w:val="001B665F"/>
    <w:rsid w:val="001B6E47"/>
    <w:rsid w:val="001B7B20"/>
    <w:rsid w:val="001C03C7"/>
    <w:rsid w:val="001C0574"/>
    <w:rsid w:val="001C0992"/>
    <w:rsid w:val="001C1126"/>
    <w:rsid w:val="001C1952"/>
    <w:rsid w:val="001C241E"/>
    <w:rsid w:val="001C3BD7"/>
    <w:rsid w:val="001C470F"/>
    <w:rsid w:val="001C4785"/>
    <w:rsid w:val="001C5AF2"/>
    <w:rsid w:val="001C64A3"/>
    <w:rsid w:val="001C657B"/>
    <w:rsid w:val="001C6DE7"/>
    <w:rsid w:val="001C7EF5"/>
    <w:rsid w:val="001D0486"/>
    <w:rsid w:val="001D1D9D"/>
    <w:rsid w:val="001D2E71"/>
    <w:rsid w:val="001D312A"/>
    <w:rsid w:val="001D5836"/>
    <w:rsid w:val="001D58F9"/>
    <w:rsid w:val="001D5D2B"/>
    <w:rsid w:val="001D5F9F"/>
    <w:rsid w:val="001D6605"/>
    <w:rsid w:val="001D6901"/>
    <w:rsid w:val="001D7564"/>
    <w:rsid w:val="001D7F25"/>
    <w:rsid w:val="001E0A69"/>
    <w:rsid w:val="001E0B9A"/>
    <w:rsid w:val="001E1C84"/>
    <w:rsid w:val="001E1D62"/>
    <w:rsid w:val="001E219C"/>
    <w:rsid w:val="001E22C6"/>
    <w:rsid w:val="001E2C4F"/>
    <w:rsid w:val="001E39A5"/>
    <w:rsid w:val="001E4267"/>
    <w:rsid w:val="001E4438"/>
    <w:rsid w:val="001E4B75"/>
    <w:rsid w:val="001E4F54"/>
    <w:rsid w:val="001E582A"/>
    <w:rsid w:val="001E63A6"/>
    <w:rsid w:val="001E7310"/>
    <w:rsid w:val="001F0353"/>
    <w:rsid w:val="001F060E"/>
    <w:rsid w:val="001F1294"/>
    <w:rsid w:val="001F1B6E"/>
    <w:rsid w:val="001F283D"/>
    <w:rsid w:val="001F2B42"/>
    <w:rsid w:val="001F2C16"/>
    <w:rsid w:val="001F3468"/>
    <w:rsid w:val="001F40C7"/>
    <w:rsid w:val="001F4364"/>
    <w:rsid w:val="001F7C89"/>
    <w:rsid w:val="00200A5A"/>
    <w:rsid w:val="00200CF3"/>
    <w:rsid w:val="00201549"/>
    <w:rsid w:val="00201E68"/>
    <w:rsid w:val="0020229B"/>
    <w:rsid w:val="00202D72"/>
    <w:rsid w:val="002030C0"/>
    <w:rsid w:val="002032D4"/>
    <w:rsid w:val="0020339C"/>
    <w:rsid w:val="00203740"/>
    <w:rsid w:val="002039A3"/>
    <w:rsid w:val="00203A53"/>
    <w:rsid w:val="00203BAE"/>
    <w:rsid w:val="0020432B"/>
    <w:rsid w:val="00204706"/>
    <w:rsid w:val="00204F38"/>
    <w:rsid w:val="00206AF5"/>
    <w:rsid w:val="002100B7"/>
    <w:rsid w:val="00210175"/>
    <w:rsid w:val="00210D66"/>
    <w:rsid w:val="00210DD0"/>
    <w:rsid w:val="002115A4"/>
    <w:rsid w:val="00211BB4"/>
    <w:rsid w:val="0021204D"/>
    <w:rsid w:val="002125A8"/>
    <w:rsid w:val="00212FB5"/>
    <w:rsid w:val="0021379F"/>
    <w:rsid w:val="00213F3A"/>
    <w:rsid w:val="002144BC"/>
    <w:rsid w:val="002161A3"/>
    <w:rsid w:val="00216FEC"/>
    <w:rsid w:val="002174B9"/>
    <w:rsid w:val="002177FC"/>
    <w:rsid w:val="0021782D"/>
    <w:rsid w:val="00217C33"/>
    <w:rsid w:val="00220444"/>
    <w:rsid w:val="00220519"/>
    <w:rsid w:val="002208FD"/>
    <w:rsid w:val="00220D42"/>
    <w:rsid w:val="00222A47"/>
    <w:rsid w:val="00222BE2"/>
    <w:rsid w:val="0022358D"/>
    <w:rsid w:val="00223601"/>
    <w:rsid w:val="00223C47"/>
    <w:rsid w:val="00224153"/>
    <w:rsid w:val="0022426F"/>
    <w:rsid w:val="0022471A"/>
    <w:rsid w:val="0022612C"/>
    <w:rsid w:val="00226BB7"/>
    <w:rsid w:val="00226C90"/>
    <w:rsid w:val="00227CE2"/>
    <w:rsid w:val="00227ECC"/>
    <w:rsid w:val="00230B64"/>
    <w:rsid w:val="00230FA3"/>
    <w:rsid w:val="00231045"/>
    <w:rsid w:val="002314F0"/>
    <w:rsid w:val="00231E80"/>
    <w:rsid w:val="00232B10"/>
    <w:rsid w:val="00232DC0"/>
    <w:rsid w:val="002332B5"/>
    <w:rsid w:val="0023368F"/>
    <w:rsid w:val="00234646"/>
    <w:rsid w:val="0023532E"/>
    <w:rsid w:val="00235756"/>
    <w:rsid w:val="002362A9"/>
    <w:rsid w:val="00236809"/>
    <w:rsid w:val="00236E6C"/>
    <w:rsid w:val="00240110"/>
    <w:rsid w:val="00240AF8"/>
    <w:rsid w:val="00241918"/>
    <w:rsid w:val="00242EA6"/>
    <w:rsid w:val="00242FCB"/>
    <w:rsid w:val="0024446E"/>
    <w:rsid w:val="00244DB5"/>
    <w:rsid w:val="00247199"/>
    <w:rsid w:val="002475C9"/>
    <w:rsid w:val="00250318"/>
    <w:rsid w:val="00251549"/>
    <w:rsid w:val="0025235C"/>
    <w:rsid w:val="0025290A"/>
    <w:rsid w:val="00253A75"/>
    <w:rsid w:val="00254D90"/>
    <w:rsid w:val="00256D07"/>
    <w:rsid w:val="0025760F"/>
    <w:rsid w:val="00257B55"/>
    <w:rsid w:val="00260392"/>
    <w:rsid w:val="00260FD7"/>
    <w:rsid w:val="002610C7"/>
    <w:rsid w:val="00261277"/>
    <w:rsid w:val="00261F27"/>
    <w:rsid w:val="00261F3E"/>
    <w:rsid w:val="00262145"/>
    <w:rsid w:val="00262A85"/>
    <w:rsid w:val="00263448"/>
    <w:rsid w:val="002643FA"/>
    <w:rsid w:val="002657ED"/>
    <w:rsid w:val="00265C4C"/>
    <w:rsid w:val="00265CD5"/>
    <w:rsid w:val="00265D53"/>
    <w:rsid w:val="002664F6"/>
    <w:rsid w:val="00267587"/>
    <w:rsid w:val="002679D9"/>
    <w:rsid w:val="00267A4C"/>
    <w:rsid w:val="00267E94"/>
    <w:rsid w:val="00271023"/>
    <w:rsid w:val="00271170"/>
    <w:rsid w:val="00271F54"/>
    <w:rsid w:val="00272371"/>
    <w:rsid w:val="002724CB"/>
    <w:rsid w:val="002729DD"/>
    <w:rsid w:val="00274289"/>
    <w:rsid w:val="00275610"/>
    <w:rsid w:val="00275769"/>
    <w:rsid w:val="002758FB"/>
    <w:rsid w:val="00275A05"/>
    <w:rsid w:val="00276D3D"/>
    <w:rsid w:val="0027708E"/>
    <w:rsid w:val="002777B9"/>
    <w:rsid w:val="00277FAA"/>
    <w:rsid w:val="0028251B"/>
    <w:rsid w:val="00283285"/>
    <w:rsid w:val="002833CA"/>
    <w:rsid w:val="0028639C"/>
    <w:rsid w:val="0028709F"/>
    <w:rsid w:val="00290F57"/>
    <w:rsid w:val="00291DAC"/>
    <w:rsid w:val="0029203A"/>
    <w:rsid w:val="0029252D"/>
    <w:rsid w:val="002931AA"/>
    <w:rsid w:val="002937A5"/>
    <w:rsid w:val="00293C19"/>
    <w:rsid w:val="00293C40"/>
    <w:rsid w:val="0029459C"/>
    <w:rsid w:val="0029591E"/>
    <w:rsid w:val="00295E81"/>
    <w:rsid w:val="00295F41"/>
    <w:rsid w:val="00295FDE"/>
    <w:rsid w:val="00296052"/>
    <w:rsid w:val="002967BC"/>
    <w:rsid w:val="002A0065"/>
    <w:rsid w:val="002A096F"/>
    <w:rsid w:val="002A1218"/>
    <w:rsid w:val="002A1829"/>
    <w:rsid w:val="002A1C69"/>
    <w:rsid w:val="002A2724"/>
    <w:rsid w:val="002A277C"/>
    <w:rsid w:val="002A3991"/>
    <w:rsid w:val="002A574F"/>
    <w:rsid w:val="002A5B80"/>
    <w:rsid w:val="002A7071"/>
    <w:rsid w:val="002A74EA"/>
    <w:rsid w:val="002B0623"/>
    <w:rsid w:val="002B193F"/>
    <w:rsid w:val="002B1BEF"/>
    <w:rsid w:val="002B306A"/>
    <w:rsid w:val="002B465C"/>
    <w:rsid w:val="002B473D"/>
    <w:rsid w:val="002B4D2A"/>
    <w:rsid w:val="002B4D33"/>
    <w:rsid w:val="002B521E"/>
    <w:rsid w:val="002B5780"/>
    <w:rsid w:val="002B5D48"/>
    <w:rsid w:val="002B629F"/>
    <w:rsid w:val="002B65A7"/>
    <w:rsid w:val="002B6AAF"/>
    <w:rsid w:val="002B7252"/>
    <w:rsid w:val="002C037D"/>
    <w:rsid w:val="002C2F9D"/>
    <w:rsid w:val="002C373A"/>
    <w:rsid w:val="002C3B7B"/>
    <w:rsid w:val="002C3EDC"/>
    <w:rsid w:val="002C44BF"/>
    <w:rsid w:val="002C59D5"/>
    <w:rsid w:val="002C604C"/>
    <w:rsid w:val="002C61A2"/>
    <w:rsid w:val="002C6308"/>
    <w:rsid w:val="002C6394"/>
    <w:rsid w:val="002C6B68"/>
    <w:rsid w:val="002C6BDC"/>
    <w:rsid w:val="002C7322"/>
    <w:rsid w:val="002C74FC"/>
    <w:rsid w:val="002C7674"/>
    <w:rsid w:val="002C7FC4"/>
    <w:rsid w:val="002D03AB"/>
    <w:rsid w:val="002D0495"/>
    <w:rsid w:val="002D0E59"/>
    <w:rsid w:val="002D12BB"/>
    <w:rsid w:val="002D1627"/>
    <w:rsid w:val="002D1DBF"/>
    <w:rsid w:val="002D1E21"/>
    <w:rsid w:val="002D2404"/>
    <w:rsid w:val="002D28AD"/>
    <w:rsid w:val="002D2DDD"/>
    <w:rsid w:val="002D580B"/>
    <w:rsid w:val="002D64EC"/>
    <w:rsid w:val="002D65E2"/>
    <w:rsid w:val="002D6633"/>
    <w:rsid w:val="002D6652"/>
    <w:rsid w:val="002D6A7B"/>
    <w:rsid w:val="002E097F"/>
    <w:rsid w:val="002E09C6"/>
    <w:rsid w:val="002E1D34"/>
    <w:rsid w:val="002E2B89"/>
    <w:rsid w:val="002E2CA8"/>
    <w:rsid w:val="002E3967"/>
    <w:rsid w:val="002E61A7"/>
    <w:rsid w:val="002E6B65"/>
    <w:rsid w:val="002F0692"/>
    <w:rsid w:val="002F08A7"/>
    <w:rsid w:val="002F0A5C"/>
    <w:rsid w:val="002F1CE8"/>
    <w:rsid w:val="002F27D0"/>
    <w:rsid w:val="002F2E79"/>
    <w:rsid w:val="002F2EC7"/>
    <w:rsid w:val="002F409B"/>
    <w:rsid w:val="002F4879"/>
    <w:rsid w:val="002F512A"/>
    <w:rsid w:val="002F55C6"/>
    <w:rsid w:val="002F6AC2"/>
    <w:rsid w:val="002F7358"/>
    <w:rsid w:val="003000D7"/>
    <w:rsid w:val="003008D7"/>
    <w:rsid w:val="00300E5D"/>
    <w:rsid w:val="00301150"/>
    <w:rsid w:val="003012F7"/>
    <w:rsid w:val="00301660"/>
    <w:rsid w:val="00302A09"/>
    <w:rsid w:val="00303043"/>
    <w:rsid w:val="0030327F"/>
    <w:rsid w:val="0030416A"/>
    <w:rsid w:val="00304E63"/>
    <w:rsid w:val="00304EA0"/>
    <w:rsid w:val="00305784"/>
    <w:rsid w:val="00306A1E"/>
    <w:rsid w:val="00306B2F"/>
    <w:rsid w:val="00306D3A"/>
    <w:rsid w:val="00307060"/>
    <w:rsid w:val="0030738F"/>
    <w:rsid w:val="0030747C"/>
    <w:rsid w:val="00307D85"/>
    <w:rsid w:val="003114A2"/>
    <w:rsid w:val="003116CA"/>
    <w:rsid w:val="0031174A"/>
    <w:rsid w:val="00311B19"/>
    <w:rsid w:val="00311C08"/>
    <w:rsid w:val="003124F3"/>
    <w:rsid w:val="00313327"/>
    <w:rsid w:val="00313B37"/>
    <w:rsid w:val="003149BC"/>
    <w:rsid w:val="00314EE2"/>
    <w:rsid w:val="0031572C"/>
    <w:rsid w:val="00315DF9"/>
    <w:rsid w:val="003164C9"/>
    <w:rsid w:val="0031694B"/>
    <w:rsid w:val="00317513"/>
    <w:rsid w:val="00320AE3"/>
    <w:rsid w:val="0032127A"/>
    <w:rsid w:val="00321301"/>
    <w:rsid w:val="00322C24"/>
    <w:rsid w:val="00323ECE"/>
    <w:rsid w:val="00326341"/>
    <w:rsid w:val="00326FBD"/>
    <w:rsid w:val="00327674"/>
    <w:rsid w:val="0032792A"/>
    <w:rsid w:val="00330300"/>
    <w:rsid w:val="0033038E"/>
    <w:rsid w:val="00331853"/>
    <w:rsid w:val="0033192C"/>
    <w:rsid w:val="00331D57"/>
    <w:rsid w:val="0033219B"/>
    <w:rsid w:val="00332CB8"/>
    <w:rsid w:val="00333347"/>
    <w:rsid w:val="003333AF"/>
    <w:rsid w:val="0033364D"/>
    <w:rsid w:val="003357DC"/>
    <w:rsid w:val="0033581F"/>
    <w:rsid w:val="0033597C"/>
    <w:rsid w:val="003359A1"/>
    <w:rsid w:val="00335FAA"/>
    <w:rsid w:val="0033610E"/>
    <w:rsid w:val="003372BC"/>
    <w:rsid w:val="0033758B"/>
    <w:rsid w:val="00344909"/>
    <w:rsid w:val="003459D9"/>
    <w:rsid w:val="00345C7B"/>
    <w:rsid w:val="00345F4E"/>
    <w:rsid w:val="003465F3"/>
    <w:rsid w:val="003476D4"/>
    <w:rsid w:val="0034787B"/>
    <w:rsid w:val="00347D1D"/>
    <w:rsid w:val="00350381"/>
    <w:rsid w:val="00350FC2"/>
    <w:rsid w:val="00351080"/>
    <w:rsid w:val="00351335"/>
    <w:rsid w:val="00351907"/>
    <w:rsid w:val="0035395C"/>
    <w:rsid w:val="00353F09"/>
    <w:rsid w:val="00354B93"/>
    <w:rsid w:val="00354CCC"/>
    <w:rsid w:val="00355944"/>
    <w:rsid w:val="00356A5A"/>
    <w:rsid w:val="00356C0B"/>
    <w:rsid w:val="003574B0"/>
    <w:rsid w:val="00357E8A"/>
    <w:rsid w:val="00360010"/>
    <w:rsid w:val="00361014"/>
    <w:rsid w:val="00362CA5"/>
    <w:rsid w:val="00363D80"/>
    <w:rsid w:val="003641F5"/>
    <w:rsid w:val="00364C79"/>
    <w:rsid w:val="00366746"/>
    <w:rsid w:val="00366DAE"/>
    <w:rsid w:val="00366EDE"/>
    <w:rsid w:val="00366FEB"/>
    <w:rsid w:val="00367293"/>
    <w:rsid w:val="00370782"/>
    <w:rsid w:val="00370DE4"/>
    <w:rsid w:val="0037123C"/>
    <w:rsid w:val="00371A7C"/>
    <w:rsid w:val="003728FB"/>
    <w:rsid w:val="003729BA"/>
    <w:rsid w:val="00372D2B"/>
    <w:rsid w:val="00373159"/>
    <w:rsid w:val="00373A5F"/>
    <w:rsid w:val="00373BFF"/>
    <w:rsid w:val="00375593"/>
    <w:rsid w:val="00375DC1"/>
    <w:rsid w:val="0037655D"/>
    <w:rsid w:val="003765B7"/>
    <w:rsid w:val="00376C04"/>
    <w:rsid w:val="003774C5"/>
    <w:rsid w:val="00377854"/>
    <w:rsid w:val="00377AE1"/>
    <w:rsid w:val="00377DD3"/>
    <w:rsid w:val="0037AFE7"/>
    <w:rsid w:val="0038082A"/>
    <w:rsid w:val="003809FE"/>
    <w:rsid w:val="0038146C"/>
    <w:rsid w:val="003823C7"/>
    <w:rsid w:val="003827F3"/>
    <w:rsid w:val="003827F7"/>
    <w:rsid w:val="00382AB7"/>
    <w:rsid w:val="00382C0D"/>
    <w:rsid w:val="00383C3E"/>
    <w:rsid w:val="0038428D"/>
    <w:rsid w:val="003844E6"/>
    <w:rsid w:val="00384849"/>
    <w:rsid w:val="003849AF"/>
    <w:rsid w:val="00384ED0"/>
    <w:rsid w:val="0038614E"/>
    <w:rsid w:val="00386317"/>
    <w:rsid w:val="00386394"/>
    <w:rsid w:val="0038656C"/>
    <w:rsid w:val="00386B03"/>
    <w:rsid w:val="00387936"/>
    <w:rsid w:val="00387B84"/>
    <w:rsid w:val="00387E1D"/>
    <w:rsid w:val="003901B0"/>
    <w:rsid w:val="0039268F"/>
    <w:rsid w:val="00392C14"/>
    <w:rsid w:val="00392CCF"/>
    <w:rsid w:val="00393887"/>
    <w:rsid w:val="00393907"/>
    <w:rsid w:val="0039391B"/>
    <w:rsid w:val="00394D72"/>
    <w:rsid w:val="003957FB"/>
    <w:rsid w:val="00395C19"/>
    <w:rsid w:val="00395E49"/>
    <w:rsid w:val="00396A59"/>
    <w:rsid w:val="00397467"/>
    <w:rsid w:val="003979C3"/>
    <w:rsid w:val="003A00ED"/>
    <w:rsid w:val="003A0494"/>
    <w:rsid w:val="003A0726"/>
    <w:rsid w:val="003A1618"/>
    <w:rsid w:val="003A3E4A"/>
    <w:rsid w:val="003A4006"/>
    <w:rsid w:val="003A42BD"/>
    <w:rsid w:val="003A4394"/>
    <w:rsid w:val="003A47DA"/>
    <w:rsid w:val="003A4BAD"/>
    <w:rsid w:val="003A5294"/>
    <w:rsid w:val="003A5C32"/>
    <w:rsid w:val="003A5D78"/>
    <w:rsid w:val="003A6174"/>
    <w:rsid w:val="003A66F1"/>
    <w:rsid w:val="003A7FE7"/>
    <w:rsid w:val="003B0585"/>
    <w:rsid w:val="003B063B"/>
    <w:rsid w:val="003B0650"/>
    <w:rsid w:val="003B07CB"/>
    <w:rsid w:val="003B0873"/>
    <w:rsid w:val="003B18C0"/>
    <w:rsid w:val="003B1BD8"/>
    <w:rsid w:val="003B22D8"/>
    <w:rsid w:val="003B2965"/>
    <w:rsid w:val="003B312D"/>
    <w:rsid w:val="003B3A68"/>
    <w:rsid w:val="003B488E"/>
    <w:rsid w:val="003B5FC2"/>
    <w:rsid w:val="003B675F"/>
    <w:rsid w:val="003B67F3"/>
    <w:rsid w:val="003B719F"/>
    <w:rsid w:val="003B7547"/>
    <w:rsid w:val="003C1720"/>
    <w:rsid w:val="003C1F7C"/>
    <w:rsid w:val="003C28D4"/>
    <w:rsid w:val="003C2FB2"/>
    <w:rsid w:val="003C3409"/>
    <w:rsid w:val="003C4333"/>
    <w:rsid w:val="003C4779"/>
    <w:rsid w:val="003C5366"/>
    <w:rsid w:val="003C558E"/>
    <w:rsid w:val="003C5C34"/>
    <w:rsid w:val="003C6EAF"/>
    <w:rsid w:val="003C78C4"/>
    <w:rsid w:val="003C7DD2"/>
    <w:rsid w:val="003D08C6"/>
    <w:rsid w:val="003D35CE"/>
    <w:rsid w:val="003D40F1"/>
    <w:rsid w:val="003D47DD"/>
    <w:rsid w:val="003D52B8"/>
    <w:rsid w:val="003D565F"/>
    <w:rsid w:val="003D616E"/>
    <w:rsid w:val="003D61B9"/>
    <w:rsid w:val="003D65B2"/>
    <w:rsid w:val="003E009E"/>
    <w:rsid w:val="003E13CA"/>
    <w:rsid w:val="003E1B90"/>
    <w:rsid w:val="003E1DB7"/>
    <w:rsid w:val="003E22D9"/>
    <w:rsid w:val="003E311F"/>
    <w:rsid w:val="003E4901"/>
    <w:rsid w:val="003E4A15"/>
    <w:rsid w:val="003E54DF"/>
    <w:rsid w:val="003E56B7"/>
    <w:rsid w:val="003E6EA6"/>
    <w:rsid w:val="003F0087"/>
    <w:rsid w:val="003F012A"/>
    <w:rsid w:val="003F01AA"/>
    <w:rsid w:val="003F02DA"/>
    <w:rsid w:val="003F07B0"/>
    <w:rsid w:val="003F26FA"/>
    <w:rsid w:val="003F29BC"/>
    <w:rsid w:val="003F2AE1"/>
    <w:rsid w:val="003F2C61"/>
    <w:rsid w:val="003F2EC8"/>
    <w:rsid w:val="003F3205"/>
    <w:rsid w:val="003F32FB"/>
    <w:rsid w:val="003F3B44"/>
    <w:rsid w:val="003F3C63"/>
    <w:rsid w:val="003F49B3"/>
    <w:rsid w:val="003F55A5"/>
    <w:rsid w:val="003F575C"/>
    <w:rsid w:val="003F5811"/>
    <w:rsid w:val="003F6119"/>
    <w:rsid w:val="003F684E"/>
    <w:rsid w:val="003F6873"/>
    <w:rsid w:val="003F7B5E"/>
    <w:rsid w:val="004012AF"/>
    <w:rsid w:val="0040159A"/>
    <w:rsid w:val="00403121"/>
    <w:rsid w:val="00404099"/>
    <w:rsid w:val="0040417A"/>
    <w:rsid w:val="00404B1A"/>
    <w:rsid w:val="00404C69"/>
    <w:rsid w:val="00405110"/>
    <w:rsid w:val="004055F3"/>
    <w:rsid w:val="00405756"/>
    <w:rsid w:val="00405EE1"/>
    <w:rsid w:val="0040612C"/>
    <w:rsid w:val="0040718E"/>
    <w:rsid w:val="00407369"/>
    <w:rsid w:val="00411B96"/>
    <w:rsid w:val="00411FD8"/>
    <w:rsid w:val="00412DFF"/>
    <w:rsid w:val="004133F4"/>
    <w:rsid w:val="0041376B"/>
    <w:rsid w:val="00413B5F"/>
    <w:rsid w:val="004145A8"/>
    <w:rsid w:val="00414D76"/>
    <w:rsid w:val="004152B3"/>
    <w:rsid w:val="004152D9"/>
    <w:rsid w:val="00416CD0"/>
    <w:rsid w:val="00416EB8"/>
    <w:rsid w:val="004231FB"/>
    <w:rsid w:val="00423D0B"/>
    <w:rsid w:val="00423DBD"/>
    <w:rsid w:val="00424EDE"/>
    <w:rsid w:val="004251B8"/>
    <w:rsid w:val="00425282"/>
    <w:rsid w:val="00425951"/>
    <w:rsid w:val="0042599C"/>
    <w:rsid w:val="004261D3"/>
    <w:rsid w:val="00426F89"/>
    <w:rsid w:val="004272CC"/>
    <w:rsid w:val="00427CD1"/>
    <w:rsid w:val="004300DD"/>
    <w:rsid w:val="00430765"/>
    <w:rsid w:val="00431046"/>
    <w:rsid w:val="004310B3"/>
    <w:rsid w:val="0043251B"/>
    <w:rsid w:val="004329CC"/>
    <w:rsid w:val="00432F80"/>
    <w:rsid w:val="0043361B"/>
    <w:rsid w:val="00433A52"/>
    <w:rsid w:val="00433F7C"/>
    <w:rsid w:val="00434207"/>
    <w:rsid w:val="0043450F"/>
    <w:rsid w:val="00434784"/>
    <w:rsid w:val="00434A47"/>
    <w:rsid w:val="00434E4B"/>
    <w:rsid w:val="00435F89"/>
    <w:rsid w:val="00440921"/>
    <w:rsid w:val="00441168"/>
    <w:rsid w:val="004422DB"/>
    <w:rsid w:val="0044253B"/>
    <w:rsid w:val="004427A0"/>
    <w:rsid w:val="00443533"/>
    <w:rsid w:val="004447FA"/>
    <w:rsid w:val="00444A0C"/>
    <w:rsid w:val="0044531D"/>
    <w:rsid w:val="004458E7"/>
    <w:rsid w:val="00445E1F"/>
    <w:rsid w:val="0044637A"/>
    <w:rsid w:val="004464E8"/>
    <w:rsid w:val="0044730D"/>
    <w:rsid w:val="004500CA"/>
    <w:rsid w:val="004509BB"/>
    <w:rsid w:val="00450C74"/>
    <w:rsid w:val="00451441"/>
    <w:rsid w:val="00451805"/>
    <w:rsid w:val="004526E0"/>
    <w:rsid w:val="00453203"/>
    <w:rsid w:val="004540F9"/>
    <w:rsid w:val="00454E45"/>
    <w:rsid w:val="00455498"/>
    <w:rsid w:val="004564AC"/>
    <w:rsid w:val="0045654D"/>
    <w:rsid w:val="0045661F"/>
    <w:rsid w:val="0045665C"/>
    <w:rsid w:val="00456BE3"/>
    <w:rsid w:val="00457C3D"/>
    <w:rsid w:val="00460506"/>
    <w:rsid w:val="004615B4"/>
    <w:rsid w:val="00461C79"/>
    <w:rsid w:val="00462002"/>
    <w:rsid w:val="00464722"/>
    <w:rsid w:val="00464CFB"/>
    <w:rsid w:val="0046500D"/>
    <w:rsid w:val="004657A2"/>
    <w:rsid w:val="004669A1"/>
    <w:rsid w:val="00466ABA"/>
    <w:rsid w:val="00466CD0"/>
    <w:rsid w:val="00467F62"/>
    <w:rsid w:val="00470688"/>
    <w:rsid w:val="00470B99"/>
    <w:rsid w:val="004715C2"/>
    <w:rsid w:val="00472E3F"/>
    <w:rsid w:val="004735B3"/>
    <w:rsid w:val="004736FE"/>
    <w:rsid w:val="00473BFC"/>
    <w:rsid w:val="00474A46"/>
    <w:rsid w:val="00476BC6"/>
    <w:rsid w:val="00476DAF"/>
    <w:rsid w:val="00480745"/>
    <w:rsid w:val="0048085D"/>
    <w:rsid w:val="00480A32"/>
    <w:rsid w:val="00480B9F"/>
    <w:rsid w:val="00480D53"/>
    <w:rsid w:val="00480F01"/>
    <w:rsid w:val="004829EC"/>
    <w:rsid w:val="00484311"/>
    <w:rsid w:val="00484AFA"/>
    <w:rsid w:val="00484C37"/>
    <w:rsid w:val="00485E96"/>
    <w:rsid w:val="00485F0C"/>
    <w:rsid w:val="00486903"/>
    <w:rsid w:val="00486B12"/>
    <w:rsid w:val="00486BA9"/>
    <w:rsid w:val="00490B0D"/>
    <w:rsid w:val="00490BC2"/>
    <w:rsid w:val="004919F9"/>
    <w:rsid w:val="00491B22"/>
    <w:rsid w:val="0049265D"/>
    <w:rsid w:val="00493FDD"/>
    <w:rsid w:val="00495071"/>
    <w:rsid w:val="004952E9"/>
    <w:rsid w:val="0049547E"/>
    <w:rsid w:val="00496D3B"/>
    <w:rsid w:val="004974E1"/>
    <w:rsid w:val="00497C4C"/>
    <w:rsid w:val="00497C7F"/>
    <w:rsid w:val="004A0046"/>
    <w:rsid w:val="004A0329"/>
    <w:rsid w:val="004A04ED"/>
    <w:rsid w:val="004A087E"/>
    <w:rsid w:val="004A1128"/>
    <w:rsid w:val="004A3166"/>
    <w:rsid w:val="004A3291"/>
    <w:rsid w:val="004A33BC"/>
    <w:rsid w:val="004A3D5A"/>
    <w:rsid w:val="004A40B1"/>
    <w:rsid w:val="004A41CA"/>
    <w:rsid w:val="004A43BC"/>
    <w:rsid w:val="004A45A4"/>
    <w:rsid w:val="004A55AE"/>
    <w:rsid w:val="004A61FE"/>
    <w:rsid w:val="004A660D"/>
    <w:rsid w:val="004A7198"/>
    <w:rsid w:val="004A7226"/>
    <w:rsid w:val="004A760C"/>
    <w:rsid w:val="004B0579"/>
    <w:rsid w:val="004B16EC"/>
    <w:rsid w:val="004B2131"/>
    <w:rsid w:val="004B235F"/>
    <w:rsid w:val="004B293F"/>
    <w:rsid w:val="004B37B0"/>
    <w:rsid w:val="004B405A"/>
    <w:rsid w:val="004B553C"/>
    <w:rsid w:val="004B57A0"/>
    <w:rsid w:val="004B5878"/>
    <w:rsid w:val="004B58C1"/>
    <w:rsid w:val="004B5CF1"/>
    <w:rsid w:val="004B6780"/>
    <w:rsid w:val="004B68CC"/>
    <w:rsid w:val="004B6A51"/>
    <w:rsid w:val="004C0E47"/>
    <w:rsid w:val="004C10CF"/>
    <w:rsid w:val="004C1305"/>
    <w:rsid w:val="004C13E5"/>
    <w:rsid w:val="004C1BCA"/>
    <w:rsid w:val="004C2609"/>
    <w:rsid w:val="004C388D"/>
    <w:rsid w:val="004C40B1"/>
    <w:rsid w:val="004C446D"/>
    <w:rsid w:val="004C4966"/>
    <w:rsid w:val="004C4D4F"/>
    <w:rsid w:val="004C5F63"/>
    <w:rsid w:val="004C6570"/>
    <w:rsid w:val="004D0161"/>
    <w:rsid w:val="004D03DD"/>
    <w:rsid w:val="004D0C91"/>
    <w:rsid w:val="004D0D4A"/>
    <w:rsid w:val="004D1419"/>
    <w:rsid w:val="004D210A"/>
    <w:rsid w:val="004D256B"/>
    <w:rsid w:val="004D2F29"/>
    <w:rsid w:val="004D5274"/>
    <w:rsid w:val="004D557F"/>
    <w:rsid w:val="004D5E61"/>
    <w:rsid w:val="004D62A7"/>
    <w:rsid w:val="004D6415"/>
    <w:rsid w:val="004D6447"/>
    <w:rsid w:val="004D6509"/>
    <w:rsid w:val="004D661A"/>
    <w:rsid w:val="004D6859"/>
    <w:rsid w:val="004D73A7"/>
    <w:rsid w:val="004E0A18"/>
    <w:rsid w:val="004E0F95"/>
    <w:rsid w:val="004E16EF"/>
    <w:rsid w:val="004E18A1"/>
    <w:rsid w:val="004E1D57"/>
    <w:rsid w:val="004E2878"/>
    <w:rsid w:val="004E2A44"/>
    <w:rsid w:val="004E2C35"/>
    <w:rsid w:val="004E3CAB"/>
    <w:rsid w:val="004E4221"/>
    <w:rsid w:val="004E5880"/>
    <w:rsid w:val="004E5BFC"/>
    <w:rsid w:val="004E61E4"/>
    <w:rsid w:val="004E6406"/>
    <w:rsid w:val="004E6873"/>
    <w:rsid w:val="004E6D6E"/>
    <w:rsid w:val="004E6E4F"/>
    <w:rsid w:val="004E6FBF"/>
    <w:rsid w:val="004E7151"/>
    <w:rsid w:val="004E73AF"/>
    <w:rsid w:val="004E77B6"/>
    <w:rsid w:val="004F0772"/>
    <w:rsid w:val="004F14BF"/>
    <w:rsid w:val="004F174C"/>
    <w:rsid w:val="004F2CF8"/>
    <w:rsid w:val="004F2D6C"/>
    <w:rsid w:val="004F2FEA"/>
    <w:rsid w:val="004F3876"/>
    <w:rsid w:val="004F4BF1"/>
    <w:rsid w:val="004F4F63"/>
    <w:rsid w:val="004F52A8"/>
    <w:rsid w:val="004F56EE"/>
    <w:rsid w:val="004F56F6"/>
    <w:rsid w:val="004F58D2"/>
    <w:rsid w:val="004F64FD"/>
    <w:rsid w:val="004F664D"/>
    <w:rsid w:val="004F7E17"/>
    <w:rsid w:val="005005A4"/>
    <w:rsid w:val="00501A8C"/>
    <w:rsid w:val="005020A4"/>
    <w:rsid w:val="0050210C"/>
    <w:rsid w:val="00502EAC"/>
    <w:rsid w:val="00505421"/>
    <w:rsid w:val="005067D5"/>
    <w:rsid w:val="00506B09"/>
    <w:rsid w:val="00506BF4"/>
    <w:rsid w:val="00510706"/>
    <w:rsid w:val="00510DE8"/>
    <w:rsid w:val="00511406"/>
    <w:rsid w:val="00511577"/>
    <w:rsid w:val="005130BE"/>
    <w:rsid w:val="005140B4"/>
    <w:rsid w:val="00514987"/>
    <w:rsid w:val="005171F1"/>
    <w:rsid w:val="0052075B"/>
    <w:rsid w:val="00520F10"/>
    <w:rsid w:val="00522203"/>
    <w:rsid w:val="005226BC"/>
    <w:rsid w:val="0052292D"/>
    <w:rsid w:val="00522E78"/>
    <w:rsid w:val="00523C89"/>
    <w:rsid w:val="00524081"/>
    <w:rsid w:val="00525109"/>
    <w:rsid w:val="0052587B"/>
    <w:rsid w:val="00526CA1"/>
    <w:rsid w:val="005271E5"/>
    <w:rsid w:val="0053014B"/>
    <w:rsid w:val="00530781"/>
    <w:rsid w:val="00531C67"/>
    <w:rsid w:val="00531E8C"/>
    <w:rsid w:val="00532A9C"/>
    <w:rsid w:val="00533A2F"/>
    <w:rsid w:val="00533FC0"/>
    <w:rsid w:val="0053522F"/>
    <w:rsid w:val="00535286"/>
    <w:rsid w:val="00536101"/>
    <w:rsid w:val="00536375"/>
    <w:rsid w:val="005365F0"/>
    <w:rsid w:val="00536B2D"/>
    <w:rsid w:val="0054062D"/>
    <w:rsid w:val="00540AE7"/>
    <w:rsid w:val="00540C18"/>
    <w:rsid w:val="00541386"/>
    <w:rsid w:val="00541A11"/>
    <w:rsid w:val="00541DE2"/>
    <w:rsid w:val="00542FA4"/>
    <w:rsid w:val="00543046"/>
    <w:rsid w:val="0054397A"/>
    <w:rsid w:val="00544962"/>
    <w:rsid w:val="00545389"/>
    <w:rsid w:val="005459D4"/>
    <w:rsid w:val="00545A66"/>
    <w:rsid w:val="00545E9A"/>
    <w:rsid w:val="005461DB"/>
    <w:rsid w:val="0054632C"/>
    <w:rsid w:val="00546439"/>
    <w:rsid w:val="0054691A"/>
    <w:rsid w:val="00546E98"/>
    <w:rsid w:val="00547415"/>
    <w:rsid w:val="00547523"/>
    <w:rsid w:val="00547A38"/>
    <w:rsid w:val="00547DBE"/>
    <w:rsid w:val="00547F53"/>
    <w:rsid w:val="00550DAB"/>
    <w:rsid w:val="00550F9E"/>
    <w:rsid w:val="00551316"/>
    <w:rsid w:val="00551AD6"/>
    <w:rsid w:val="00552547"/>
    <w:rsid w:val="00552FA9"/>
    <w:rsid w:val="00553CCB"/>
    <w:rsid w:val="00554208"/>
    <w:rsid w:val="00554E1A"/>
    <w:rsid w:val="0055572A"/>
    <w:rsid w:val="005562D9"/>
    <w:rsid w:val="00556480"/>
    <w:rsid w:val="005571CB"/>
    <w:rsid w:val="0055722A"/>
    <w:rsid w:val="005605EC"/>
    <w:rsid w:val="005624DF"/>
    <w:rsid w:val="00562CC3"/>
    <w:rsid w:val="0056311D"/>
    <w:rsid w:val="00563558"/>
    <w:rsid w:val="005641BA"/>
    <w:rsid w:val="005642CE"/>
    <w:rsid w:val="005645C3"/>
    <w:rsid w:val="005658F0"/>
    <w:rsid w:val="00565ECA"/>
    <w:rsid w:val="005672DE"/>
    <w:rsid w:val="00567721"/>
    <w:rsid w:val="005708D8"/>
    <w:rsid w:val="00570C7E"/>
    <w:rsid w:val="00572592"/>
    <w:rsid w:val="00572804"/>
    <w:rsid w:val="005730F4"/>
    <w:rsid w:val="00573344"/>
    <w:rsid w:val="00573F0F"/>
    <w:rsid w:val="0057400F"/>
    <w:rsid w:val="00574541"/>
    <w:rsid w:val="00574845"/>
    <w:rsid w:val="00574BDE"/>
    <w:rsid w:val="00574E79"/>
    <w:rsid w:val="00575ADF"/>
    <w:rsid w:val="005767A1"/>
    <w:rsid w:val="0057681F"/>
    <w:rsid w:val="00577057"/>
    <w:rsid w:val="00577863"/>
    <w:rsid w:val="005800D8"/>
    <w:rsid w:val="005807A8"/>
    <w:rsid w:val="00580DD8"/>
    <w:rsid w:val="00582ECF"/>
    <w:rsid w:val="00583182"/>
    <w:rsid w:val="00583635"/>
    <w:rsid w:val="00584A5D"/>
    <w:rsid w:val="00584C98"/>
    <w:rsid w:val="005851F9"/>
    <w:rsid w:val="005853FC"/>
    <w:rsid w:val="005860C4"/>
    <w:rsid w:val="00590FE4"/>
    <w:rsid w:val="00591B90"/>
    <w:rsid w:val="00592010"/>
    <w:rsid w:val="00592322"/>
    <w:rsid w:val="00592A5E"/>
    <w:rsid w:val="00592B99"/>
    <w:rsid w:val="0059336A"/>
    <w:rsid w:val="00593AE6"/>
    <w:rsid w:val="00593F7C"/>
    <w:rsid w:val="005948CA"/>
    <w:rsid w:val="00595434"/>
    <w:rsid w:val="005955FF"/>
    <w:rsid w:val="00596D6A"/>
    <w:rsid w:val="005974ED"/>
    <w:rsid w:val="00597652"/>
    <w:rsid w:val="00597928"/>
    <w:rsid w:val="00597EED"/>
    <w:rsid w:val="005A01EE"/>
    <w:rsid w:val="005A1AEA"/>
    <w:rsid w:val="005A4398"/>
    <w:rsid w:val="005A5837"/>
    <w:rsid w:val="005A62A6"/>
    <w:rsid w:val="005A714B"/>
    <w:rsid w:val="005A719C"/>
    <w:rsid w:val="005A7436"/>
    <w:rsid w:val="005B0347"/>
    <w:rsid w:val="005B16BF"/>
    <w:rsid w:val="005B1C10"/>
    <w:rsid w:val="005B2308"/>
    <w:rsid w:val="005B24C2"/>
    <w:rsid w:val="005B24CA"/>
    <w:rsid w:val="005B390D"/>
    <w:rsid w:val="005B4B21"/>
    <w:rsid w:val="005B4D79"/>
    <w:rsid w:val="005B58EC"/>
    <w:rsid w:val="005B68FC"/>
    <w:rsid w:val="005B7015"/>
    <w:rsid w:val="005B7074"/>
    <w:rsid w:val="005B79E3"/>
    <w:rsid w:val="005B7A48"/>
    <w:rsid w:val="005B7E11"/>
    <w:rsid w:val="005C0370"/>
    <w:rsid w:val="005C08D7"/>
    <w:rsid w:val="005C08E1"/>
    <w:rsid w:val="005C08FA"/>
    <w:rsid w:val="005C0EA2"/>
    <w:rsid w:val="005C118D"/>
    <w:rsid w:val="005C25D5"/>
    <w:rsid w:val="005C2AA1"/>
    <w:rsid w:val="005C3A35"/>
    <w:rsid w:val="005C3FCD"/>
    <w:rsid w:val="005C5B77"/>
    <w:rsid w:val="005C5F7A"/>
    <w:rsid w:val="005C6B49"/>
    <w:rsid w:val="005C73BF"/>
    <w:rsid w:val="005C7455"/>
    <w:rsid w:val="005C75FA"/>
    <w:rsid w:val="005C7986"/>
    <w:rsid w:val="005C7A63"/>
    <w:rsid w:val="005D0E02"/>
    <w:rsid w:val="005D14B7"/>
    <w:rsid w:val="005D1EE8"/>
    <w:rsid w:val="005D1FE3"/>
    <w:rsid w:val="005D2539"/>
    <w:rsid w:val="005D291F"/>
    <w:rsid w:val="005D3219"/>
    <w:rsid w:val="005D321C"/>
    <w:rsid w:val="005D378F"/>
    <w:rsid w:val="005D4417"/>
    <w:rsid w:val="005D5C46"/>
    <w:rsid w:val="005D63E9"/>
    <w:rsid w:val="005D6DF8"/>
    <w:rsid w:val="005D7DAF"/>
    <w:rsid w:val="005E06AC"/>
    <w:rsid w:val="005E1031"/>
    <w:rsid w:val="005E1409"/>
    <w:rsid w:val="005E1D60"/>
    <w:rsid w:val="005E1F6C"/>
    <w:rsid w:val="005E2128"/>
    <w:rsid w:val="005E24F3"/>
    <w:rsid w:val="005E319A"/>
    <w:rsid w:val="005E439C"/>
    <w:rsid w:val="005E7F7E"/>
    <w:rsid w:val="005F018D"/>
    <w:rsid w:val="005F0A44"/>
    <w:rsid w:val="005F0CE5"/>
    <w:rsid w:val="005F19AC"/>
    <w:rsid w:val="005F226D"/>
    <w:rsid w:val="005F2468"/>
    <w:rsid w:val="005F2A22"/>
    <w:rsid w:val="005F2C76"/>
    <w:rsid w:val="005F2F5B"/>
    <w:rsid w:val="005F3A4D"/>
    <w:rsid w:val="005F40C6"/>
    <w:rsid w:val="005F43DF"/>
    <w:rsid w:val="005F45F0"/>
    <w:rsid w:val="005F54E6"/>
    <w:rsid w:val="005F72E2"/>
    <w:rsid w:val="005F7538"/>
    <w:rsid w:val="005F7588"/>
    <w:rsid w:val="005F7E67"/>
    <w:rsid w:val="00600CB8"/>
    <w:rsid w:val="00601115"/>
    <w:rsid w:val="00601B2B"/>
    <w:rsid w:val="00601D98"/>
    <w:rsid w:val="0060240F"/>
    <w:rsid w:val="0060242B"/>
    <w:rsid w:val="00602567"/>
    <w:rsid w:val="00604225"/>
    <w:rsid w:val="006049FF"/>
    <w:rsid w:val="00605898"/>
    <w:rsid w:val="006069F5"/>
    <w:rsid w:val="00607D08"/>
    <w:rsid w:val="00610756"/>
    <w:rsid w:val="00610900"/>
    <w:rsid w:val="006115C5"/>
    <w:rsid w:val="00611A6A"/>
    <w:rsid w:val="0061243E"/>
    <w:rsid w:val="00612C17"/>
    <w:rsid w:val="006139FD"/>
    <w:rsid w:val="00613EA0"/>
    <w:rsid w:val="006146AF"/>
    <w:rsid w:val="00615A5B"/>
    <w:rsid w:val="00616D5E"/>
    <w:rsid w:val="00617632"/>
    <w:rsid w:val="006200F4"/>
    <w:rsid w:val="00620342"/>
    <w:rsid w:val="00620D7A"/>
    <w:rsid w:val="0062158C"/>
    <w:rsid w:val="00621E79"/>
    <w:rsid w:val="00622458"/>
    <w:rsid w:val="006224E1"/>
    <w:rsid w:val="0062265B"/>
    <w:rsid w:val="00622AFE"/>
    <w:rsid w:val="006234C5"/>
    <w:rsid w:val="00623F17"/>
    <w:rsid w:val="006246DA"/>
    <w:rsid w:val="00624A94"/>
    <w:rsid w:val="00626024"/>
    <w:rsid w:val="00626997"/>
    <w:rsid w:val="00630BB9"/>
    <w:rsid w:val="0063118D"/>
    <w:rsid w:val="0063129E"/>
    <w:rsid w:val="006348C5"/>
    <w:rsid w:val="00635ACB"/>
    <w:rsid w:val="00635F5A"/>
    <w:rsid w:val="0063668B"/>
    <w:rsid w:val="00636B92"/>
    <w:rsid w:val="00637E33"/>
    <w:rsid w:val="0064071D"/>
    <w:rsid w:val="0064075A"/>
    <w:rsid w:val="00641232"/>
    <w:rsid w:val="00641412"/>
    <w:rsid w:val="0064162C"/>
    <w:rsid w:val="0064181F"/>
    <w:rsid w:val="00646146"/>
    <w:rsid w:val="00646AA8"/>
    <w:rsid w:val="00646D85"/>
    <w:rsid w:val="006506E4"/>
    <w:rsid w:val="006508C5"/>
    <w:rsid w:val="00650EDB"/>
    <w:rsid w:val="006521C2"/>
    <w:rsid w:val="00653C85"/>
    <w:rsid w:val="00654211"/>
    <w:rsid w:val="00654C2B"/>
    <w:rsid w:val="00654CC2"/>
    <w:rsid w:val="00655FA0"/>
    <w:rsid w:val="00656B41"/>
    <w:rsid w:val="00656C3D"/>
    <w:rsid w:val="00656E03"/>
    <w:rsid w:val="0066085B"/>
    <w:rsid w:val="00660B4B"/>
    <w:rsid w:val="00662331"/>
    <w:rsid w:val="006637B9"/>
    <w:rsid w:val="006658D0"/>
    <w:rsid w:val="00666BEB"/>
    <w:rsid w:val="00666F77"/>
    <w:rsid w:val="0066747F"/>
    <w:rsid w:val="00667F4E"/>
    <w:rsid w:val="006702C1"/>
    <w:rsid w:val="00672967"/>
    <w:rsid w:val="00672C80"/>
    <w:rsid w:val="0067346B"/>
    <w:rsid w:val="00673A67"/>
    <w:rsid w:val="0067538F"/>
    <w:rsid w:val="006758F7"/>
    <w:rsid w:val="00675FB6"/>
    <w:rsid w:val="0067664C"/>
    <w:rsid w:val="00677287"/>
    <w:rsid w:val="006807E7"/>
    <w:rsid w:val="006817ED"/>
    <w:rsid w:val="00681955"/>
    <w:rsid w:val="00681A65"/>
    <w:rsid w:val="00682257"/>
    <w:rsid w:val="00682393"/>
    <w:rsid w:val="00682444"/>
    <w:rsid w:val="00683037"/>
    <w:rsid w:val="00683AE9"/>
    <w:rsid w:val="00684FDC"/>
    <w:rsid w:val="00685223"/>
    <w:rsid w:val="00685747"/>
    <w:rsid w:val="00686473"/>
    <w:rsid w:val="006869B8"/>
    <w:rsid w:val="00686A7F"/>
    <w:rsid w:val="00687D49"/>
    <w:rsid w:val="00687E57"/>
    <w:rsid w:val="00690704"/>
    <w:rsid w:val="0069077D"/>
    <w:rsid w:val="00691479"/>
    <w:rsid w:val="00691BF4"/>
    <w:rsid w:val="00691D60"/>
    <w:rsid w:val="006924E5"/>
    <w:rsid w:val="006925B2"/>
    <w:rsid w:val="00693212"/>
    <w:rsid w:val="00693775"/>
    <w:rsid w:val="00694787"/>
    <w:rsid w:val="006947AC"/>
    <w:rsid w:val="00694EB5"/>
    <w:rsid w:val="00695C93"/>
    <w:rsid w:val="00695D5A"/>
    <w:rsid w:val="00695F1E"/>
    <w:rsid w:val="00696078"/>
    <w:rsid w:val="00696728"/>
    <w:rsid w:val="00697111"/>
    <w:rsid w:val="00697154"/>
    <w:rsid w:val="006A01B0"/>
    <w:rsid w:val="006A068F"/>
    <w:rsid w:val="006A24DE"/>
    <w:rsid w:val="006A2C74"/>
    <w:rsid w:val="006A3C88"/>
    <w:rsid w:val="006A4712"/>
    <w:rsid w:val="006A4729"/>
    <w:rsid w:val="006A4903"/>
    <w:rsid w:val="006A4A43"/>
    <w:rsid w:val="006A4BB1"/>
    <w:rsid w:val="006A4DAE"/>
    <w:rsid w:val="006A5D16"/>
    <w:rsid w:val="006A62ED"/>
    <w:rsid w:val="006A6835"/>
    <w:rsid w:val="006A6D78"/>
    <w:rsid w:val="006A744C"/>
    <w:rsid w:val="006B09F8"/>
    <w:rsid w:val="006B0D86"/>
    <w:rsid w:val="006B178A"/>
    <w:rsid w:val="006B1D17"/>
    <w:rsid w:val="006B28BA"/>
    <w:rsid w:val="006B293E"/>
    <w:rsid w:val="006B2C01"/>
    <w:rsid w:val="006B3366"/>
    <w:rsid w:val="006B42BB"/>
    <w:rsid w:val="006B4A94"/>
    <w:rsid w:val="006B6865"/>
    <w:rsid w:val="006B6B35"/>
    <w:rsid w:val="006B7654"/>
    <w:rsid w:val="006B7BE9"/>
    <w:rsid w:val="006BB3F9"/>
    <w:rsid w:val="006C160D"/>
    <w:rsid w:val="006C1795"/>
    <w:rsid w:val="006C1930"/>
    <w:rsid w:val="006C3434"/>
    <w:rsid w:val="006C35C1"/>
    <w:rsid w:val="006C3CE2"/>
    <w:rsid w:val="006C3DF2"/>
    <w:rsid w:val="006C3DFB"/>
    <w:rsid w:val="006C46AD"/>
    <w:rsid w:val="006C4AAE"/>
    <w:rsid w:val="006C710D"/>
    <w:rsid w:val="006C7F73"/>
    <w:rsid w:val="006D129D"/>
    <w:rsid w:val="006D134D"/>
    <w:rsid w:val="006D2516"/>
    <w:rsid w:val="006D35F5"/>
    <w:rsid w:val="006D49BD"/>
    <w:rsid w:val="006D531F"/>
    <w:rsid w:val="006D53B3"/>
    <w:rsid w:val="006D5AE3"/>
    <w:rsid w:val="006D5D17"/>
    <w:rsid w:val="006D6C7C"/>
    <w:rsid w:val="006D7E43"/>
    <w:rsid w:val="006E0022"/>
    <w:rsid w:val="006E0326"/>
    <w:rsid w:val="006E0541"/>
    <w:rsid w:val="006E12F6"/>
    <w:rsid w:val="006E18D0"/>
    <w:rsid w:val="006E2215"/>
    <w:rsid w:val="006E261C"/>
    <w:rsid w:val="006E2691"/>
    <w:rsid w:val="006E2F39"/>
    <w:rsid w:val="006E3A95"/>
    <w:rsid w:val="006E3B01"/>
    <w:rsid w:val="006E5B95"/>
    <w:rsid w:val="006E5C05"/>
    <w:rsid w:val="006E6054"/>
    <w:rsid w:val="006E6180"/>
    <w:rsid w:val="006E7C7D"/>
    <w:rsid w:val="006F031F"/>
    <w:rsid w:val="006F1BC4"/>
    <w:rsid w:val="006F1D61"/>
    <w:rsid w:val="006F1EEA"/>
    <w:rsid w:val="006F2DFC"/>
    <w:rsid w:val="006F3F0B"/>
    <w:rsid w:val="006F4219"/>
    <w:rsid w:val="006F46AF"/>
    <w:rsid w:val="006F4CB8"/>
    <w:rsid w:val="006F4D8C"/>
    <w:rsid w:val="006F5994"/>
    <w:rsid w:val="006F5FE8"/>
    <w:rsid w:val="006F67A0"/>
    <w:rsid w:val="006F6AC2"/>
    <w:rsid w:val="006F726C"/>
    <w:rsid w:val="006F7584"/>
    <w:rsid w:val="006F7A3D"/>
    <w:rsid w:val="00700632"/>
    <w:rsid w:val="00700E27"/>
    <w:rsid w:val="00701243"/>
    <w:rsid w:val="00701517"/>
    <w:rsid w:val="00701D02"/>
    <w:rsid w:val="00701D09"/>
    <w:rsid w:val="007021E4"/>
    <w:rsid w:val="00702229"/>
    <w:rsid w:val="0070253C"/>
    <w:rsid w:val="00702931"/>
    <w:rsid w:val="00703B44"/>
    <w:rsid w:val="00703CFC"/>
    <w:rsid w:val="007061AB"/>
    <w:rsid w:val="00706856"/>
    <w:rsid w:val="00706D4A"/>
    <w:rsid w:val="0070708D"/>
    <w:rsid w:val="007077A4"/>
    <w:rsid w:val="007078A5"/>
    <w:rsid w:val="007078DA"/>
    <w:rsid w:val="00707BE8"/>
    <w:rsid w:val="00707FEB"/>
    <w:rsid w:val="0071014A"/>
    <w:rsid w:val="00710848"/>
    <w:rsid w:val="00711B9E"/>
    <w:rsid w:val="00711F2A"/>
    <w:rsid w:val="007136C7"/>
    <w:rsid w:val="00715A8E"/>
    <w:rsid w:val="00715AD4"/>
    <w:rsid w:val="00715ADB"/>
    <w:rsid w:val="00716559"/>
    <w:rsid w:val="00716C13"/>
    <w:rsid w:val="00720373"/>
    <w:rsid w:val="007204E4"/>
    <w:rsid w:val="00720A2D"/>
    <w:rsid w:val="007214FC"/>
    <w:rsid w:val="00722283"/>
    <w:rsid w:val="0072345B"/>
    <w:rsid w:val="00723500"/>
    <w:rsid w:val="00723FA8"/>
    <w:rsid w:val="007245B1"/>
    <w:rsid w:val="00725215"/>
    <w:rsid w:val="00725D1E"/>
    <w:rsid w:val="00726AAA"/>
    <w:rsid w:val="00727AAB"/>
    <w:rsid w:val="00730DE2"/>
    <w:rsid w:val="00731898"/>
    <w:rsid w:val="00732440"/>
    <w:rsid w:val="007343A1"/>
    <w:rsid w:val="007347F4"/>
    <w:rsid w:val="00735BBD"/>
    <w:rsid w:val="00736266"/>
    <w:rsid w:val="00737435"/>
    <w:rsid w:val="0073780D"/>
    <w:rsid w:val="007401C5"/>
    <w:rsid w:val="007404DA"/>
    <w:rsid w:val="0074068E"/>
    <w:rsid w:val="00740CA9"/>
    <w:rsid w:val="007417E5"/>
    <w:rsid w:val="007422FB"/>
    <w:rsid w:val="0074248F"/>
    <w:rsid w:val="00743B2A"/>
    <w:rsid w:val="00744891"/>
    <w:rsid w:val="00744C77"/>
    <w:rsid w:val="00745AB1"/>
    <w:rsid w:val="007470D0"/>
    <w:rsid w:val="00747134"/>
    <w:rsid w:val="00747A1B"/>
    <w:rsid w:val="00747BA1"/>
    <w:rsid w:val="007500F5"/>
    <w:rsid w:val="00750527"/>
    <w:rsid w:val="00750788"/>
    <w:rsid w:val="00750AE6"/>
    <w:rsid w:val="00750F2B"/>
    <w:rsid w:val="0075142B"/>
    <w:rsid w:val="007520A0"/>
    <w:rsid w:val="00753E92"/>
    <w:rsid w:val="0075584A"/>
    <w:rsid w:val="0075608A"/>
    <w:rsid w:val="00757421"/>
    <w:rsid w:val="0076078C"/>
    <w:rsid w:val="007609A2"/>
    <w:rsid w:val="007610B8"/>
    <w:rsid w:val="00761726"/>
    <w:rsid w:val="00761B93"/>
    <w:rsid w:val="0076231D"/>
    <w:rsid w:val="00762836"/>
    <w:rsid w:val="00763B59"/>
    <w:rsid w:val="00764EFC"/>
    <w:rsid w:val="007651AD"/>
    <w:rsid w:val="00765546"/>
    <w:rsid w:val="00766811"/>
    <w:rsid w:val="00766D37"/>
    <w:rsid w:val="00767027"/>
    <w:rsid w:val="00767BBF"/>
    <w:rsid w:val="00770B78"/>
    <w:rsid w:val="00770BE7"/>
    <w:rsid w:val="00770E39"/>
    <w:rsid w:val="00771E83"/>
    <w:rsid w:val="007728C0"/>
    <w:rsid w:val="00772B6F"/>
    <w:rsid w:val="00772D02"/>
    <w:rsid w:val="00773ED0"/>
    <w:rsid w:val="00774EB7"/>
    <w:rsid w:val="00774FD1"/>
    <w:rsid w:val="00775C2A"/>
    <w:rsid w:val="00776ACD"/>
    <w:rsid w:val="00776B1F"/>
    <w:rsid w:val="007776E0"/>
    <w:rsid w:val="007801F0"/>
    <w:rsid w:val="0078056C"/>
    <w:rsid w:val="00782931"/>
    <w:rsid w:val="0078303A"/>
    <w:rsid w:val="0078365D"/>
    <w:rsid w:val="0078366B"/>
    <w:rsid w:val="00783E5E"/>
    <w:rsid w:val="00784052"/>
    <w:rsid w:val="007841AF"/>
    <w:rsid w:val="00784CB7"/>
    <w:rsid w:val="00785D8D"/>
    <w:rsid w:val="0078631A"/>
    <w:rsid w:val="00786565"/>
    <w:rsid w:val="00786A4D"/>
    <w:rsid w:val="00786DA8"/>
    <w:rsid w:val="00787643"/>
    <w:rsid w:val="00787709"/>
    <w:rsid w:val="00790428"/>
    <w:rsid w:val="00791075"/>
    <w:rsid w:val="0079299B"/>
    <w:rsid w:val="00793185"/>
    <w:rsid w:val="00793F6E"/>
    <w:rsid w:val="007943D8"/>
    <w:rsid w:val="007949A6"/>
    <w:rsid w:val="00796784"/>
    <w:rsid w:val="00796E6E"/>
    <w:rsid w:val="007A0018"/>
    <w:rsid w:val="007A0985"/>
    <w:rsid w:val="007A150E"/>
    <w:rsid w:val="007A1A92"/>
    <w:rsid w:val="007A1DB7"/>
    <w:rsid w:val="007A1E43"/>
    <w:rsid w:val="007A1E51"/>
    <w:rsid w:val="007A1F25"/>
    <w:rsid w:val="007A28BD"/>
    <w:rsid w:val="007A2EB3"/>
    <w:rsid w:val="007A3077"/>
    <w:rsid w:val="007A3254"/>
    <w:rsid w:val="007A3612"/>
    <w:rsid w:val="007A3889"/>
    <w:rsid w:val="007A56BA"/>
    <w:rsid w:val="007A5793"/>
    <w:rsid w:val="007A5CFA"/>
    <w:rsid w:val="007A653D"/>
    <w:rsid w:val="007A7870"/>
    <w:rsid w:val="007B0429"/>
    <w:rsid w:val="007B0594"/>
    <w:rsid w:val="007B11CB"/>
    <w:rsid w:val="007B11D4"/>
    <w:rsid w:val="007B30AC"/>
    <w:rsid w:val="007B343F"/>
    <w:rsid w:val="007B3D23"/>
    <w:rsid w:val="007B41EA"/>
    <w:rsid w:val="007B4BCC"/>
    <w:rsid w:val="007B535C"/>
    <w:rsid w:val="007B57F3"/>
    <w:rsid w:val="007B5BEB"/>
    <w:rsid w:val="007B7691"/>
    <w:rsid w:val="007B7859"/>
    <w:rsid w:val="007B7C15"/>
    <w:rsid w:val="007C00E1"/>
    <w:rsid w:val="007C0323"/>
    <w:rsid w:val="007C0BAC"/>
    <w:rsid w:val="007C0EA2"/>
    <w:rsid w:val="007C22CD"/>
    <w:rsid w:val="007C270A"/>
    <w:rsid w:val="007C287E"/>
    <w:rsid w:val="007C336C"/>
    <w:rsid w:val="007C39FF"/>
    <w:rsid w:val="007C5A8C"/>
    <w:rsid w:val="007C5F2F"/>
    <w:rsid w:val="007C63D0"/>
    <w:rsid w:val="007C6ED0"/>
    <w:rsid w:val="007C730F"/>
    <w:rsid w:val="007D0029"/>
    <w:rsid w:val="007D0321"/>
    <w:rsid w:val="007D06A5"/>
    <w:rsid w:val="007D071C"/>
    <w:rsid w:val="007D096D"/>
    <w:rsid w:val="007D1E91"/>
    <w:rsid w:val="007D2952"/>
    <w:rsid w:val="007D41A0"/>
    <w:rsid w:val="007D47FB"/>
    <w:rsid w:val="007D4955"/>
    <w:rsid w:val="007D4B87"/>
    <w:rsid w:val="007D611A"/>
    <w:rsid w:val="007D650D"/>
    <w:rsid w:val="007D6BF0"/>
    <w:rsid w:val="007E015E"/>
    <w:rsid w:val="007E03D2"/>
    <w:rsid w:val="007E1D06"/>
    <w:rsid w:val="007E1FC9"/>
    <w:rsid w:val="007E2A48"/>
    <w:rsid w:val="007E3205"/>
    <w:rsid w:val="007E32FC"/>
    <w:rsid w:val="007E4356"/>
    <w:rsid w:val="007E46F7"/>
    <w:rsid w:val="007E4882"/>
    <w:rsid w:val="007E5644"/>
    <w:rsid w:val="007E6060"/>
    <w:rsid w:val="007E6536"/>
    <w:rsid w:val="007E6DB6"/>
    <w:rsid w:val="007E6FFF"/>
    <w:rsid w:val="007F07E4"/>
    <w:rsid w:val="007F0AB7"/>
    <w:rsid w:val="007F1F18"/>
    <w:rsid w:val="007F5816"/>
    <w:rsid w:val="007F6E96"/>
    <w:rsid w:val="007F7113"/>
    <w:rsid w:val="007F74C3"/>
    <w:rsid w:val="007F7730"/>
    <w:rsid w:val="007F7949"/>
    <w:rsid w:val="0080049E"/>
    <w:rsid w:val="00800AF4"/>
    <w:rsid w:val="00800FF6"/>
    <w:rsid w:val="0080163D"/>
    <w:rsid w:val="00801DBB"/>
    <w:rsid w:val="008049B0"/>
    <w:rsid w:val="008055DC"/>
    <w:rsid w:val="008065DC"/>
    <w:rsid w:val="00806C7B"/>
    <w:rsid w:val="0080787B"/>
    <w:rsid w:val="00807B80"/>
    <w:rsid w:val="0081095C"/>
    <w:rsid w:val="008110B3"/>
    <w:rsid w:val="00811DA5"/>
    <w:rsid w:val="00811E75"/>
    <w:rsid w:val="00811E83"/>
    <w:rsid w:val="00812349"/>
    <w:rsid w:val="00813237"/>
    <w:rsid w:val="00813D05"/>
    <w:rsid w:val="00814816"/>
    <w:rsid w:val="008153F6"/>
    <w:rsid w:val="008160F4"/>
    <w:rsid w:val="008162F6"/>
    <w:rsid w:val="008166BC"/>
    <w:rsid w:val="00816879"/>
    <w:rsid w:val="00817663"/>
    <w:rsid w:val="00820A00"/>
    <w:rsid w:val="00820C88"/>
    <w:rsid w:val="008225F3"/>
    <w:rsid w:val="0082313F"/>
    <w:rsid w:val="0082345F"/>
    <w:rsid w:val="00823A4A"/>
    <w:rsid w:val="0082526E"/>
    <w:rsid w:val="00825288"/>
    <w:rsid w:val="00826579"/>
    <w:rsid w:val="008272AE"/>
    <w:rsid w:val="00830416"/>
    <w:rsid w:val="00830D91"/>
    <w:rsid w:val="008313CD"/>
    <w:rsid w:val="008322B7"/>
    <w:rsid w:val="00832839"/>
    <w:rsid w:val="0083289B"/>
    <w:rsid w:val="00835176"/>
    <w:rsid w:val="00835321"/>
    <w:rsid w:val="008363B2"/>
    <w:rsid w:val="00836627"/>
    <w:rsid w:val="0083703A"/>
    <w:rsid w:val="00837774"/>
    <w:rsid w:val="00840CEA"/>
    <w:rsid w:val="008410CE"/>
    <w:rsid w:val="008414F3"/>
    <w:rsid w:val="008417D7"/>
    <w:rsid w:val="00842285"/>
    <w:rsid w:val="00842E95"/>
    <w:rsid w:val="00842F3D"/>
    <w:rsid w:val="00843114"/>
    <w:rsid w:val="008436FD"/>
    <w:rsid w:val="00843C54"/>
    <w:rsid w:val="00845356"/>
    <w:rsid w:val="00845DED"/>
    <w:rsid w:val="0084738B"/>
    <w:rsid w:val="00847694"/>
    <w:rsid w:val="00850E2A"/>
    <w:rsid w:val="0085113A"/>
    <w:rsid w:val="00852178"/>
    <w:rsid w:val="008531F7"/>
    <w:rsid w:val="00855115"/>
    <w:rsid w:val="00855743"/>
    <w:rsid w:val="00855AFE"/>
    <w:rsid w:val="008564BD"/>
    <w:rsid w:val="008569F1"/>
    <w:rsid w:val="008573BC"/>
    <w:rsid w:val="00860287"/>
    <w:rsid w:val="00860898"/>
    <w:rsid w:val="00860B97"/>
    <w:rsid w:val="00860D40"/>
    <w:rsid w:val="00861254"/>
    <w:rsid w:val="00861A09"/>
    <w:rsid w:val="00862247"/>
    <w:rsid w:val="0086270A"/>
    <w:rsid w:val="00862911"/>
    <w:rsid w:val="00862CB7"/>
    <w:rsid w:val="00863A52"/>
    <w:rsid w:val="008644B4"/>
    <w:rsid w:val="00865942"/>
    <w:rsid w:val="00865CF8"/>
    <w:rsid w:val="00866896"/>
    <w:rsid w:val="00867B0B"/>
    <w:rsid w:val="008701CF"/>
    <w:rsid w:val="00870C25"/>
    <w:rsid w:val="00871468"/>
    <w:rsid w:val="0087163B"/>
    <w:rsid w:val="00871D4E"/>
    <w:rsid w:val="00872681"/>
    <w:rsid w:val="00872EAE"/>
    <w:rsid w:val="0087357D"/>
    <w:rsid w:val="00873716"/>
    <w:rsid w:val="0087396B"/>
    <w:rsid w:val="008760B3"/>
    <w:rsid w:val="00876813"/>
    <w:rsid w:val="00876AB8"/>
    <w:rsid w:val="0087721D"/>
    <w:rsid w:val="0087726B"/>
    <w:rsid w:val="00877529"/>
    <w:rsid w:val="008776E8"/>
    <w:rsid w:val="00877ECE"/>
    <w:rsid w:val="00880209"/>
    <w:rsid w:val="00880C55"/>
    <w:rsid w:val="0088112B"/>
    <w:rsid w:val="00882098"/>
    <w:rsid w:val="008826AA"/>
    <w:rsid w:val="00882F61"/>
    <w:rsid w:val="00883845"/>
    <w:rsid w:val="00883AE4"/>
    <w:rsid w:val="008845B9"/>
    <w:rsid w:val="008845C6"/>
    <w:rsid w:val="00884A54"/>
    <w:rsid w:val="00884C38"/>
    <w:rsid w:val="00884FA0"/>
    <w:rsid w:val="00885234"/>
    <w:rsid w:val="0088546B"/>
    <w:rsid w:val="00886A61"/>
    <w:rsid w:val="008870DF"/>
    <w:rsid w:val="00890002"/>
    <w:rsid w:val="00890C8F"/>
    <w:rsid w:val="00890F08"/>
    <w:rsid w:val="00891BF9"/>
    <w:rsid w:val="00892942"/>
    <w:rsid w:val="00893149"/>
    <w:rsid w:val="00895C2C"/>
    <w:rsid w:val="008961F4"/>
    <w:rsid w:val="00896878"/>
    <w:rsid w:val="00896D3F"/>
    <w:rsid w:val="00897134"/>
    <w:rsid w:val="008A0EF9"/>
    <w:rsid w:val="008A11EC"/>
    <w:rsid w:val="008A1BD4"/>
    <w:rsid w:val="008A21AA"/>
    <w:rsid w:val="008A2439"/>
    <w:rsid w:val="008A297C"/>
    <w:rsid w:val="008A2E57"/>
    <w:rsid w:val="008A3D08"/>
    <w:rsid w:val="008A42EB"/>
    <w:rsid w:val="008A4AB4"/>
    <w:rsid w:val="008A568F"/>
    <w:rsid w:val="008A5D11"/>
    <w:rsid w:val="008A5D28"/>
    <w:rsid w:val="008A5FC3"/>
    <w:rsid w:val="008A67C2"/>
    <w:rsid w:val="008A78EC"/>
    <w:rsid w:val="008B130D"/>
    <w:rsid w:val="008B1E84"/>
    <w:rsid w:val="008B1F80"/>
    <w:rsid w:val="008B2587"/>
    <w:rsid w:val="008B25C2"/>
    <w:rsid w:val="008B26DF"/>
    <w:rsid w:val="008B2BFD"/>
    <w:rsid w:val="008B2FDA"/>
    <w:rsid w:val="008B33C1"/>
    <w:rsid w:val="008B3892"/>
    <w:rsid w:val="008B3F76"/>
    <w:rsid w:val="008B45DB"/>
    <w:rsid w:val="008B5166"/>
    <w:rsid w:val="008B53C0"/>
    <w:rsid w:val="008B573B"/>
    <w:rsid w:val="008B574F"/>
    <w:rsid w:val="008B60D0"/>
    <w:rsid w:val="008B643A"/>
    <w:rsid w:val="008B6443"/>
    <w:rsid w:val="008B71D0"/>
    <w:rsid w:val="008C0881"/>
    <w:rsid w:val="008C1232"/>
    <w:rsid w:val="008C2339"/>
    <w:rsid w:val="008C29D1"/>
    <w:rsid w:val="008C2A0A"/>
    <w:rsid w:val="008C2E51"/>
    <w:rsid w:val="008C3E45"/>
    <w:rsid w:val="008C410E"/>
    <w:rsid w:val="008C517C"/>
    <w:rsid w:val="008C58AB"/>
    <w:rsid w:val="008C5BDD"/>
    <w:rsid w:val="008C5F52"/>
    <w:rsid w:val="008D0072"/>
    <w:rsid w:val="008D0279"/>
    <w:rsid w:val="008D1CEA"/>
    <w:rsid w:val="008D1EE7"/>
    <w:rsid w:val="008D22F2"/>
    <w:rsid w:val="008D27DA"/>
    <w:rsid w:val="008D3173"/>
    <w:rsid w:val="008D364E"/>
    <w:rsid w:val="008D36E9"/>
    <w:rsid w:val="008D3FED"/>
    <w:rsid w:val="008D461B"/>
    <w:rsid w:val="008D5AED"/>
    <w:rsid w:val="008D644D"/>
    <w:rsid w:val="008D69D7"/>
    <w:rsid w:val="008D7E9C"/>
    <w:rsid w:val="008E2A5B"/>
    <w:rsid w:val="008E2CDC"/>
    <w:rsid w:val="008E2F5F"/>
    <w:rsid w:val="008E3791"/>
    <w:rsid w:val="008E3B77"/>
    <w:rsid w:val="008E3C8A"/>
    <w:rsid w:val="008E3FF4"/>
    <w:rsid w:val="008E408F"/>
    <w:rsid w:val="008E48EB"/>
    <w:rsid w:val="008E50E4"/>
    <w:rsid w:val="008E53E1"/>
    <w:rsid w:val="008E551C"/>
    <w:rsid w:val="008E5730"/>
    <w:rsid w:val="008E5CA0"/>
    <w:rsid w:val="008E607A"/>
    <w:rsid w:val="008E6BEE"/>
    <w:rsid w:val="008E76E4"/>
    <w:rsid w:val="008E7C06"/>
    <w:rsid w:val="008F0255"/>
    <w:rsid w:val="008F02FE"/>
    <w:rsid w:val="008F0A44"/>
    <w:rsid w:val="008F0D36"/>
    <w:rsid w:val="008F35DF"/>
    <w:rsid w:val="008F3B06"/>
    <w:rsid w:val="008F470A"/>
    <w:rsid w:val="008F4CF2"/>
    <w:rsid w:val="008F4FB4"/>
    <w:rsid w:val="008F5A79"/>
    <w:rsid w:val="008F5ACB"/>
    <w:rsid w:val="008F5BD3"/>
    <w:rsid w:val="008F5E16"/>
    <w:rsid w:val="008F65C4"/>
    <w:rsid w:val="008F7F99"/>
    <w:rsid w:val="00901349"/>
    <w:rsid w:val="00901DA6"/>
    <w:rsid w:val="009022EF"/>
    <w:rsid w:val="00902728"/>
    <w:rsid w:val="009028DD"/>
    <w:rsid w:val="00903017"/>
    <w:rsid w:val="00903BFB"/>
    <w:rsid w:val="009040EB"/>
    <w:rsid w:val="00904A1A"/>
    <w:rsid w:val="00904B23"/>
    <w:rsid w:val="009051F2"/>
    <w:rsid w:val="00905439"/>
    <w:rsid w:val="009057EC"/>
    <w:rsid w:val="00906773"/>
    <w:rsid w:val="00907B34"/>
    <w:rsid w:val="00907D42"/>
    <w:rsid w:val="00907DD8"/>
    <w:rsid w:val="00910532"/>
    <w:rsid w:val="00910C53"/>
    <w:rsid w:val="00910F61"/>
    <w:rsid w:val="00911401"/>
    <w:rsid w:val="009117A9"/>
    <w:rsid w:val="009128EA"/>
    <w:rsid w:val="009139DF"/>
    <w:rsid w:val="00913BB2"/>
    <w:rsid w:val="00913F4C"/>
    <w:rsid w:val="00914B20"/>
    <w:rsid w:val="009159BA"/>
    <w:rsid w:val="00915C46"/>
    <w:rsid w:val="009164BC"/>
    <w:rsid w:val="00916739"/>
    <w:rsid w:val="00917454"/>
    <w:rsid w:val="00921413"/>
    <w:rsid w:val="00921CF6"/>
    <w:rsid w:val="00923087"/>
    <w:rsid w:val="00923CF3"/>
    <w:rsid w:val="00925100"/>
    <w:rsid w:val="0092593F"/>
    <w:rsid w:val="00925A0D"/>
    <w:rsid w:val="00926360"/>
    <w:rsid w:val="00926752"/>
    <w:rsid w:val="009268BD"/>
    <w:rsid w:val="00926DAB"/>
    <w:rsid w:val="009273E7"/>
    <w:rsid w:val="009278A1"/>
    <w:rsid w:val="00927FB4"/>
    <w:rsid w:val="00930DAF"/>
    <w:rsid w:val="00931578"/>
    <w:rsid w:val="0093244E"/>
    <w:rsid w:val="009336D1"/>
    <w:rsid w:val="0093430A"/>
    <w:rsid w:val="00934CF8"/>
    <w:rsid w:val="00934E85"/>
    <w:rsid w:val="009351C5"/>
    <w:rsid w:val="00935EBA"/>
    <w:rsid w:val="009378E3"/>
    <w:rsid w:val="009400CB"/>
    <w:rsid w:val="0094090A"/>
    <w:rsid w:val="00940D85"/>
    <w:rsid w:val="009418E3"/>
    <w:rsid w:val="00941BD3"/>
    <w:rsid w:val="00941FE1"/>
    <w:rsid w:val="00942FD0"/>
    <w:rsid w:val="009435E5"/>
    <w:rsid w:val="00943C9D"/>
    <w:rsid w:val="00946108"/>
    <w:rsid w:val="009464E7"/>
    <w:rsid w:val="00946B61"/>
    <w:rsid w:val="0094709D"/>
    <w:rsid w:val="00947105"/>
    <w:rsid w:val="0094791A"/>
    <w:rsid w:val="009511E0"/>
    <w:rsid w:val="00951579"/>
    <w:rsid w:val="00952848"/>
    <w:rsid w:val="009528B3"/>
    <w:rsid w:val="00954028"/>
    <w:rsid w:val="00954228"/>
    <w:rsid w:val="0095440C"/>
    <w:rsid w:val="009553B5"/>
    <w:rsid w:val="00956CE3"/>
    <w:rsid w:val="00956EC0"/>
    <w:rsid w:val="00957AFB"/>
    <w:rsid w:val="009600F1"/>
    <w:rsid w:val="009613B6"/>
    <w:rsid w:val="009613E4"/>
    <w:rsid w:val="009625D5"/>
    <w:rsid w:val="00962B54"/>
    <w:rsid w:val="009633DB"/>
    <w:rsid w:val="00963906"/>
    <w:rsid w:val="00963CDF"/>
    <w:rsid w:val="00964B1C"/>
    <w:rsid w:val="00965171"/>
    <w:rsid w:val="009656D3"/>
    <w:rsid w:val="00966B50"/>
    <w:rsid w:val="00967D08"/>
    <w:rsid w:val="00967E9D"/>
    <w:rsid w:val="00967FF5"/>
    <w:rsid w:val="00970612"/>
    <w:rsid w:val="00970CBA"/>
    <w:rsid w:val="0097191A"/>
    <w:rsid w:val="00971E6A"/>
    <w:rsid w:val="0097287D"/>
    <w:rsid w:val="00973221"/>
    <w:rsid w:val="00973519"/>
    <w:rsid w:val="00973F45"/>
    <w:rsid w:val="0097444F"/>
    <w:rsid w:val="00974E42"/>
    <w:rsid w:val="009755C6"/>
    <w:rsid w:val="009762B6"/>
    <w:rsid w:val="009768ED"/>
    <w:rsid w:val="009802B0"/>
    <w:rsid w:val="0098038E"/>
    <w:rsid w:val="00980438"/>
    <w:rsid w:val="009807B9"/>
    <w:rsid w:val="009808D8"/>
    <w:rsid w:val="009816E9"/>
    <w:rsid w:val="00981DBF"/>
    <w:rsid w:val="0098214A"/>
    <w:rsid w:val="009824A6"/>
    <w:rsid w:val="009826E3"/>
    <w:rsid w:val="009833B1"/>
    <w:rsid w:val="0098430C"/>
    <w:rsid w:val="00984A1E"/>
    <w:rsid w:val="00984D7E"/>
    <w:rsid w:val="009853FD"/>
    <w:rsid w:val="0098543E"/>
    <w:rsid w:val="0098554D"/>
    <w:rsid w:val="00985EDF"/>
    <w:rsid w:val="0098723F"/>
    <w:rsid w:val="00987CB6"/>
    <w:rsid w:val="00991963"/>
    <w:rsid w:val="0099202D"/>
    <w:rsid w:val="0099295A"/>
    <w:rsid w:val="00992AD7"/>
    <w:rsid w:val="00992F28"/>
    <w:rsid w:val="00993C9D"/>
    <w:rsid w:val="0099425E"/>
    <w:rsid w:val="00994B1C"/>
    <w:rsid w:val="00994D66"/>
    <w:rsid w:val="0099567C"/>
    <w:rsid w:val="00995AE0"/>
    <w:rsid w:val="00996F78"/>
    <w:rsid w:val="00996FA1"/>
    <w:rsid w:val="00997615"/>
    <w:rsid w:val="009A0160"/>
    <w:rsid w:val="009A0953"/>
    <w:rsid w:val="009A1242"/>
    <w:rsid w:val="009A1AD4"/>
    <w:rsid w:val="009A3CDD"/>
    <w:rsid w:val="009A48A5"/>
    <w:rsid w:val="009A4F03"/>
    <w:rsid w:val="009A52F4"/>
    <w:rsid w:val="009A5A80"/>
    <w:rsid w:val="009A6D10"/>
    <w:rsid w:val="009B2780"/>
    <w:rsid w:val="009B2897"/>
    <w:rsid w:val="009B2D3F"/>
    <w:rsid w:val="009B3B4E"/>
    <w:rsid w:val="009B4324"/>
    <w:rsid w:val="009B58B3"/>
    <w:rsid w:val="009B5D5C"/>
    <w:rsid w:val="009B62A6"/>
    <w:rsid w:val="009B75D3"/>
    <w:rsid w:val="009B7C92"/>
    <w:rsid w:val="009B7DF7"/>
    <w:rsid w:val="009C1113"/>
    <w:rsid w:val="009C235A"/>
    <w:rsid w:val="009C337C"/>
    <w:rsid w:val="009C3D3F"/>
    <w:rsid w:val="009C4C83"/>
    <w:rsid w:val="009C51C4"/>
    <w:rsid w:val="009C7527"/>
    <w:rsid w:val="009D0079"/>
    <w:rsid w:val="009D0131"/>
    <w:rsid w:val="009D116B"/>
    <w:rsid w:val="009D24D6"/>
    <w:rsid w:val="009D307D"/>
    <w:rsid w:val="009D351E"/>
    <w:rsid w:val="009D3A2D"/>
    <w:rsid w:val="009D5356"/>
    <w:rsid w:val="009D61E6"/>
    <w:rsid w:val="009D6E88"/>
    <w:rsid w:val="009D7114"/>
    <w:rsid w:val="009E1C25"/>
    <w:rsid w:val="009E2489"/>
    <w:rsid w:val="009E28DA"/>
    <w:rsid w:val="009E302D"/>
    <w:rsid w:val="009E3084"/>
    <w:rsid w:val="009E35C6"/>
    <w:rsid w:val="009E390A"/>
    <w:rsid w:val="009E4300"/>
    <w:rsid w:val="009E45CF"/>
    <w:rsid w:val="009E4882"/>
    <w:rsid w:val="009E5393"/>
    <w:rsid w:val="009E588C"/>
    <w:rsid w:val="009E5CA2"/>
    <w:rsid w:val="009E5DF1"/>
    <w:rsid w:val="009E6BDB"/>
    <w:rsid w:val="009E6E49"/>
    <w:rsid w:val="009F00F9"/>
    <w:rsid w:val="009F02EA"/>
    <w:rsid w:val="009F1C68"/>
    <w:rsid w:val="009F3171"/>
    <w:rsid w:val="009F3314"/>
    <w:rsid w:val="009F3633"/>
    <w:rsid w:val="009F394F"/>
    <w:rsid w:val="009F4AB7"/>
    <w:rsid w:val="009F6E40"/>
    <w:rsid w:val="009F7083"/>
    <w:rsid w:val="009F759A"/>
    <w:rsid w:val="00A0023A"/>
    <w:rsid w:val="00A0093E"/>
    <w:rsid w:val="00A01769"/>
    <w:rsid w:val="00A01925"/>
    <w:rsid w:val="00A0195E"/>
    <w:rsid w:val="00A019C9"/>
    <w:rsid w:val="00A03867"/>
    <w:rsid w:val="00A03A10"/>
    <w:rsid w:val="00A03C0B"/>
    <w:rsid w:val="00A04E82"/>
    <w:rsid w:val="00A04F76"/>
    <w:rsid w:val="00A0527C"/>
    <w:rsid w:val="00A05599"/>
    <w:rsid w:val="00A05815"/>
    <w:rsid w:val="00A065DD"/>
    <w:rsid w:val="00A06941"/>
    <w:rsid w:val="00A075A5"/>
    <w:rsid w:val="00A07A3E"/>
    <w:rsid w:val="00A104CB"/>
    <w:rsid w:val="00A105F5"/>
    <w:rsid w:val="00A10734"/>
    <w:rsid w:val="00A112A8"/>
    <w:rsid w:val="00A12D38"/>
    <w:rsid w:val="00A12D3D"/>
    <w:rsid w:val="00A12FF5"/>
    <w:rsid w:val="00A1424F"/>
    <w:rsid w:val="00A14AE2"/>
    <w:rsid w:val="00A1504B"/>
    <w:rsid w:val="00A15328"/>
    <w:rsid w:val="00A155EB"/>
    <w:rsid w:val="00A159CC"/>
    <w:rsid w:val="00A15DEE"/>
    <w:rsid w:val="00A172E6"/>
    <w:rsid w:val="00A17864"/>
    <w:rsid w:val="00A201CD"/>
    <w:rsid w:val="00A2054F"/>
    <w:rsid w:val="00A20C68"/>
    <w:rsid w:val="00A20F06"/>
    <w:rsid w:val="00A2170D"/>
    <w:rsid w:val="00A2256D"/>
    <w:rsid w:val="00A22618"/>
    <w:rsid w:val="00A22E75"/>
    <w:rsid w:val="00A23248"/>
    <w:rsid w:val="00A246D9"/>
    <w:rsid w:val="00A25A74"/>
    <w:rsid w:val="00A25B60"/>
    <w:rsid w:val="00A26251"/>
    <w:rsid w:val="00A262AF"/>
    <w:rsid w:val="00A26349"/>
    <w:rsid w:val="00A2700A"/>
    <w:rsid w:val="00A27090"/>
    <w:rsid w:val="00A27489"/>
    <w:rsid w:val="00A27DF9"/>
    <w:rsid w:val="00A31174"/>
    <w:rsid w:val="00A31359"/>
    <w:rsid w:val="00A31401"/>
    <w:rsid w:val="00A31BA0"/>
    <w:rsid w:val="00A31BC2"/>
    <w:rsid w:val="00A31C5D"/>
    <w:rsid w:val="00A31CFF"/>
    <w:rsid w:val="00A32096"/>
    <w:rsid w:val="00A323FE"/>
    <w:rsid w:val="00A32B2A"/>
    <w:rsid w:val="00A32B64"/>
    <w:rsid w:val="00A33BC0"/>
    <w:rsid w:val="00A33D4C"/>
    <w:rsid w:val="00A3408D"/>
    <w:rsid w:val="00A3602E"/>
    <w:rsid w:val="00A36EFB"/>
    <w:rsid w:val="00A37E10"/>
    <w:rsid w:val="00A42880"/>
    <w:rsid w:val="00A429F1"/>
    <w:rsid w:val="00A4371D"/>
    <w:rsid w:val="00A43985"/>
    <w:rsid w:val="00A4399A"/>
    <w:rsid w:val="00A43BB6"/>
    <w:rsid w:val="00A43CCB"/>
    <w:rsid w:val="00A43E97"/>
    <w:rsid w:val="00A43F70"/>
    <w:rsid w:val="00A456B3"/>
    <w:rsid w:val="00A46262"/>
    <w:rsid w:val="00A465F6"/>
    <w:rsid w:val="00A4694A"/>
    <w:rsid w:val="00A4699D"/>
    <w:rsid w:val="00A46AAE"/>
    <w:rsid w:val="00A46B19"/>
    <w:rsid w:val="00A46C77"/>
    <w:rsid w:val="00A4763E"/>
    <w:rsid w:val="00A4776B"/>
    <w:rsid w:val="00A506DE"/>
    <w:rsid w:val="00A50879"/>
    <w:rsid w:val="00A50CE7"/>
    <w:rsid w:val="00A5114B"/>
    <w:rsid w:val="00A53565"/>
    <w:rsid w:val="00A53E61"/>
    <w:rsid w:val="00A53EBF"/>
    <w:rsid w:val="00A55330"/>
    <w:rsid w:val="00A56047"/>
    <w:rsid w:val="00A56DAA"/>
    <w:rsid w:val="00A56EE1"/>
    <w:rsid w:val="00A57669"/>
    <w:rsid w:val="00A57A4D"/>
    <w:rsid w:val="00A57D0B"/>
    <w:rsid w:val="00A61F8B"/>
    <w:rsid w:val="00A62696"/>
    <w:rsid w:val="00A636CE"/>
    <w:rsid w:val="00A63BA2"/>
    <w:rsid w:val="00A64538"/>
    <w:rsid w:val="00A648BC"/>
    <w:rsid w:val="00A65045"/>
    <w:rsid w:val="00A65069"/>
    <w:rsid w:val="00A650AB"/>
    <w:rsid w:val="00A656E6"/>
    <w:rsid w:val="00A65A95"/>
    <w:rsid w:val="00A66066"/>
    <w:rsid w:val="00A67C11"/>
    <w:rsid w:val="00A70343"/>
    <w:rsid w:val="00A707E7"/>
    <w:rsid w:val="00A70E2C"/>
    <w:rsid w:val="00A71094"/>
    <w:rsid w:val="00A71290"/>
    <w:rsid w:val="00A724FF"/>
    <w:rsid w:val="00A7283C"/>
    <w:rsid w:val="00A72E55"/>
    <w:rsid w:val="00A736A5"/>
    <w:rsid w:val="00A74C9F"/>
    <w:rsid w:val="00A757C8"/>
    <w:rsid w:val="00A75AA6"/>
    <w:rsid w:val="00A764BE"/>
    <w:rsid w:val="00A77871"/>
    <w:rsid w:val="00A77B08"/>
    <w:rsid w:val="00A77EDC"/>
    <w:rsid w:val="00A8031D"/>
    <w:rsid w:val="00A80681"/>
    <w:rsid w:val="00A80779"/>
    <w:rsid w:val="00A80DC6"/>
    <w:rsid w:val="00A81DE9"/>
    <w:rsid w:val="00A82122"/>
    <w:rsid w:val="00A8429F"/>
    <w:rsid w:val="00A85BA1"/>
    <w:rsid w:val="00A8685C"/>
    <w:rsid w:val="00A878C7"/>
    <w:rsid w:val="00A87B86"/>
    <w:rsid w:val="00A90514"/>
    <w:rsid w:val="00A90565"/>
    <w:rsid w:val="00A91020"/>
    <w:rsid w:val="00A92599"/>
    <w:rsid w:val="00A92963"/>
    <w:rsid w:val="00A93A48"/>
    <w:rsid w:val="00A93EAC"/>
    <w:rsid w:val="00A9420F"/>
    <w:rsid w:val="00A9531B"/>
    <w:rsid w:val="00A95430"/>
    <w:rsid w:val="00A97040"/>
    <w:rsid w:val="00AA0997"/>
    <w:rsid w:val="00AA1DF2"/>
    <w:rsid w:val="00AA2081"/>
    <w:rsid w:val="00AA2782"/>
    <w:rsid w:val="00AA480D"/>
    <w:rsid w:val="00AA488B"/>
    <w:rsid w:val="00AA6279"/>
    <w:rsid w:val="00AB02FA"/>
    <w:rsid w:val="00AB0942"/>
    <w:rsid w:val="00AB11B8"/>
    <w:rsid w:val="00AB2648"/>
    <w:rsid w:val="00AB2B63"/>
    <w:rsid w:val="00AB3D16"/>
    <w:rsid w:val="00AB464B"/>
    <w:rsid w:val="00AB4AD5"/>
    <w:rsid w:val="00AB52A3"/>
    <w:rsid w:val="00AB5DBE"/>
    <w:rsid w:val="00AB6AE5"/>
    <w:rsid w:val="00AB6E49"/>
    <w:rsid w:val="00AB7C9B"/>
    <w:rsid w:val="00AC0AFA"/>
    <w:rsid w:val="00AC0EAB"/>
    <w:rsid w:val="00AC1CA3"/>
    <w:rsid w:val="00AC23B8"/>
    <w:rsid w:val="00AC2CDB"/>
    <w:rsid w:val="00AC2EFB"/>
    <w:rsid w:val="00AC384C"/>
    <w:rsid w:val="00AC3A61"/>
    <w:rsid w:val="00AC4313"/>
    <w:rsid w:val="00AC52F0"/>
    <w:rsid w:val="00AC53E3"/>
    <w:rsid w:val="00AC5813"/>
    <w:rsid w:val="00AC5BDD"/>
    <w:rsid w:val="00AC6B3E"/>
    <w:rsid w:val="00AC6F62"/>
    <w:rsid w:val="00AC7A37"/>
    <w:rsid w:val="00AC7C91"/>
    <w:rsid w:val="00AD01D8"/>
    <w:rsid w:val="00AD0341"/>
    <w:rsid w:val="00AD1303"/>
    <w:rsid w:val="00AD1DB8"/>
    <w:rsid w:val="00AD3351"/>
    <w:rsid w:val="00AD3417"/>
    <w:rsid w:val="00AD3775"/>
    <w:rsid w:val="00AD4408"/>
    <w:rsid w:val="00AD73C9"/>
    <w:rsid w:val="00AD7B09"/>
    <w:rsid w:val="00AD7BF6"/>
    <w:rsid w:val="00AD7D93"/>
    <w:rsid w:val="00AE0A9B"/>
    <w:rsid w:val="00AE113E"/>
    <w:rsid w:val="00AE1214"/>
    <w:rsid w:val="00AE465B"/>
    <w:rsid w:val="00AE5B92"/>
    <w:rsid w:val="00AE6E82"/>
    <w:rsid w:val="00AE796C"/>
    <w:rsid w:val="00AF0F20"/>
    <w:rsid w:val="00AF1BE0"/>
    <w:rsid w:val="00AF1C6C"/>
    <w:rsid w:val="00AF38C6"/>
    <w:rsid w:val="00AF474C"/>
    <w:rsid w:val="00AF552A"/>
    <w:rsid w:val="00AF66DB"/>
    <w:rsid w:val="00AF6871"/>
    <w:rsid w:val="00AF6EA8"/>
    <w:rsid w:val="00AF6F5D"/>
    <w:rsid w:val="00AF7494"/>
    <w:rsid w:val="00B006CD"/>
    <w:rsid w:val="00B00A8B"/>
    <w:rsid w:val="00B00C0B"/>
    <w:rsid w:val="00B013EC"/>
    <w:rsid w:val="00B01761"/>
    <w:rsid w:val="00B01F7A"/>
    <w:rsid w:val="00B02740"/>
    <w:rsid w:val="00B02B23"/>
    <w:rsid w:val="00B02E6E"/>
    <w:rsid w:val="00B030D4"/>
    <w:rsid w:val="00B0320D"/>
    <w:rsid w:val="00B040A6"/>
    <w:rsid w:val="00B041A4"/>
    <w:rsid w:val="00B0443B"/>
    <w:rsid w:val="00B049A4"/>
    <w:rsid w:val="00B05105"/>
    <w:rsid w:val="00B05F12"/>
    <w:rsid w:val="00B06128"/>
    <w:rsid w:val="00B070AE"/>
    <w:rsid w:val="00B0759F"/>
    <w:rsid w:val="00B1003E"/>
    <w:rsid w:val="00B10B7C"/>
    <w:rsid w:val="00B11CD4"/>
    <w:rsid w:val="00B1213E"/>
    <w:rsid w:val="00B12EFA"/>
    <w:rsid w:val="00B13DC5"/>
    <w:rsid w:val="00B14937"/>
    <w:rsid w:val="00B14A35"/>
    <w:rsid w:val="00B15311"/>
    <w:rsid w:val="00B15732"/>
    <w:rsid w:val="00B157C1"/>
    <w:rsid w:val="00B1591E"/>
    <w:rsid w:val="00B15CB8"/>
    <w:rsid w:val="00B16471"/>
    <w:rsid w:val="00B16956"/>
    <w:rsid w:val="00B16A1A"/>
    <w:rsid w:val="00B16A47"/>
    <w:rsid w:val="00B16DE7"/>
    <w:rsid w:val="00B1711B"/>
    <w:rsid w:val="00B17D65"/>
    <w:rsid w:val="00B2064C"/>
    <w:rsid w:val="00B220FF"/>
    <w:rsid w:val="00B22449"/>
    <w:rsid w:val="00B225BF"/>
    <w:rsid w:val="00B2293E"/>
    <w:rsid w:val="00B22DBD"/>
    <w:rsid w:val="00B22FF3"/>
    <w:rsid w:val="00B23645"/>
    <w:rsid w:val="00B236C0"/>
    <w:rsid w:val="00B23738"/>
    <w:rsid w:val="00B23A0C"/>
    <w:rsid w:val="00B23D14"/>
    <w:rsid w:val="00B23D1C"/>
    <w:rsid w:val="00B26F89"/>
    <w:rsid w:val="00B27963"/>
    <w:rsid w:val="00B27BB4"/>
    <w:rsid w:val="00B27F5D"/>
    <w:rsid w:val="00B3057B"/>
    <w:rsid w:val="00B3147E"/>
    <w:rsid w:val="00B3169C"/>
    <w:rsid w:val="00B31A80"/>
    <w:rsid w:val="00B31A85"/>
    <w:rsid w:val="00B326E5"/>
    <w:rsid w:val="00B32A30"/>
    <w:rsid w:val="00B3392A"/>
    <w:rsid w:val="00B33B37"/>
    <w:rsid w:val="00B35CBF"/>
    <w:rsid w:val="00B36051"/>
    <w:rsid w:val="00B363E8"/>
    <w:rsid w:val="00B36E12"/>
    <w:rsid w:val="00B372F3"/>
    <w:rsid w:val="00B37C58"/>
    <w:rsid w:val="00B37D59"/>
    <w:rsid w:val="00B37F61"/>
    <w:rsid w:val="00B41031"/>
    <w:rsid w:val="00B413C3"/>
    <w:rsid w:val="00B415AB"/>
    <w:rsid w:val="00B415E0"/>
    <w:rsid w:val="00B425CA"/>
    <w:rsid w:val="00B42EB9"/>
    <w:rsid w:val="00B44359"/>
    <w:rsid w:val="00B4482B"/>
    <w:rsid w:val="00B45AC0"/>
    <w:rsid w:val="00B46BC2"/>
    <w:rsid w:val="00B46D32"/>
    <w:rsid w:val="00B47280"/>
    <w:rsid w:val="00B47A92"/>
    <w:rsid w:val="00B47CEC"/>
    <w:rsid w:val="00B47D19"/>
    <w:rsid w:val="00B47E39"/>
    <w:rsid w:val="00B47FD8"/>
    <w:rsid w:val="00B513DB"/>
    <w:rsid w:val="00B51431"/>
    <w:rsid w:val="00B51CBF"/>
    <w:rsid w:val="00B52169"/>
    <w:rsid w:val="00B5232B"/>
    <w:rsid w:val="00B529E5"/>
    <w:rsid w:val="00B52E29"/>
    <w:rsid w:val="00B52EE2"/>
    <w:rsid w:val="00B53748"/>
    <w:rsid w:val="00B539BE"/>
    <w:rsid w:val="00B53A43"/>
    <w:rsid w:val="00B5445A"/>
    <w:rsid w:val="00B54E31"/>
    <w:rsid w:val="00B54E59"/>
    <w:rsid w:val="00B55C43"/>
    <w:rsid w:val="00B5687A"/>
    <w:rsid w:val="00B5787E"/>
    <w:rsid w:val="00B60599"/>
    <w:rsid w:val="00B605A0"/>
    <w:rsid w:val="00B60811"/>
    <w:rsid w:val="00B60C31"/>
    <w:rsid w:val="00B617A0"/>
    <w:rsid w:val="00B62706"/>
    <w:rsid w:val="00B63E44"/>
    <w:rsid w:val="00B63F49"/>
    <w:rsid w:val="00B66244"/>
    <w:rsid w:val="00B66B08"/>
    <w:rsid w:val="00B66EC9"/>
    <w:rsid w:val="00B67AF4"/>
    <w:rsid w:val="00B7008A"/>
    <w:rsid w:val="00B7009A"/>
    <w:rsid w:val="00B71353"/>
    <w:rsid w:val="00B71C41"/>
    <w:rsid w:val="00B72D58"/>
    <w:rsid w:val="00B73FE3"/>
    <w:rsid w:val="00B76216"/>
    <w:rsid w:val="00B763C7"/>
    <w:rsid w:val="00B76CD5"/>
    <w:rsid w:val="00B77055"/>
    <w:rsid w:val="00B771EB"/>
    <w:rsid w:val="00B77FE2"/>
    <w:rsid w:val="00B80645"/>
    <w:rsid w:val="00B818C8"/>
    <w:rsid w:val="00B8249E"/>
    <w:rsid w:val="00B82CF8"/>
    <w:rsid w:val="00B82D6C"/>
    <w:rsid w:val="00B8351B"/>
    <w:rsid w:val="00B84971"/>
    <w:rsid w:val="00B84FB2"/>
    <w:rsid w:val="00B86116"/>
    <w:rsid w:val="00B86C4E"/>
    <w:rsid w:val="00B87179"/>
    <w:rsid w:val="00B90FE7"/>
    <w:rsid w:val="00B91126"/>
    <w:rsid w:val="00B92B54"/>
    <w:rsid w:val="00B92C50"/>
    <w:rsid w:val="00B930A9"/>
    <w:rsid w:val="00B93DC5"/>
    <w:rsid w:val="00B93FD8"/>
    <w:rsid w:val="00B9607A"/>
    <w:rsid w:val="00B97747"/>
    <w:rsid w:val="00BA17AC"/>
    <w:rsid w:val="00BA1E6D"/>
    <w:rsid w:val="00BA3D56"/>
    <w:rsid w:val="00BA4CC1"/>
    <w:rsid w:val="00BA4FFB"/>
    <w:rsid w:val="00BA539D"/>
    <w:rsid w:val="00BA54CC"/>
    <w:rsid w:val="00BA5AA4"/>
    <w:rsid w:val="00BA5C86"/>
    <w:rsid w:val="00BA604E"/>
    <w:rsid w:val="00BA6259"/>
    <w:rsid w:val="00BA6269"/>
    <w:rsid w:val="00BA63EA"/>
    <w:rsid w:val="00BA6A70"/>
    <w:rsid w:val="00BB006C"/>
    <w:rsid w:val="00BB01B5"/>
    <w:rsid w:val="00BB283A"/>
    <w:rsid w:val="00BB37BE"/>
    <w:rsid w:val="00BB3C27"/>
    <w:rsid w:val="00BB6820"/>
    <w:rsid w:val="00BB6F43"/>
    <w:rsid w:val="00BB70FD"/>
    <w:rsid w:val="00BB765D"/>
    <w:rsid w:val="00BB7C56"/>
    <w:rsid w:val="00BC0393"/>
    <w:rsid w:val="00BC09E2"/>
    <w:rsid w:val="00BC0BB6"/>
    <w:rsid w:val="00BC1863"/>
    <w:rsid w:val="00BC2E69"/>
    <w:rsid w:val="00BC406B"/>
    <w:rsid w:val="00BC4B1C"/>
    <w:rsid w:val="00BC5136"/>
    <w:rsid w:val="00BC59C7"/>
    <w:rsid w:val="00BC632D"/>
    <w:rsid w:val="00BC6A17"/>
    <w:rsid w:val="00BC6FE2"/>
    <w:rsid w:val="00BC7474"/>
    <w:rsid w:val="00BC7DAE"/>
    <w:rsid w:val="00BD13B5"/>
    <w:rsid w:val="00BD1842"/>
    <w:rsid w:val="00BD19CC"/>
    <w:rsid w:val="00BD1BEE"/>
    <w:rsid w:val="00BD1E7E"/>
    <w:rsid w:val="00BD245C"/>
    <w:rsid w:val="00BD31BA"/>
    <w:rsid w:val="00BD39B9"/>
    <w:rsid w:val="00BD39E8"/>
    <w:rsid w:val="00BD4CED"/>
    <w:rsid w:val="00BD546E"/>
    <w:rsid w:val="00BD6143"/>
    <w:rsid w:val="00BD61F5"/>
    <w:rsid w:val="00BD66C1"/>
    <w:rsid w:val="00BD7B3E"/>
    <w:rsid w:val="00BE01A4"/>
    <w:rsid w:val="00BE1450"/>
    <w:rsid w:val="00BE2827"/>
    <w:rsid w:val="00BE2E48"/>
    <w:rsid w:val="00BE319A"/>
    <w:rsid w:val="00BE443B"/>
    <w:rsid w:val="00BE480A"/>
    <w:rsid w:val="00BE5BAF"/>
    <w:rsid w:val="00BE5DA1"/>
    <w:rsid w:val="00BE7053"/>
    <w:rsid w:val="00BF0339"/>
    <w:rsid w:val="00BF0AAF"/>
    <w:rsid w:val="00BF0EE0"/>
    <w:rsid w:val="00BF1A41"/>
    <w:rsid w:val="00BF24E3"/>
    <w:rsid w:val="00BF35A7"/>
    <w:rsid w:val="00BF43E1"/>
    <w:rsid w:val="00BF4757"/>
    <w:rsid w:val="00BF519B"/>
    <w:rsid w:val="00BF574F"/>
    <w:rsid w:val="00BF5AB6"/>
    <w:rsid w:val="00BF63ED"/>
    <w:rsid w:val="00BF7A0E"/>
    <w:rsid w:val="00C002E8"/>
    <w:rsid w:val="00C00456"/>
    <w:rsid w:val="00C01FB5"/>
    <w:rsid w:val="00C020CA"/>
    <w:rsid w:val="00C0269E"/>
    <w:rsid w:val="00C032C9"/>
    <w:rsid w:val="00C041CF"/>
    <w:rsid w:val="00C0464B"/>
    <w:rsid w:val="00C0536D"/>
    <w:rsid w:val="00C065FE"/>
    <w:rsid w:val="00C06720"/>
    <w:rsid w:val="00C0719F"/>
    <w:rsid w:val="00C073DB"/>
    <w:rsid w:val="00C075E4"/>
    <w:rsid w:val="00C07648"/>
    <w:rsid w:val="00C07B60"/>
    <w:rsid w:val="00C10241"/>
    <w:rsid w:val="00C10610"/>
    <w:rsid w:val="00C10882"/>
    <w:rsid w:val="00C10B4A"/>
    <w:rsid w:val="00C12041"/>
    <w:rsid w:val="00C12077"/>
    <w:rsid w:val="00C1234D"/>
    <w:rsid w:val="00C12414"/>
    <w:rsid w:val="00C1272F"/>
    <w:rsid w:val="00C127FA"/>
    <w:rsid w:val="00C12959"/>
    <w:rsid w:val="00C146EF"/>
    <w:rsid w:val="00C1493A"/>
    <w:rsid w:val="00C14F2A"/>
    <w:rsid w:val="00C169E9"/>
    <w:rsid w:val="00C16CF7"/>
    <w:rsid w:val="00C17947"/>
    <w:rsid w:val="00C20720"/>
    <w:rsid w:val="00C214DE"/>
    <w:rsid w:val="00C21FEA"/>
    <w:rsid w:val="00C221CE"/>
    <w:rsid w:val="00C226A5"/>
    <w:rsid w:val="00C22BE0"/>
    <w:rsid w:val="00C24CB9"/>
    <w:rsid w:val="00C2520C"/>
    <w:rsid w:val="00C254C1"/>
    <w:rsid w:val="00C25A23"/>
    <w:rsid w:val="00C25DE4"/>
    <w:rsid w:val="00C266A4"/>
    <w:rsid w:val="00C268D7"/>
    <w:rsid w:val="00C26C0E"/>
    <w:rsid w:val="00C26C6D"/>
    <w:rsid w:val="00C26E5A"/>
    <w:rsid w:val="00C27B4B"/>
    <w:rsid w:val="00C27D4C"/>
    <w:rsid w:val="00C30655"/>
    <w:rsid w:val="00C309D2"/>
    <w:rsid w:val="00C30BC8"/>
    <w:rsid w:val="00C312B0"/>
    <w:rsid w:val="00C31D65"/>
    <w:rsid w:val="00C320A3"/>
    <w:rsid w:val="00C326F6"/>
    <w:rsid w:val="00C32B2A"/>
    <w:rsid w:val="00C32DDB"/>
    <w:rsid w:val="00C3305A"/>
    <w:rsid w:val="00C33413"/>
    <w:rsid w:val="00C339BD"/>
    <w:rsid w:val="00C34B28"/>
    <w:rsid w:val="00C35147"/>
    <w:rsid w:val="00C3523B"/>
    <w:rsid w:val="00C372A5"/>
    <w:rsid w:val="00C40EC5"/>
    <w:rsid w:val="00C4111D"/>
    <w:rsid w:val="00C41AA8"/>
    <w:rsid w:val="00C42800"/>
    <w:rsid w:val="00C43783"/>
    <w:rsid w:val="00C448B0"/>
    <w:rsid w:val="00C44B4B"/>
    <w:rsid w:val="00C44D48"/>
    <w:rsid w:val="00C44E6D"/>
    <w:rsid w:val="00C44F17"/>
    <w:rsid w:val="00C45ECA"/>
    <w:rsid w:val="00C45F90"/>
    <w:rsid w:val="00C463D1"/>
    <w:rsid w:val="00C46561"/>
    <w:rsid w:val="00C4668B"/>
    <w:rsid w:val="00C47450"/>
    <w:rsid w:val="00C5013B"/>
    <w:rsid w:val="00C502E8"/>
    <w:rsid w:val="00C50669"/>
    <w:rsid w:val="00C52EE1"/>
    <w:rsid w:val="00C531E5"/>
    <w:rsid w:val="00C53583"/>
    <w:rsid w:val="00C53A71"/>
    <w:rsid w:val="00C54003"/>
    <w:rsid w:val="00C55011"/>
    <w:rsid w:val="00C55BCD"/>
    <w:rsid w:val="00C56B56"/>
    <w:rsid w:val="00C574D1"/>
    <w:rsid w:val="00C57CB7"/>
    <w:rsid w:val="00C603DD"/>
    <w:rsid w:val="00C60A5C"/>
    <w:rsid w:val="00C60DA0"/>
    <w:rsid w:val="00C6147A"/>
    <w:rsid w:val="00C61977"/>
    <w:rsid w:val="00C62434"/>
    <w:rsid w:val="00C63CCF"/>
    <w:rsid w:val="00C63E0F"/>
    <w:rsid w:val="00C64538"/>
    <w:rsid w:val="00C646BC"/>
    <w:rsid w:val="00C65284"/>
    <w:rsid w:val="00C65734"/>
    <w:rsid w:val="00C65AA9"/>
    <w:rsid w:val="00C6603A"/>
    <w:rsid w:val="00C66F90"/>
    <w:rsid w:val="00C66FC0"/>
    <w:rsid w:val="00C70378"/>
    <w:rsid w:val="00C70AAB"/>
    <w:rsid w:val="00C70B48"/>
    <w:rsid w:val="00C73647"/>
    <w:rsid w:val="00C73660"/>
    <w:rsid w:val="00C740C8"/>
    <w:rsid w:val="00C747D2"/>
    <w:rsid w:val="00C75854"/>
    <w:rsid w:val="00C758CB"/>
    <w:rsid w:val="00C763C9"/>
    <w:rsid w:val="00C769C7"/>
    <w:rsid w:val="00C77E0D"/>
    <w:rsid w:val="00C77FBF"/>
    <w:rsid w:val="00C804EA"/>
    <w:rsid w:val="00C81207"/>
    <w:rsid w:val="00C819D6"/>
    <w:rsid w:val="00C81BFF"/>
    <w:rsid w:val="00C81F05"/>
    <w:rsid w:val="00C8234A"/>
    <w:rsid w:val="00C83057"/>
    <w:rsid w:val="00C830D5"/>
    <w:rsid w:val="00C83367"/>
    <w:rsid w:val="00C83D89"/>
    <w:rsid w:val="00C84CE5"/>
    <w:rsid w:val="00C84F6A"/>
    <w:rsid w:val="00C85EB1"/>
    <w:rsid w:val="00C860F5"/>
    <w:rsid w:val="00C875F7"/>
    <w:rsid w:val="00C87FCC"/>
    <w:rsid w:val="00C9000B"/>
    <w:rsid w:val="00C90713"/>
    <w:rsid w:val="00C907CF"/>
    <w:rsid w:val="00C90C57"/>
    <w:rsid w:val="00C90EEC"/>
    <w:rsid w:val="00C91215"/>
    <w:rsid w:val="00C916E7"/>
    <w:rsid w:val="00C9188A"/>
    <w:rsid w:val="00C91AA3"/>
    <w:rsid w:val="00C91BE9"/>
    <w:rsid w:val="00C91CBE"/>
    <w:rsid w:val="00C91DE1"/>
    <w:rsid w:val="00C92941"/>
    <w:rsid w:val="00C93DF4"/>
    <w:rsid w:val="00C947FC"/>
    <w:rsid w:val="00C95A0D"/>
    <w:rsid w:val="00CA051B"/>
    <w:rsid w:val="00CA081E"/>
    <w:rsid w:val="00CA2A23"/>
    <w:rsid w:val="00CA2DD2"/>
    <w:rsid w:val="00CA3DDA"/>
    <w:rsid w:val="00CA3F16"/>
    <w:rsid w:val="00CA428F"/>
    <w:rsid w:val="00CA5B3B"/>
    <w:rsid w:val="00CA5C02"/>
    <w:rsid w:val="00CA69ED"/>
    <w:rsid w:val="00CA7F29"/>
    <w:rsid w:val="00CB0132"/>
    <w:rsid w:val="00CB05E9"/>
    <w:rsid w:val="00CB0F00"/>
    <w:rsid w:val="00CB1629"/>
    <w:rsid w:val="00CB17C0"/>
    <w:rsid w:val="00CB1F2E"/>
    <w:rsid w:val="00CB3129"/>
    <w:rsid w:val="00CB3367"/>
    <w:rsid w:val="00CB344B"/>
    <w:rsid w:val="00CB3994"/>
    <w:rsid w:val="00CB3F56"/>
    <w:rsid w:val="00CB402C"/>
    <w:rsid w:val="00CB45B3"/>
    <w:rsid w:val="00CB5320"/>
    <w:rsid w:val="00CB540C"/>
    <w:rsid w:val="00CB56E7"/>
    <w:rsid w:val="00CB5DE0"/>
    <w:rsid w:val="00CB62C0"/>
    <w:rsid w:val="00CB657C"/>
    <w:rsid w:val="00CB7722"/>
    <w:rsid w:val="00CB7D19"/>
    <w:rsid w:val="00CC0807"/>
    <w:rsid w:val="00CC1DEE"/>
    <w:rsid w:val="00CC1F2B"/>
    <w:rsid w:val="00CC2110"/>
    <w:rsid w:val="00CC28E4"/>
    <w:rsid w:val="00CC2F18"/>
    <w:rsid w:val="00CC3328"/>
    <w:rsid w:val="00CC33F3"/>
    <w:rsid w:val="00CC33FF"/>
    <w:rsid w:val="00CC3523"/>
    <w:rsid w:val="00CC35F0"/>
    <w:rsid w:val="00CC3776"/>
    <w:rsid w:val="00CC3AE9"/>
    <w:rsid w:val="00CC3CE8"/>
    <w:rsid w:val="00CC4267"/>
    <w:rsid w:val="00CC4D5D"/>
    <w:rsid w:val="00CC62AA"/>
    <w:rsid w:val="00CC6B5C"/>
    <w:rsid w:val="00CC72BF"/>
    <w:rsid w:val="00CC75F0"/>
    <w:rsid w:val="00CC7749"/>
    <w:rsid w:val="00CC77F3"/>
    <w:rsid w:val="00CD06E5"/>
    <w:rsid w:val="00CD1218"/>
    <w:rsid w:val="00CD147C"/>
    <w:rsid w:val="00CD17DA"/>
    <w:rsid w:val="00CD17E7"/>
    <w:rsid w:val="00CD28BD"/>
    <w:rsid w:val="00CD2C60"/>
    <w:rsid w:val="00CD3794"/>
    <w:rsid w:val="00CD46DD"/>
    <w:rsid w:val="00CD5441"/>
    <w:rsid w:val="00CD5EF8"/>
    <w:rsid w:val="00CE01A4"/>
    <w:rsid w:val="00CE01D4"/>
    <w:rsid w:val="00CE0884"/>
    <w:rsid w:val="00CE08EF"/>
    <w:rsid w:val="00CE0C27"/>
    <w:rsid w:val="00CE1516"/>
    <w:rsid w:val="00CE1ED0"/>
    <w:rsid w:val="00CE2099"/>
    <w:rsid w:val="00CE2B1B"/>
    <w:rsid w:val="00CE2C39"/>
    <w:rsid w:val="00CE32CD"/>
    <w:rsid w:val="00CE3695"/>
    <w:rsid w:val="00CE40AF"/>
    <w:rsid w:val="00CE43FD"/>
    <w:rsid w:val="00CE447E"/>
    <w:rsid w:val="00CE5D87"/>
    <w:rsid w:val="00CE72B2"/>
    <w:rsid w:val="00CE7D44"/>
    <w:rsid w:val="00CF0256"/>
    <w:rsid w:val="00CF09AF"/>
    <w:rsid w:val="00CF0D96"/>
    <w:rsid w:val="00CF1079"/>
    <w:rsid w:val="00CF12B0"/>
    <w:rsid w:val="00CF159F"/>
    <w:rsid w:val="00CF2D7B"/>
    <w:rsid w:val="00CF3304"/>
    <w:rsid w:val="00CF3C67"/>
    <w:rsid w:val="00CF40A1"/>
    <w:rsid w:val="00CF40A8"/>
    <w:rsid w:val="00CF4F19"/>
    <w:rsid w:val="00CF5BF6"/>
    <w:rsid w:val="00CF5F6A"/>
    <w:rsid w:val="00CF60F9"/>
    <w:rsid w:val="00CF6ABC"/>
    <w:rsid w:val="00CF6C67"/>
    <w:rsid w:val="00CF70D2"/>
    <w:rsid w:val="00CF70DC"/>
    <w:rsid w:val="00CF752C"/>
    <w:rsid w:val="00D00CFC"/>
    <w:rsid w:val="00D00D71"/>
    <w:rsid w:val="00D01477"/>
    <w:rsid w:val="00D02704"/>
    <w:rsid w:val="00D02ACE"/>
    <w:rsid w:val="00D03809"/>
    <w:rsid w:val="00D03AE1"/>
    <w:rsid w:val="00D040D1"/>
    <w:rsid w:val="00D042E3"/>
    <w:rsid w:val="00D04612"/>
    <w:rsid w:val="00D04DBC"/>
    <w:rsid w:val="00D053E2"/>
    <w:rsid w:val="00D055DC"/>
    <w:rsid w:val="00D06460"/>
    <w:rsid w:val="00D07725"/>
    <w:rsid w:val="00D07A84"/>
    <w:rsid w:val="00D07E49"/>
    <w:rsid w:val="00D1219E"/>
    <w:rsid w:val="00D123F0"/>
    <w:rsid w:val="00D12B4F"/>
    <w:rsid w:val="00D14053"/>
    <w:rsid w:val="00D1442F"/>
    <w:rsid w:val="00D1692A"/>
    <w:rsid w:val="00D17E79"/>
    <w:rsid w:val="00D1E645"/>
    <w:rsid w:val="00D21675"/>
    <w:rsid w:val="00D22A7E"/>
    <w:rsid w:val="00D22CF5"/>
    <w:rsid w:val="00D2385C"/>
    <w:rsid w:val="00D245AE"/>
    <w:rsid w:val="00D24CFF"/>
    <w:rsid w:val="00D24D3E"/>
    <w:rsid w:val="00D24EC1"/>
    <w:rsid w:val="00D25302"/>
    <w:rsid w:val="00D26A66"/>
    <w:rsid w:val="00D26DB3"/>
    <w:rsid w:val="00D30372"/>
    <w:rsid w:val="00D31ED0"/>
    <w:rsid w:val="00D325DB"/>
    <w:rsid w:val="00D32E23"/>
    <w:rsid w:val="00D33452"/>
    <w:rsid w:val="00D33603"/>
    <w:rsid w:val="00D339D5"/>
    <w:rsid w:val="00D34887"/>
    <w:rsid w:val="00D34C15"/>
    <w:rsid w:val="00D35D1F"/>
    <w:rsid w:val="00D3665A"/>
    <w:rsid w:val="00D3672F"/>
    <w:rsid w:val="00D36908"/>
    <w:rsid w:val="00D37E40"/>
    <w:rsid w:val="00D4130F"/>
    <w:rsid w:val="00D415F2"/>
    <w:rsid w:val="00D417B7"/>
    <w:rsid w:val="00D4193E"/>
    <w:rsid w:val="00D41BB5"/>
    <w:rsid w:val="00D41BC8"/>
    <w:rsid w:val="00D43401"/>
    <w:rsid w:val="00D43517"/>
    <w:rsid w:val="00D4358F"/>
    <w:rsid w:val="00D44781"/>
    <w:rsid w:val="00D44C4A"/>
    <w:rsid w:val="00D4519C"/>
    <w:rsid w:val="00D45685"/>
    <w:rsid w:val="00D45C5D"/>
    <w:rsid w:val="00D45D15"/>
    <w:rsid w:val="00D46C15"/>
    <w:rsid w:val="00D46DBB"/>
    <w:rsid w:val="00D47173"/>
    <w:rsid w:val="00D477A8"/>
    <w:rsid w:val="00D502A0"/>
    <w:rsid w:val="00D508B4"/>
    <w:rsid w:val="00D50A4A"/>
    <w:rsid w:val="00D519CA"/>
    <w:rsid w:val="00D535EA"/>
    <w:rsid w:val="00D53E5C"/>
    <w:rsid w:val="00D5497D"/>
    <w:rsid w:val="00D55177"/>
    <w:rsid w:val="00D554B0"/>
    <w:rsid w:val="00D556D3"/>
    <w:rsid w:val="00D5683A"/>
    <w:rsid w:val="00D57602"/>
    <w:rsid w:val="00D61F82"/>
    <w:rsid w:val="00D62571"/>
    <w:rsid w:val="00D628B7"/>
    <w:rsid w:val="00D62F55"/>
    <w:rsid w:val="00D633F1"/>
    <w:rsid w:val="00D63D9A"/>
    <w:rsid w:val="00D64A2E"/>
    <w:rsid w:val="00D64EDE"/>
    <w:rsid w:val="00D6540A"/>
    <w:rsid w:val="00D65E7F"/>
    <w:rsid w:val="00D67F13"/>
    <w:rsid w:val="00D70B04"/>
    <w:rsid w:val="00D710D6"/>
    <w:rsid w:val="00D71269"/>
    <w:rsid w:val="00D71539"/>
    <w:rsid w:val="00D72559"/>
    <w:rsid w:val="00D72A6E"/>
    <w:rsid w:val="00D7357F"/>
    <w:rsid w:val="00D73761"/>
    <w:rsid w:val="00D73AC8"/>
    <w:rsid w:val="00D748CD"/>
    <w:rsid w:val="00D7491E"/>
    <w:rsid w:val="00D74CC1"/>
    <w:rsid w:val="00D74FD7"/>
    <w:rsid w:val="00D76282"/>
    <w:rsid w:val="00D769B9"/>
    <w:rsid w:val="00D76C48"/>
    <w:rsid w:val="00D76F5D"/>
    <w:rsid w:val="00D804AA"/>
    <w:rsid w:val="00D807C4"/>
    <w:rsid w:val="00D80AB3"/>
    <w:rsid w:val="00D81121"/>
    <w:rsid w:val="00D811B0"/>
    <w:rsid w:val="00D82459"/>
    <w:rsid w:val="00D82E54"/>
    <w:rsid w:val="00D834B9"/>
    <w:rsid w:val="00D84503"/>
    <w:rsid w:val="00D84CD9"/>
    <w:rsid w:val="00D84F3D"/>
    <w:rsid w:val="00D84F79"/>
    <w:rsid w:val="00D85229"/>
    <w:rsid w:val="00D85F60"/>
    <w:rsid w:val="00D86AEF"/>
    <w:rsid w:val="00D87AA6"/>
    <w:rsid w:val="00D87E68"/>
    <w:rsid w:val="00D87EC8"/>
    <w:rsid w:val="00D91737"/>
    <w:rsid w:val="00D91FC9"/>
    <w:rsid w:val="00D92310"/>
    <w:rsid w:val="00D9325C"/>
    <w:rsid w:val="00D935AF"/>
    <w:rsid w:val="00D93A1B"/>
    <w:rsid w:val="00D940D2"/>
    <w:rsid w:val="00D94994"/>
    <w:rsid w:val="00D94CB5"/>
    <w:rsid w:val="00D94EFC"/>
    <w:rsid w:val="00D94F29"/>
    <w:rsid w:val="00D9512C"/>
    <w:rsid w:val="00D95F35"/>
    <w:rsid w:val="00D96A36"/>
    <w:rsid w:val="00D96BC6"/>
    <w:rsid w:val="00D979E4"/>
    <w:rsid w:val="00DA05E4"/>
    <w:rsid w:val="00DA0DBD"/>
    <w:rsid w:val="00DA2953"/>
    <w:rsid w:val="00DA36C5"/>
    <w:rsid w:val="00DA3736"/>
    <w:rsid w:val="00DA3DAD"/>
    <w:rsid w:val="00DA4DD6"/>
    <w:rsid w:val="00DA5C73"/>
    <w:rsid w:val="00DA5EA9"/>
    <w:rsid w:val="00DA6462"/>
    <w:rsid w:val="00DA74C9"/>
    <w:rsid w:val="00DA7535"/>
    <w:rsid w:val="00DA77C3"/>
    <w:rsid w:val="00DB0381"/>
    <w:rsid w:val="00DB124B"/>
    <w:rsid w:val="00DB12A4"/>
    <w:rsid w:val="00DB1458"/>
    <w:rsid w:val="00DB186A"/>
    <w:rsid w:val="00DB1A41"/>
    <w:rsid w:val="00DB1C0A"/>
    <w:rsid w:val="00DB1FF9"/>
    <w:rsid w:val="00DB2503"/>
    <w:rsid w:val="00DB279C"/>
    <w:rsid w:val="00DB27C6"/>
    <w:rsid w:val="00DB388D"/>
    <w:rsid w:val="00DB3EEB"/>
    <w:rsid w:val="00DB46AF"/>
    <w:rsid w:val="00DB5097"/>
    <w:rsid w:val="00DB5914"/>
    <w:rsid w:val="00DB59FE"/>
    <w:rsid w:val="00DB62D2"/>
    <w:rsid w:val="00DB62F4"/>
    <w:rsid w:val="00DB7525"/>
    <w:rsid w:val="00DB7858"/>
    <w:rsid w:val="00DC0888"/>
    <w:rsid w:val="00DC0889"/>
    <w:rsid w:val="00DC0BF9"/>
    <w:rsid w:val="00DC0E00"/>
    <w:rsid w:val="00DC1F99"/>
    <w:rsid w:val="00DC2151"/>
    <w:rsid w:val="00DC3070"/>
    <w:rsid w:val="00DC3F33"/>
    <w:rsid w:val="00DC4626"/>
    <w:rsid w:val="00DC4D18"/>
    <w:rsid w:val="00DC4D7E"/>
    <w:rsid w:val="00DC4EB2"/>
    <w:rsid w:val="00DC5027"/>
    <w:rsid w:val="00DC52AF"/>
    <w:rsid w:val="00DC5F51"/>
    <w:rsid w:val="00DC6420"/>
    <w:rsid w:val="00DC7E28"/>
    <w:rsid w:val="00DD04E6"/>
    <w:rsid w:val="00DD137E"/>
    <w:rsid w:val="00DD1820"/>
    <w:rsid w:val="00DD1C96"/>
    <w:rsid w:val="00DD1CDD"/>
    <w:rsid w:val="00DD2260"/>
    <w:rsid w:val="00DD2420"/>
    <w:rsid w:val="00DD334B"/>
    <w:rsid w:val="00DD3B39"/>
    <w:rsid w:val="00DD4201"/>
    <w:rsid w:val="00DD4722"/>
    <w:rsid w:val="00DD4A43"/>
    <w:rsid w:val="00DD523D"/>
    <w:rsid w:val="00DD5B8D"/>
    <w:rsid w:val="00DD5DA7"/>
    <w:rsid w:val="00DD5E7E"/>
    <w:rsid w:val="00DE0762"/>
    <w:rsid w:val="00DE0879"/>
    <w:rsid w:val="00DE091E"/>
    <w:rsid w:val="00DE0B6C"/>
    <w:rsid w:val="00DE0EA2"/>
    <w:rsid w:val="00DE149A"/>
    <w:rsid w:val="00DE1616"/>
    <w:rsid w:val="00DE17CE"/>
    <w:rsid w:val="00DE19C5"/>
    <w:rsid w:val="00DE2961"/>
    <w:rsid w:val="00DE2CE7"/>
    <w:rsid w:val="00DE2E33"/>
    <w:rsid w:val="00DE3334"/>
    <w:rsid w:val="00DE3BD5"/>
    <w:rsid w:val="00DE3EBC"/>
    <w:rsid w:val="00DE77A4"/>
    <w:rsid w:val="00DE7CA2"/>
    <w:rsid w:val="00DF0B4D"/>
    <w:rsid w:val="00DF0C21"/>
    <w:rsid w:val="00DF0EEE"/>
    <w:rsid w:val="00DF13CA"/>
    <w:rsid w:val="00DF241B"/>
    <w:rsid w:val="00DF2AD2"/>
    <w:rsid w:val="00DF386B"/>
    <w:rsid w:val="00DF40DA"/>
    <w:rsid w:val="00DF5261"/>
    <w:rsid w:val="00DF6976"/>
    <w:rsid w:val="00E00687"/>
    <w:rsid w:val="00E02075"/>
    <w:rsid w:val="00E0221A"/>
    <w:rsid w:val="00E02B34"/>
    <w:rsid w:val="00E02B4A"/>
    <w:rsid w:val="00E02D75"/>
    <w:rsid w:val="00E03012"/>
    <w:rsid w:val="00E03593"/>
    <w:rsid w:val="00E03785"/>
    <w:rsid w:val="00E03821"/>
    <w:rsid w:val="00E03D01"/>
    <w:rsid w:val="00E04521"/>
    <w:rsid w:val="00E046A0"/>
    <w:rsid w:val="00E04AD1"/>
    <w:rsid w:val="00E04AE8"/>
    <w:rsid w:val="00E05340"/>
    <w:rsid w:val="00E05849"/>
    <w:rsid w:val="00E0585E"/>
    <w:rsid w:val="00E05B1D"/>
    <w:rsid w:val="00E05DF2"/>
    <w:rsid w:val="00E062F6"/>
    <w:rsid w:val="00E066DA"/>
    <w:rsid w:val="00E06DB7"/>
    <w:rsid w:val="00E07644"/>
    <w:rsid w:val="00E077FA"/>
    <w:rsid w:val="00E0794C"/>
    <w:rsid w:val="00E10038"/>
    <w:rsid w:val="00E10225"/>
    <w:rsid w:val="00E1125E"/>
    <w:rsid w:val="00E11AC1"/>
    <w:rsid w:val="00E11B3F"/>
    <w:rsid w:val="00E11F87"/>
    <w:rsid w:val="00E127B2"/>
    <w:rsid w:val="00E128C9"/>
    <w:rsid w:val="00E15BC5"/>
    <w:rsid w:val="00E16352"/>
    <w:rsid w:val="00E16CF2"/>
    <w:rsid w:val="00E212F7"/>
    <w:rsid w:val="00E21D25"/>
    <w:rsid w:val="00E22E6D"/>
    <w:rsid w:val="00E23832"/>
    <w:rsid w:val="00E24066"/>
    <w:rsid w:val="00E24DCF"/>
    <w:rsid w:val="00E250A7"/>
    <w:rsid w:val="00E25760"/>
    <w:rsid w:val="00E25972"/>
    <w:rsid w:val="00E25B60"/>
    <w:rsid w:val="00E26EF9"/>
    <w:rsid w:val="00E2733F"/>
    <w:rsid w:val="00E27A9F"/>
    <w:rsid w:val="00E3012A"/>
    <w:rsid w:val="00E3036F"/>
    <w:rsid w:val="00E31AD5"/>
    <w:rsid w:val="00E320A2"/>
    <w:rsid w:val="00E32243"/>
    <w:rsid w:val="00E32E9C"/>
    <w:rsid w:val="00E32F8F"/>
    <w:rsid w:val="00E35E4B"/>
    <w:rsid w:val="00E3650C"/>
    <w:rsid w:val="00E37682"/>
    <w:rsid w:val="00E37C93"/>
    <w:rsid w:val="00E40173"/>
    <w:rsid w:val="00E4046A"/>
    <w:rsid w:val="00E40A01"/>
    <w:rsid w:val="00E40E9D"/>
    <w:rsid w:val="00E41B33"/>
    <w:rsid w:val="00E4200E"/>
    <w:rsid w:val="00E42915"/>
    <w:rsid w:val="00E43E6B"/>
    <w:rsid w:val="00E444A7"/>
    <w:rsid w:val="00E45AF1"/>
    <w:rsid w:val="00E45FBE"/>
    <w:rsid w:val="00E4678B"/>
    <w:rsid w:val="00E47630"/>
    <w:rsid w:val="00E47B88"/>
    <w:rsid w:val="00E50EB5"/>
    <w:rsid w:val="00E53222"/>
    <w:rsid w:val="00E53A0B"/>
    <w:rsid w:val="00E54458"/>
    <w:rsid w:val="00E5528F"/>
    <w:rsid w:val="00E55683"/>
    <w:rsid w:val="00E55852"/>
    <w:rsid w:val="00E565D0"/>
    <w:rsid w:val="00E56E6B"/>
    <w:rsid w:val="00E56FA2"/>
    <w:rsid w:val="00E574B3"/>
    <w:rsid w:val="00E608E7"/>
    <w:rsid w:val="00E61C20"/>
    <w:rsid w:val="00E61F08"/>
    <w:rsid w:val="00E61FE5"/>
    <w:rsid w:val="00E6373D"/>
    <w:rsid w:val="00E6408D"/>
    <w:rsid w:val="00E644DA"/>
    <w:rsid w:val="00E667B9"/>
    <w:rsid w:val="00E66DB4"/>
    <w:rsid w:val="00E670B5"/>
    <w:rsid w:val="00E6781A"/>
    <w:rsid w:val="00E70531"/>
    <w:rsid w:val="00E71974"/>
    <w:rsid w:val="00E729A7"/>
    <w:rsid w:val="00E72C8E"/>
    <w:rsid w:val="00E73327"/>
    <w:rsid w:val="00E7347E"/>
    <w:rsid w:val="00E736BE"/>
    <w:rsid w:val="00E7447F"/>
    <w:rsid w:val="00E7520E"/>
    <w:rsid w:val="00E75666"/>
    <w:rsid w:val="00E75F9C"/>
    <w:rsid w:val="00E764DC"/>
    <w:rsid w:val="00E77103"/>
    <w:rsid w:val="00E77C08"/>
    <w:rsid w:val="00E77F24"/>
    <w:rsid w:val="00E80343"/>
    <w:rsid w:val="00E82397"/>
    <w:rsid w:val="00E82400"/>
    <w:rsid w:val="00E8263F"/>
    <w:rsid w:val="00E82F81"/>
    <w:rsid w:val="00E843EB"/>
    <w:rsid w:val="00E84808"/>
    <w:rsid w:val="00E84C40"/>
    <w:rsid w:val="00E85031"/>
    <w:rsid w:val="00E85391"/>
    <w:rsid w:val="00E868DD"/>
    <w:rsid w:val="00E86C41"/>
    <w:rsid w:val="00E86C61"/>
    <w:rsid w:val="00E87F87"/>
    <w:rsid w:val="00E90012"/>
    <w:rsid w:val="00E90FC1"/>
    <w:rsid w:val="00E9242F"/>
    <w:rsid w:val="00E92444"/>
    <w:rsid w:val="00E92499"/>
    <w:rsid w:val="00E93072"/>
    <w:rsid w:val="00E938F1"/>
    <w:rsid w:val="00E93AE2"/>
    <w:rsid w:val="00E93B0C"/>
    <w:rsid w:val="00E94907"/>
    <w:rsid w:val="00E95159"/>
    <w:rsid w:val="00E95336"/>
    <w:rsid w:val="00E953FE"/>
    <w:rsid w:val="00E95D5E"/>
    <w:rsid w:val="00E9670F"/>
    <w:rsid w:val="00E9695A"/>
    <w:rsid w:val="00E9727B"/>
    <w:rsid w:val="00E977BC"/>
    <w:rsid w:val="00EA0151"/>
    <w:rsid w:val="00EA06E1"/>
    <w:rsid w:val="00EA0D84"/>
    <w:rsid w:val="00EA29A2"/>
    <w:rsid w:val="00EA2C10"/>
    <w:rsid w:val="00EA2FD3"/>
    <w:rsid w:val="00EA333D"/>
    <w:rsid w:val="00EA337B"/>
    <w:rsid w:val="00EA33A5"/>
    <w:rsid w:val="00EA4661"/>
    <w:rsid w:val="00EA4B6B"/>
    <w:rsid w:val="00EA5042"/>
    <w:rsid w:val="00EA56BA"/>
    <w:rsid w:val="00EA59E1"/>
    <w:rsid w:val="00EA65D5"/>
    <w:rsid w:val="00EA7196"/>
    <w:rsid w:val="00EA77C2"/>
    <w:rsid w:val="00EA7AA5"/>
    <w:rsid w:val="00EB2627"/>
    <w:rsid w:val="00EB273A"/>
    <w:rsid w:val="00EB2E13"/>
    <w:rsid w:val="00EB3945"/>
    <w:rsid w:val="00EB3DEE"/>
    <w:rsid w:val="00EB40BB"/>
    <w:rsid w:val="00EB4593"/>
    <w:rsid w:val="00EB4D79"/>
    <w:rsid w:val="00EB50D0"/>
    <w:rsid w:val="00EB57BA"/>
    <w:rsid w:val="00EB5A68"/>
    <w:rsid w:val="00EB620E"/>
    <w:rsid w:val="00EB65DA"/>
    <w:rsid w:val="00EB6905"/>
    <w:rsid w:val="00EB6A57"/>
    <w:rsid w:val="00EB7292"/>
    <w:rsid w:val="00EB7D04"/>
    <w:rsid w:val="00EC1980"/>
    <w:rsid w:val="00EC1E45"/>
    <w:rsid w:val="00EC235F"/>
    <w:rsid w:val="00EC28BA"/>
    <w:rsid w:val="00EC333A"/>
    <w:rsid w:val="00EC3384"/>
    <w:rsid w:val="00EC36B0"/>
    <w:rsid w:val="00EC4460"/>
    <w:rsid w:val="00EC4CF5"/>
    <w:rsid w:val="00EC50A4"/>
    <w:rsid w:val="00EC544C"/>
    <w:rsid w:val="00EC5E0A"/>
    <w:rsid w:val="00EC6CD7"/>
    <w:rsid w:val="00EC7348"/>
    <w:rsid w:val="00EC7ADA"/>
    <w:rsid w:val="00EC7D7C"/>
    <w:rsid w:val="00ECEC4D"/>
    <w:rsid w:val="00ED0357"/>
    <w:rsid w:val="00ED0A70"/>
    <w:rsid w:val="00ED11F2"/>
    <w:rsid w:val="00ED22C4"/>
    <w:rsid w:val="00ED230E"/>
    <w:rsid w:val="00ED310A"/>
    <w:rsid w:val="00ED33C0"/>
    <w:rsid w:val="00ED36AA"/>
    <w:rsid w:val="00ED39FF"/>
    <w:rsid w:val="00ED3E27"/>
    <w:rsid w:val="00ED3F46"/>
    <w:rsid w:val="00ED42A4"/>
    <w:rsid w:val="00ED4657"/>
    <w:rsid w:val="00ED4D06"/>
    <w:rsid w:val="00ED5492"/>
    <w:rsid w:val="00ED5A11"/>
    <w:rsid w:val="00ED5F05"/>
    <w:rsid w:val="00ED7052"/>
    <w:rsid w:val="00ED7756"/>
    <w:rsid w:val="00EE0290"/>
    <w:rsid w:val="00EE05AB"/>
    <w:rsid w:val="00EE096F"/>
    <w:rsid w:val="00EE0C84"/>
    <w:rsid w:val="00EE0CFE"/>
    <w:rsid w:val="00EE0D07"/>
    <w:rsid w:val="00EE0EB8"/>
    <w:rsid w:val="00EE171A"/>
    <w:rsid w:val="00EE19A0"/>
    <w:rsid w:val="00EE1E7C"/>
    <w:rsid w:val="00EE2174"/>
    <w:rsid w:val="00EE2461"/>
    <w:rsid w:val="00EE2BCB"/>
    <w:rsid w:val="00EE2F43"/>
    <w:rsid w:val="00EE3099"/>
    <w:rsid w:val="00EE32F2"/>
    <w:rsid w:val="00EE3716"/>
    <w:rsid w:val="00EE3BAF"/>
    <w:rsid w:val="00EE428D"/>
    <w:rsid w:val="00EE66E8"/>
    <w:rsid w:val="00EE72EE"/>
    <w:rsid w:val="00EF0009"/>
    <w:rsid w:val="00EF02C5"/>
    <w:rsid w:val="00EF0877"/>
    <w:rsid w:val="00EF0C7C"/>
    <w:rsid w:val="00EF0FDC"/>
    <w:rsid w:val="00EF1362"/>
    <w:rsid w:val="00EF174D"/>
    <w:rsid w:val="00EF2F03"/>
    <w:rsid w:val="00EF5DB8"/>
    <w:rsid w:val="00EF6496"/>
    <w:rsid w:val="00EF6B20"/>
    <w:rsid w:val="00EF76DC"/>
    <w:rsid w:val="00EF7F70"/>
    <w:rsid w:val="00F008A5"/>
    <w:rsid w:val="00F00C59"/>
    <w:rsid w:val="00F01903"/>
    <w:rsid w:val="00F03725"/>
    <w:rsid w:val="00F039FF"/>
    <w:rsid w:val="00F03DAF"/>
    <w:rsid w:val="00F03E43"/>
    <w:rsid w:val="00F044B9"/>
    <w:rsid w:val="00F05091"/>
    <w:rsid w:val="00F055EC"/>
    <w:rsid w:val="00F0566F"/>
    <w:rsid w:val="00F0608D"/>
    <w:rsid w:val="00F067DA"/>
    <w:rsid w:val="00F067E2"/>
    <w:rsid w:val="00F07084"/>
    <w:rsid w:val="00F0736B"/>
    <w:rsid w:val="00F10542"/>
    <w:rsid w:val="00F10744"/>
    <w:rsid w:val="00F10808"/>
    <w:rsid w:val="00F110C5"/>
    <w:rsid w:val="00F1123A"/>
    <w:rsid w:val="00F11577"/>
    <w:rsid w:val="00F11714"/>
    <w:rsid w:val="00F11F66"/>
    <w:rsid w:val="00F12070"/>
    <w:rsid w:val="00F12AB4"/>
    <w:rsid w:val="00F12D05"/>
    <w:rsid w:val="00F13020"/>
    <w:rsid w:val="00F13084"/>
    <w:rsid w:val="00F13188"/>
    <w:rsid w:val="00F1337C"/>
    <w:rsid w:val="00F14115"/>
    <w:rsid w:val="00F143F7"/>
    <w:rsid w:val="00F14F7C"/>
    <w:rsid w:val="00F16436"/>
    <w:rsid w:val="00F165FC"/>
    <w:rsid w:val="00F16A4E"/>
    <w:rsid w:val="00F176FB"/>
    <w:rsid w:val="00F17DB7"/>
    <w:rsid w:val="00F2001F"/>
    <w:rsid w:val="00F2095C"/>
    <w:rsid w:val="00F224F6"/>
    <w:rsid w:val="00F22837"/>
    <w:rsid w:val="00F241F6"/>
    <w:rsid w:val="00F24539"/>
    <w:rsid w:val="00F24809"/>
    <w:rsid w:val="00F24F7C"/>
    <w:rsid w:val="00F26139"/>
    <w:rsid w:val="00F262D9"/>
    <w:rsid w:val="00F26EEB"/>
    <w:rsid w:val="00F27026"/>
    <w:rsid w:val="00F275A3"/>
    <w:rsid w:val="00F2797B"/>
    <w:rsid w:val="00F30784"/>
    <w:rsid w:val="00F30960"/>
    <w:rsid w:val="00F30A77"/>
    <w:rsid w:val="00F315C2"/>
    <w:rsid w:val="00F3178A"/>
    <w:rsid w:val="00F320A5"/>
    <w:rsid w:val="00F32E2C"/>
    <w:rsid w:val="00F348C1"/>
    <w:rsid w:val="00F34E91"/>
    <w:rsid w:val="00F3652D"/>
    <w:rsid w:val="00F365DA"/>
    <w:rsid w:val="00F36C64"/>
    <w:rsid w:val="00F3719F"/>
    <w:rsid w:val="00F37564"/>
    <w:rsid w:val="00F40237"/>
    <w:rsid w:val="00F42483"/>
    <w:rsid w:val="00F42B50"/>
    <w:rsid w:val="00F43B1B"/>
    <w:rsid w:val="00F43CA2"/>
    <w:rsid w:val="00F4434E"/>
    <w:rsid w:val="00F448FB"/>
    <w:rsid w:val="00F44B7F"/>
    <w:rsid w:val="00F459A0"/>
    <w:rsid w:val="00F45B31"/>
    <w:rsid w:val="00F45CC9"/>
    <w:rsid w:val="00F45D9B"/>
    <w:rsid w:val="00F45F8E"/>
    <w:rsid w:val="00F46547"/>
    <w:rsid w:val="00F47C12"/>
    <w:rsid w:val="00F47D57"/>
    <w:rsid w:val="00F501B8"/>
    <w:rsid w:val="00F5035C"/>
    <w:rsid w:val="00F514D9"/>
    <w:rsid w:val="00F519A0"/>
    <w:rsid w:val="00F51FFD"/>
    <w:rsid w:val="00F5263B"/>
    <w:rsid w:val="00F5280A"/>
    <w:rsid w:val="00F531DE"/>
    <w:rsid w:val="00F533EB"/>
    <w:rsid w:val="00F53FC1"/>
    <w:rsid w:val="00F54935"/>
    <w:rsid w:val="00F54C0C"/>
    <w:rsid w:val="00F54E24"/>
    <w:rsid w:val="00F5526C"/>
    <w:rsid w:val="00F55488"/>
    <w:rsid w:val="00F55B4B"/>
    <w:rsid w:val="00F5604B"/>
    <w:rsid w:val="00F57D9F"/>
    <w:rsid w:val="00F603ED"/>
    <w:rsid w:val="00F605DE"/>
    <w:rsid w:val="00F607AC"/>
    <w:rsid w:val="00F60F41"/>
    <w:rsid w:val="00F6111E"/>
    <w:rsid w:val="00F623AE"/>
    <w:rsid w:val="00F631FE"/>
    <w:rsid w:val="00F636E6"/>
    <w:rsid w:val="00F64B49"/>
    <w:rsid w:val="00F64EF6"/>
    <w:rsid w:val="00F6529A"/>
    <w:rsid w:val="00F6586A"/>
    <w:rsid w:val="00F65C36"/>
    <w:rsid w:val="00F65C45"/>
    <w:rsid w:val="00F660F0"/>
    <w:rsid w:val="00F666AD"/>
    <w:rsid w:val="00F66738"/>
    <w:rsid w:val="00F66B1F"/>
    <w:rsid w:val="00F66C1D"/>
    <w:rsid w:val="00F675B9"/>
    <w:rsid w:val="00F6797E"/>
    <w:rsid w:val="00F67A2F"/>
    <w:rsid w:val="00F67EB1"/>
    <w:rsid w:val="00F705A1"/>
    <w:rsid w:val="00F7066C"/>
    <w:rsid w:val="00F70868"/>
    <w:rsid w:val="00F711BB"/>
    <w:rsid w:val="00F719D4"/>
    <w:rsid w:val="00F71EB8"/>
    <w:rsid w:val="00F72E6F"/>
    <w:rsid w:val="00F73A6E"/>
    <w:rsid w:val="00F7411D"/>
    <w:rsid w:val="00F74380"/>
    <w:rsid w:val="00F74503"/>
    <w:rsid w:val="00F7554B"/>
    <w:rsid w:val="00F75AD8"/>
    <w:rsid w:val="00F76C44"/>
    <w:rsid w:val="00F77DB3"/>
    <w:rsid w:val="00F80E48"/>
    <w:rsid w:val="00F81137"/>
    <w:rsid w:val="00F81C9E"/>
    <w:rsid w:val="00F82040"/>
    <w:rsid w:val="00F8326F"/>
    <w:rsid w:val="00F83AAA"/>
    <w:rsid w:val="00F84456"/>
    <w:rsid w:val="00F85D8C"/>
    <w:rsid w:val="00F8653C"/>
    <w:rsid w:val="00F8656D"/>
    <w:rsid w:val="00F86CE9"/>
    <w:rsid w:val="00F87054"/>
    <w:rsid w:val="00F87F9F"/>
    <w:rsid w:val="00F90A66"/>
    <w:rsid w:val="00F90E52"/>
    <w:rsid w:val="00F90F8B"/>
    <w:rsid w:val="00F9277E"/>
    <w:rsid w:val="00F92E2E"/>
    <w:rsid w:val="00F93BD4"/>
    <w:rsid w:val="00F942F4"/>
    <w:rsid w:val="00F94B59"/>
    <w:rsid w:val="00F94BF8"/>
    <w:rsid w:val="00F94EFC"/>
    <w:rsid w:val="00F95BE9"/>
    <w:rsid w:val="00F96925"/>
    <w:rsid w:val="00F96E43"/>
    <w:rsid w:val="00F9739E"/>
    <w:rsid w:val="00F9788C"/>
    <w:rsid w:val="00FA15D4"/>
    <w:rsid w:val="00FA1B46"/>
    <w:rsid w:val="00FA1B97"/>
    <w:rsid w:val="00FA3239"/>
    <w:rsid w:val="00FA34B1"/>
    <w:rsid w:val="00FA3795"/>
    <w:rsid w:val="00FA387F"/>
    <w:rsid w:val="00FA3979"/>
    <w:rsid w:val="00FA3BE0"/>
    <w:rsid w:val="00FA44B2"/>
    <w:rsid w:val="00FA4809"/>
    <w:rsid w:val="00FA5121"/>
    <w:rsid w:val="00FA54EC"/>
    <w:rsid w:val="00FA5B19"/>
    <w:rsid w:val="00FA6414"/>
    <w:rsid w:val="00FA65C0"/>
    <w:rsid w:val="00FA6D01"/>
    <w:rsid w:val="00FA6D9C"/>
    <w:rsid w:val="00FB0A5B"/>
    <w:rsid w:val="00FB0C2E"/>
    <w:rsid w:val="00FB201A"/>
    <w:rsid w:val="00FB2F8B"/>
    <w:rsid w:val="00FB395C"/>
    <w:rsid w:val="00FB3D46"/>
    <w:rsid w:val="00FB4092"/>
    <w:rsid w:val="00FB4362"/>
    <w:rsid w:val="00FB51F4"/>
    <w:rsid w:val="00FB59DA"/>
    <w:rsid w:val="00FC0467"/>
    <w:rsid w:val="00FC0B74"/>
    <w:rsid w:val="00FC1DE3"/>
    <w:rsid w:val="00FC24ED"/>
    <w:rsid w:val="00FC2990"/>
    <w:rsid w:val="00FC2DE4"/>
    <w:rsid w:val="00FC45BE"/>
    <w:rsid w:val="00FC543F"/>
    <w:rsid w:val="00FC5756"/>
    <w:rsid w:val="00FC5CB3"/>
    <w:rsid w:val="00FC6223"/>
    <w:rsid w:val="00FC6C1F"/>
    <w:rsid w:val="00FC70EA"/>
    <w:rsid w:val="00FC71E6"/>
    <w:rsid w:val="00FC737E"/>
    <w:rsid w:val="00FC76A1"/>
    <w:rsid w:val="00FC77E0"/>
    <w:rsid w:val="00FC7AF3"/>
    <w:rsid w:val="00FD055F"/>
    <w:rsid w:val="00FD0D5B"/>
    <w:rsid w:val="00FD0D73"/>
    <w:rsid w:val="00FD1FAD"/>
    <w:rsid w:val="00FD23F3"/>
    <w:rsid w:val="00FD27DE"/>
    <w:rsid w:val="00FD2E48"/>
    <w:rsid w:val="00FD398C"/>
    <w:rsid w:val="00FD3FBF"/>
    <w:rsid w:val="00FD434C"/>
    <w:rsid w:val="00FD4423"/>
    <w:rsid w:val="00FD4565"/>
    <w:rsid w:val="00FD4965"/>
    <w:rsid w:val="00FD497E"/>
    <w:rsid w:val="00FD4A3F"/>
    <w:rsid w:val="00FD5055"/>
    <w:rsid w:val="00FD5267"/>
    <w:rsid w:val="00FD556D"/>
    <w:rsid w:val="00FD594C"/>
    <w:rsid w:val="00FD707D"/>
    <w:rsid w:val="00FD7656"/>
    <w:rsid w:val="00FD7C41"/>
    <w:rsid w:val="00FE0790"/>
    <w:rsid w:val="00FE08E4"/>
    <w:rsid w:val="00FE0FFD"/>
    <w:rsid w:val="00FE1591"/>
    <w:rsid w:val="00FE1786"/>
    <w:rsid w:val="00FE277C"/>
    <w:rsid w:val="00FE2B1B"/>
    <w:rsid w:val="00FE37FA"/>
    <w:rsid w:val="00FE4573"/>
    <w:rsid w:val="00FE4E8C"/>
    <w:rsid w:val="00FE4F36"/>
    <w:rsid w:val="00FE50C0"/>
    <w:rsid w:val="00FE57B3"/>
    <w:rsid w:val="00FE661D"/>
    <w:rsid w:val="00FE6BDD"/>
    <w:rsid w:val="00FE7899"/>
    <w:rsid w:val="00FE796F"/>
    <w:rsid w:val="00FF03BF"/>
    <w:rsid w:val="00FF077B"/>
    <w:rsid w:val="00FF0919"/>
    <w:rsid w:val="00FF0CE7"/>
    <w:rsid w:val="00FF0F69"/>
    <w:rsid w:val="00FF1073"/>
    <w:rsid w:val="00FF12B3"/>
    <w:rsid w:val="00FF1391"/>
    <w:rsid w:val="00FF14E5"/>
    <w:rsid w:val="00FF18E7"/>
    <w:rsid w:val="00FF1A34"/>
    <w:rsid w:val="00FF1B77"/>
    <w:rsid w:val="00FF1C11"/>
    <w:rsid w:val="00FF2409"/>
    <w:rsid w:val="00FF25A5"/>
    <w:rsid w:val="00FF2CEE"/>
    <w:rsid w:val="00FF3C28"/>
    <w:rsid w:val="00FF3E02"/>
    <w:rsid w:val="00FF3FB8"/>
    <w:rsid w:val="00FF422F"/>
    <w:rsid w:val="00FF4692"/>
    <w:rsid w:val="00FF662F"/>
    <w:rsid w:val="00FF6E84"/>
    <w:rsid w:val="013CE8E7"/>
    <w:rsid w:val="015A7EBE"/>
    <w:rsid w:val="015D7482"/>
    <w:rsid w:val="01B7C7A8"/>
    <w:rsid w:val="01B901A5"/>
    <w:rsid w:val="01FEA648"/>
    <w:rsid w:val="02259687"/>
    <w:rsid w:val="02331813"/>
    <w:rsid w:val="0275C033"/>
    <w:rsid w:val="027DCE20"/>
    <w:rsid w:val="028E3760"/>
    <w:rsid w:val="02E42A66"/>
    <w:rsid w:val="02EA80FF"/>
    <w:rsid w:val="02F4C9D4"/>
    <w:rsid w:val="030C0E57"/>
    <w:rsid w:val="0372A2FB"/>
    <w:rsid w:val="03CF6171"/>
    <w:rsid w:val="03E000B3"/>
    <w:rsid w:val="03E03496"/>
    <w:rsid w:val="03E53EF6"/>
    <w:rsid w:val="03EB51A8"/>
    <w:rsid w:val="04322416"/>
    <w:rsid w:val="044B9B35"/>
    <w:rsid w:val="04718B35"/>
    <w:rsid w:val="048DE592"/>
    <w:rsid w:val="04A697B0"/>
    <w:rsid w:val="04CC6198"/>
    <w:rsid w:val="05AD60F5"/>
    <w:rsid w:val="05F763DF"/>
    <w:rsid w:val="05F872DB"/>
    <w:rsid w:val="06126050"/>
    <w:rsid w:val="062437E3"/>
    <w:rsid w:val="068884A0"/>
    <w:rsid w:val="06B44C25"/>
    <w:rsid w:val="06CA92DF"/>
    <w:rsid w:val="06D0A03A"/>
    <w:rsid w:val="06E662BF"/>
    <w:rsid w:val="06EB211A"/>
    <w:rsid w:val="0713F70E"/>
    <w:rsid w:val="0736C27C"/>
    <w:rsid w:val="07396E46"/>
    <w:rsid w:val="0739D0B4"/>
    <w:rsid w:val="07BD1771"/>
    <w:rsid w:val="07CCDAAC"/>
    <w:rsid w:val="07F7E153"/>
    <w:rsid w:val="086D8325"/>
    <w:rsid w:val="0882004F"/>
    <w:rsid w:val="08B288FB"/>
    <w:rsid w:val="08CAA557"/>
    <w:rsid w:val="08EF802F"/>
    <w:rsid w:val="08F07ACB"/>
    <w:rsid w:val="090610AA"/>
    <w:rsid w:val="09379769"/>
    <w:rsid w:val="093AA18A"/>
    <w:rsid w:val="09651993"/>
    <w:rsid w:val="097AD23A"/>
    <w:rsid w:val="09850F4C"/>
    <w:rsid w:val="0986EFF0"/>
    <w:rsid w:val="09A0C5E6"/>
    <w:rsid w:val="0A1B737E"/>
    <w:rsid w:val="0A2D6C38"/>
    <w:rsid w:val="0A2F0ADC"/>
    <w:rsid w:val="0A301DD1"/>
    <w:rsid w:val="0A4B97D0"/>
    <w:rsid w:val="0A4CE026"/>
    <w:rsid w:val="0A66B7E0"/>
    <w:rsid w:val="0ADC6A87"/>
    <w:rsid w:val="0ADFC037"/>
    <w:rsid w:val="0B556880"/>
    <w:rsid w:val="0B5BBB72"/>
    <w:rsid w:val="0B895134"/>
    <w:rsid w:val="0B9B8181"/>
    <w:rsid w:val="0C01AF95"/>
    <w:rsid w:val="0C0596A8"/>
    <w:rsid w:val="0C09F5DA"/>
    <w:rsid w:val="0C377ED4"/>
    <w:rsid w:val="0C719744"/>
    <w:rsid w:val="0C8AAFA0"/>
    <w:rsid w:val="0CA90D37"/>
    <w:rsid w:val="0CEFE1EE"/>
    <w:rsid w:val="0D1B7BDF"/>
    <w:rsid w:val="0D284DAD"/>
    <w:rsid w:val="0D49DDED"/>
    <w:rsid w:val="0D4F7430"/>
    <w:rsid w:val="0DD49A2C"/>
    <w:rsid w:val="0DDBA3F9"/>
    <w:rsid w:val="0DF35B78"/>
    <w:rsid w:val="0E2AE204"/>
    <w:rsid w:val="0E2F1C1B"/>
    <w:rsid w:val="0E40E238"/>
    <w:rsid w:val="0EC5A655"/>
    <w:rsid w:val="0F57D495"/>
    <w:rsid w:val="0F5926A1"/>
    <w:rsid w:val="0F9A4C5B"/>
    <w:rsid w:val="0FFDFA28"/>
    <w:rsid w:val="106A1CBA"/>
    <w:rsid w:val="10754B17"/>
    <w:rsid w:val="1088A0F1"/>
    <w:rsid w:val="108C5248"/>
    <w:rsid w:val="10920918"/>
    <w:rsid w:val="10A5D603"/>
    <w:rsid w:val="10C3C648"/>
    <w:rsid w:val="10D8A6CF"/>
    <w:rsid w:val="10F2CC2F"/>
    <w:rsid w:val="1111F305"/>
    <w:rsid w:val="1139E6B2"/>
    <w:rsid w:val="114C39BE"/>
    <w:rsid w:val="115CFE70"/>
    <w:rsid w:val="115EB852"/>
    <w:rsid w:val="1162B928"/>
    <w:rsid w:val="117C320E"/>
    <w:rsid w:val="11800F81"/>
    <w:rsid w:val="118C115F"/>
    <w:rsid w:val="11D5736F"/>
    <w:rsid w:val="11D98616"/>
    <w:rsid w:val="11FF7A36"/>
    <w:rsid w:val="120A6691"/>
    <w:rsid w:val="120FFDB4"/>
    <w:rsid w:val="12443C19"/>
    <w:rsid w:val="125A234A"/>
    <w:rsid w:val="1267D4AA"/>
    <w:rsid w:val="126BEB57"/>
    <w:rsid w:val="12D503BE"/>
    <w:rsid w:val="12E268D7"/>
    <w:rsid w:val="131B81E8"/>
    <w:rsid w:val="131FBC29"/>
    <w:rsid w:val="134531C7"/>
    <w:rsid w:val="134BD893"/>
    <w:rsid w:val="134C5504"/>
    <w:rsid w:val="13531BD7"/>
    <w:rsid w:val="1373910A"/>
    <w:rsid w:val="13904E53"/>
    <w:rsid w:val="13AAF406"/>
    <w:rsid w:val="13D65345"/>
    <w:rsid w:val="13E1B6E5"/>
    <w:rsid w:val="13E97610"/>
    <w:rsid w:val="13FB69C1"/>
    <w:rsid w:val="14081706"/>
    <w:rsid w:val="141073CB"/>
    <w:rsid w:val="1413CBDC"/>
    <w:rsid w:val="1419A63A"/>
    <w:rsid w:val="1422BA5B"/>
    <w:rsid w:val="1477B83A"/>
    <w:rsid w:val="147F210E"/>
    <w:rsid w:val="14909B6F"/>
    <w:rsid w:val="14978BDB"/>
    <w:rsid w:val="14F9E48C"/>
    <w:rsid w:val="1505E04E"/>
    <w:rsid w:val="15CC8DD8"/>
    <w:rsid w:val="15EB8F98"/>
    <w:rsid w:val="15F1E88C"/>
    <w:rsid w:val="1615D44B"/>
    <w:rsid w:val="162F0353"/>
    <w:rsid w:val="165381D1"/>
    <w:rsid w:val="165A9F3E"/>
    <w:rsid w:val="1660BD06"/>
    <w:rsid w:val="1681C0EB"/>
    <w:rsid w:val="16FA28A9"/>
    <w:rsid w:val="1734C9EA"/>
    <w:rsid w:val="173EE199"/>
    <w:rsid w:val="173F048C"/>
    <w:rsid w:val="176C6797"/>
    <w:rsid w:val="178B07AB"/>
    <w:rsid w:val="17C8714D"/>
    <w:rsid w:val="17CCACB1"/>
    <w:rsid w:val="17F1B6B2"/>
    <w:rsid w:val="17F746C8"/>
    <w:rsid w:val="18010F1F"/>
    <w:rsid w:val="1805ED2C"/>
    <w:rsid w:val="1890C45C"/>
    <w:rsid w:val="18D09A4B"/>
    <w:rsid w:val="18F4A800"/>
    <w:rsid w:val="18FCA2AF"/>
    <w:rsid w:val="1903E1DA"/>
    <w:rsid w:val="19091128"/>
    <w:rsid w:val="1929B77E"/>
    <w:rsid w:val="19789F0D"/>
    <w:rsid w:val="1981434A"/>
    <w:rsid w:val="1985966B"/>
    <w:rsid w:val="19A72493"/>
    <w:rsid w:val="19F83515"/>
    <w:rsid w:val="1A0FCA48"/>
    <w:rsid w:val="1A35915F"/>
    <w:rsid w:val="1A6C6AAC"/>
    <w:rsid w:val="1A7291CA"/>
    <w:rsid w:val="1A7F391A"/>
    <w:rsid w:val="1A82C1AF"/>
    <w:rsid w:val="1A8D52D0"/>
    <w:rsid w:val="1AA58444"/>
    <w:rsid w:val="1ABA8859"/>
    <w:rsid w:val="1ABC4B6A"/>
    <w:rsid w:val="1B0CE163"/>
    <w:rsid w:val="1B16608F"/>
    <w:rsid w:val="1B38EBB2"/>
    <w:rsid w:val="1B4B0942"/>
    <w:rsid w:val="1BF1C650"/>
    <w:rsid w:val="1BFE07EB"/>
    <w:rsid w:val="1C1CFD6A"/>
    <w:rsid w:val="1C1DCF0C"/>
    <w:rsid w:val="1C44FE61"/>
    <w:rsid w:val="1C51657A"/>
    <w:rsid w:val="1C58CB20"/>
    <w:rsid w:val="1C6CDCC1"/>
    <w:rsid w:val="1CC4B525"/>
    <w:rsid w:val="1D17C156"/>
    <w:rsid w:val="1D4FC4F4"/>
    <w:rsid w:val="1D5B5BF4"/>
    <w:rsid w:val="1D646B58"/>
    <w:rsid w:val="1D6D7DE8"/>
    <w:rsid w:val="1DAA328C"/>
    <w:rsid w:val="1DAC2A3F"/>
    <w:rsid w:val="1DE69415"/>
    <w:rsid w:val="1E035A14"/>
    <w:rsid w:val="1E4BB4FC"/>
    <w:rsid w:val="1E81BB0B"/>
    <w:rsid w:val="1E90696C"/>
    <w:rsid w:val="1E97999B"/>
    <w:rsid w:val="1EA4D609"/>
    <w:rsid w:val="1EB3F39D"/>
    <w:rsid w:val="1EB6589D"/>
    <w:rsid w:val="1EB98604"/>
    <w:rsid w:val="1EFD3678"/>
    <w:rsid w:val="1F12C792"/>
    <w:rsid w:val="1F421221"/>
    <w:rsid w:val="1F4CB1A1"/>
    <w:rsid w:val="1FA7E4C4"/>
    <w:rsid w:val="1FD35512"/>
    <w:rsid w:val="1FD58FA7"/>
    <w:rsid w:val="1FEE263E"/>
    <w:rsid w:val="1FF169CF"/>
    <w:rsid w:val="1FF523B6"/>
    <w:rsid w:val="205114B3"/>
    <w:rsid w:val="2082F8A5"/>
    <w:rsid w:val="20B26CC9"/>
    <w:rsid w:val="2141B2BD"/>
    <w:rsid w:val="2152CC64"/>
    <w:rsid w:val="2169BD5B"/>
    <w:rsid w:val="21C303E0"/>
    <w:rsid w:val="2225795B"/>
    <w:rsid w:val="2226445C"/>
    <w:rsid w:val="2232AAE0"/>
    <w:rsid w:val="224F9A2C"/>
    <w:rsid w:val="228CA402"/>
    <w:rsid w:val="22B3F0AD"/>
    <w:rsid w:val="22DB11D5"/>
    <w:rsid w:val="230BCA10"/>
    <w:rsid w:val="230CEF0D"/>
    <w:rsid w:val="23257D86"/>
    <w:rsid w:val="236EF8E0"/>
    <w:rsid w:val="2383290F"/>
    <w:rsid w:val="23C4A433"/>
    <w:rsid w:val="23DDA3A4"/>
    <w:rsid w:val="23FA318B"/>
    <w:rsid w:val="24076F9B"/>
    <w:rsid w:val="24684FC8"/>
    <w:rsid w:val="249C4A5B"/>
    <w:rsid w:val="24CBE7D7"/>
    <w:rsid w:val="24D20CAE"/>
    <w:rsid w:val="24D75D3D"/>
    <w:rsid w:val="24DAB7B5"/>
    <w:rsid w:val="24F44891"/>
    <w:rsid w:val="24F7BE79"/>
    <w:rsid w:val="25011667"/>
    <w:rsid w:val="2509DDAF"/>
    <w:rsid w:val="251513FB"/>
    <w:rsid w:val="25279F35"/>
    <w:rsid w:val="25443C74"/>
    <w:rsid w:val="254ED49E"/>
    <w:rsid w:val="254FDC0D"/>
    <w:rsid w:val="2554164E"/>
    <w:rsid w:val="258EE03B"/>
    <w:rsid w:val="25C50EA0"/>
    <w:rsid w:val="25D51990"/>
    <w:rsid w:val="25EE8FDF"/>
    <w:rsid w:val="25EF499B"/>
    <w:rsid w:val="267868A6"/>
    <w:rsid w:val="26FCA114"/>
    <w:rsid w:val="27103341"/>
    <w:rsid w:val="2711AFCA"/>
    <w:rsid w:val="272878B1"/>
    <w:rsid w:val="275769DA"/>
    <w:rsid w:val="27580355"/>
    <w:rsid w:val="276D2969"/>
    <w:rsid w:val="277F8C3C"/>
    <w:rsid w:val="2786D5AC"/>
    <w:rsid w:val="27E28AE2"/>
    <w:rsid w:val="2807BD7F"/>
    <w:rsid w:val="2844BC50"/>
    <w:rsid w:val="28624B9E"/>
    <w:rsid w:val="28B2ACA1"/>
    <w:rsid w:val="28C4221A"/>
    <w:rsid w:val="28CDA834"/>
    <w:rsid w:val="28EF59A6"/>
    <w:rsid w:val="28F49EAB"/>
    <w:rsid w:val="29392C04"/>
    <w:rsid w:val="295D707E"/>
    <w:rsid w:val="2962F04B"/>
    <w:rsid w:val="299D813C"/>
    <w:rsid w:val="29AE8751"/>
    <w:rsid w:val="29B14870"/>
    <w:rsid w:val="29B7A141"/>
    <w:rsid w:val="29BF783E"/>
    <w:rsid w:val="29D45575"/>
    <w:rsid w:val="29F9E12B"/>
    <w:rsid w:val="2A4FE41D"/>
    <w:rsid w:val="2A5D4502"/>
    <w:rsid w:val="2A6E91C3"/>
    <w:rsid w:val="2AB830A5"/>
    <w:rsid w:val="2ACC7B42"/>
    <w:rsid w:val="2ADCE331"/>
    <w:rsid w:val="2AFDB8C1"/>
    <w:rsid w:val="2B612502"/>
    <w:rsid w:val="2BF3D5C8"/>
    <w:rsid w:val="2C0242C8"/>
    <w:rsid w:val="2C1FDEDF"/>
    <w:rsid w:val="2C52A394"/>
    <w:rsid w:val="2CB93D82"/>
    <w:rsid w:val="2CBF4149"/>
    <w:rsid w:val="2D1CB3AB"/>
    <w:rsid w:val="2D37FDF8"/>
    <w:rsid w:val="2D3CFF45"/>
    <w:rsid w:val="2D6CFE8C"/>
    <w:rsid w:val="2D9477E2"/>
    <w:rsid w:val="2DA5E1AA"/>
    <w:rsid w:val="2DAA7856"/>
    <w:rsid w:val="2DB622C1"/>
    <w:rsid w:val="2E4DD327"/>
    <w:rsid w:val="2E7D4D89"/>
    <w:rsid w:val="2E7F1D89"/>
    <w:rsid w:val="2E9C3DC3"/>
    <w:rsid w:val="2EC7428A"/>
    <w:rsid w:val="2ED6CD0B"/>
    <w:rsid w:val="2EDA26E0"/>
    <w:rsid w:val="2EEC1633"/>
    <w:rsid w:val="2F155B0E"/>
    <w:rsid w:val="2F285270"/>
    <w:rsid w:val="2FBA92F3"/>
    <w:rsid w:val="2FC10E1D"/>
    <w:rsid w:val="2FE11FB3"/>
    <w:rsid w:val="2FE733A3"/>
    <w:rsid w:val="2FEF52FF"/>
    <w:rsid w:val="3032D178"/>
    <w:rsid w:val="3094A467"/>
    <w:rsid w:val="30E24BA9"/>
    <w:rsid w:val="30E95E5D"/>
    <w:rsid w:val="30FD7F7B"/>
    <w:rsid w:val="312DF78F"/>
    <w:rsid w:val="31717FF1"/>
    <w:rsid w:val="318DE08F"/>
    <w:rsid w:val="31A3C9C0"/>
    <w:rsid w:val="31A9217C"/>
    <w:rsid w:val="31BE152F"/>
    <w:rsid w:val="31CB90AB"/>
    <w:rsid w:val="31D0848E"/>
    <w:rsid w:val="31D7429F"/>
    <w:rsid w:val="31F73098"/>
    <w:rsid w:val="3238D739"/>
    <w:rsid w:val="32E30C3B"/>
    <w:rsid w:val="336D78EF"/>
    <w:rsid w:val="33731300"/>
    <w:rsid w:val="33B31611"/>
    <w:rsid w:val="33D7A057"/>
    <w:rsid w:val="34145164"/>
    <w:rsid w:val="34337465"/>
    <w:rsid w:val="3441CA81"/>
    <w:rsid w:val="34A5A34D"/>
    <w:rsid w:val="34C1A8E9"/>
    <w:rsid w:val="34CD3205"/>
    <w:rsid w:val="34F91382"/>
    <w:rsid w:val="350A3270"/>
    <w:rsid w:val="351C1143"/>
    <w:rsid w:val="355753C3"/>
    <w:rsid w:val="35A5344F"/>
    <w:rsid w:val="35B1773B"/>
    <w:rsid w:val="35B406C7"/>
    <w:rsid w:val="35C09AE9"/>
    <w:rsid w:val="35F51EBD"/>
    <w:rsid w:val="361610C4"/>
    <w:rsid w:val="368B52A2"/>
    <w:rsid w:val="368DE523"/>
    <w:rsid w:val="369B3945"/>
    <w:rsid w:val="36A60246"/>
    <w:rsid w:val="36C44550"/>
    <w:rsid w:val="36CCC19A"/>
    <w:rsid w:val="36D2546F"/>
    <w:rsid w:val="36EE7BC1"/>
    <w:rsid w:val="36F2BD03"/>
    <w:rsid w:val="3713C42C"/>
    <w:rsid w:val="3719FA88"/>
    <w:rsid w:val="375A2D0D"/>
    <w:rsid w:val="38129ABF"/>
    <w:rsid w:val="386C3135"/>
    <w:rsid w:val="389F4AEC"/>
    <w:rsid w:val="38AE6127"/>
    <w:rsid w:val="38BC3145"/>
    <w:rsid w:val="38D6D719"/>
    <w:rsid w:val="38F0E506"/>
    <w:rsid w:val="38F254BE"/>
    <w:rsid w:val="38FC2B6D"/>
    <w:rsid w:val="38FDFC90"/>
    <w:rsid w:val="39195BB1"/>
    <w:rsid w:val="394ACDB6"/>
    <w:rsid w:val="39830135"/>
    <w:rsid w:val="3993FDDA"/>
    <w:rsid w:val="39A5D13B"/>
    <w:rsid w:val="39AB0F98"/>
    <w:rsid w:val="3A72D00B"/>
    <w:rsid w:val="3A775BA0"/>
    <w:rsid w:val="3A876E6E"/>
    <w:rsid w:val="3AF5024B"/>
    <w:rsid w:val="3B2C3451"/>
    <w:rsid w:val="3B4C0A39"/>
    <w:rsid w:val="3B4D717F"/>
    <w:rsid w:val="3B510A7A"/>
    <w:rsid w:val="3B7BE867"/>
    <w:rsid w:val="3BBE686E"/>
    <w:rsid w:val="3BC096E3"/>
    <w:rsid w:val="3BD84654"/>
    <w:rsid w:val="3BDBCFCB"/>
    <w:rsid w:val="3BDE357F"/>
    <w:rsid w:val="3BEE1B0A"/>
    <w:rsid w:val="3BF07C23"/>
    <w:rsid w:val="3BF19B7E"/>
    <w:rsid w:val="3BFC2EB3"/>
    <w:rsid w:val="3C392601"/>
    <w:rsid w:val="3C61164B"/>
    <w:rsid w:val="3CA888EF"/>
    <w:rsid w:val="3D1C0F6F"/>
    <w:rsid w:val="3D23CC6C"/>
    <w:rsid w:val="3DA545A9"/>
    <w:rsid w:val="3DD8688A"/>
    <w:rsid w:val="3E228522"/>
    <w:rsid w:val="3E709A41"/>
    <w:rsid w:val="3F152754"/>
    <w:rsid w:val="3F260846"/>
    <w:rsid w:val="3F2EA571"/>
    <w:rsid w:val="3F9D0D12"/>
    <w:rsid w:val="3FA6F380"/>
    <w:rsid w:val="3FB5078E"/>
    <w:rsid w:val="3FF37E81"/>
    <w:rsid w:val="402E7E77"/>
    <w:rsid w:val="40381BD3"/>
    <w:rsid w:val="4042CFC0"/>
    <w:rsid w:val="406114BB"/>
    <w:rsid w:val="40827379"/>
    <w:rsid w:val="4093928C"/>
    <w:rsid w:val="409FCFE9"/>
    <w:rsid w:val="40A3D77D"/>
    <w:rsid w:val="40B0F7B5"/>
    <w:rsid w:val="40CB80D8"/>
    <w:rsid w:val="4132ABBD"/>
    <w:rsid w:val="4140F26C"/>
    <w:rsid w:val="41433B36"/>
    <w:rsid w:val="4153FE27"/>
    <w:rsid w:val="419315DF"/>
    <w:rsid w:val="419BA73D"/>
    <w:rsid w:val="41A0BAF0"/>
    <w:rsid w:val="41B2BF6A"/>
    <w:rsid w:val="41B5CE28"/>
    <w:rsid w:val="41FC9C44"/>
    <w:rsid w:val="4209171C"/>
    <w:rsid w:val="4217AE95"/>
    <w:rsid w:val="42506029"/>
    <w:rsid w:val="42577728"/>
    <w:rsid w:val="42585851"/>
    <w:rsid w:val="42590C25"/>
    <w:rsid w:val="4263D7A6"/>
    <w:rsid w:val="427CDDDF"/>
    <w:rsid w:val="427E9EEF"/>
    <w:rsid w:val="42D29352"/>
    <w:rsid w:val="431D2FE8"/>
    <w:rsid w:val="4322922C"/>
    <w:rsid w:val="4346A2F9"/>
    <w:rsid w:val="43693A55"/>
    <w:rsid w:val="4397AA07"/>
    <w:rsid w:val="43E5E3AF"/>
    <w:rsid w:val="43F320F6"/>
    <w:rsid w:val="441320C4"/>
    <w:rsid w:val="44AB58EA"/>
    <w:rsid w:val="44DA3FF1"/>
    <w:rsid w:val="45160C7A"/>
    <w:rsid w:val="4518F105"/>
    <w:rsid w:val="45263AA5"/>
    <w:rsid w:val="455F4335"/>
    <w:rsid w:val="45ECD380"/>
    <w:rsid w:val="45F6FD39"/>
    <w:rsid w:val="463358DA"/>
    <w:rsid w:val="4662DFD4"/>
    <w:rsid w:val="4668A42C"/>
    <w:rsid w:val="46861F27"/>
    <w:rsid w:val="46A9E597"/>
    <w:rsid w:val="47231E38"/>
    <w:rsid w:val="4759A7A6"/>
    <w:rsid w:val="475D441E"/>
    <w:rsid w:val="47D83F4A"/>
    <w:rsid w:val="4839905C"/>
    <w:rsid w:val="483F54D4"/>
    <w:rsid w:val="484C7E81"/>
    <w:rsid w:val="484F712B"/>
    <w:rsid w:val="48A542DF"/>
    <w:rsid w:val="48C1954E"/>
    <w:rsid w:val="48C7F3DA"/>
    <w:rsid w:val="4901EDC1"/>
    <w:rsid w:val="49200B51"/>
    <w:rsid w:val="49386690"/>
    <w:rsid w:val="493FF706"/>
    <w:rsid w:val="4967185B"/>
    <w:rsid w:val="496B037E"/>
    <w:rsid w:val="499828E0"/>
    <w:rsid w:val="49C1DC45"/>
    <w:rsid w:val="49CBE947"/>
    <w:rsid w:val="49EEDA72"/>
    <w:rsid w:val="4A23E6DC"/>
    <w:rsid w:val="4A247051"/>
    <w:rsid w:val="4A574B9C"/>
    <w:rsid w:val="4AA52915"/>
    <w:rsid w:val="4AB1B8EF"/>
    <w:rsid w:val="4AB75A7D"/>
    <w:rsid w:val="4ABA418B"/>
    <w:rsid w:val="4AC6E361"/>
    <w:rsid w:val="4AD0D3E4"/>
    <w:rsid w:val="4AE53371"/>
    <w:rsid w:val="4B0FE00C"/>
    <w:rsid w:val="4B142419"/>
    <w:rsid w:val="4B44B67B"/>
    <w:rsid w:val="4B71684C"/>
    <w:rsid w:val="4B7DBDC8"/>
    <w:rsid w:val="4BAB4A87"/>
    <w:rsid w:val="4BADF133"/>
    <w:rsid w:val="4BC09150"/>
    <w:rsid w:val="4BDFB060"/>
    <w:rsid w:val="4C05DCEC"/>
    <w:rsid w:val="4C06F40C"/>
    <w:rsid w:val="4C1DCF16"/>
    <w:rsid w:val="4C44DFA5"/>
    <w:rsid w:val="4C85CF24"/>
    <w:rsid w:val="4CAC730C"/>
    <w:rsid w:val="4CB5B5B3"/>
    <w:rsid w:val="4CD964E9"/>
    <w:rsid w:val="4D42F216"/>
    <w:rsid w:val="4D4688BA"/>
    <w:rsid w:val="4D46C321"/>
    <w:rsid w:val="4D5FA959"/>
    <w:rsid w:val="4D68D633"/>
    <w:rsid w:val="4D6DD003"/>
    <w:rsid w:val="4D7FD514"/>
    <w:rsid w:val="4D94FB7C"/>
    <w:rsid w:val="4DB3AEDF"/>
    <w:rsid w:val="4DD0084A"/>
    <w:rsid w:val="4DD57669"/>
    <w:rsid w:val="4DE7F4FE"/>
    <w:rsid w:val="4E683BA7"/>
    <w:rsid w:val="4E9E37B8"/>
    <w:rsid w:val="4EC48529"/>
    <w:rsid w:val="4ECCDA9C"/>
    <w:rsid w:val="4F3338A4"/>
    <w:rsid w:val="4FA0E9F6"/>
    <w:rsid w:val="4FC2E875"/>
    <w:rsid w:val="4FD20F3B"/>
    <w:rsid w:val="4FE1F4C6"/>
    <w:rsid w:val="4FE3175A"/>
    <w:rsid w:val="4FEC365D"/>
    <w:rsid w:val="50040C08"/>
    <w:rsid w:val="50193089"/>
    <w:rsid w:val="50760B11"/>
    <w:rsid w:val="50823EEF"/>
    <w:rsid w:val="50DA98F3"/>
    <w:rsid w:val="50DB7FDE"/>
    <w:rsid w:val="50E28084"/>
    <w:rsid w:val="510762B1"/>
    <w:rsid w:val="510B41C9"/>
    <w:rsid w:val="5156574B"/>
    <w:rsid w:val="51712E21"/>
    <w:rsid w:val="517787DC"/>
    <w:rsid w:val="51BAB621"/>
    <w:rsid w:val="51FA45BB"/>
    <w:rsid w:val="5204D3F4"/>
    <w:rsid w:val="5211FC8E"/>
    <w:rsid w:val="523E2460"/>
    <w:rsid w:val="529178C3"/>
    <w:rsid w:val="52EA6CF7"/>
    <w:rsid w:val="530FBD08"/>
    <w:rsid w:val="5312F217"/>
    <w:rsid w:val="53139581"/>
    <w:rsid w:val="5324EE7C"/>
    <w:rsid w:val="533FA29E"/>
    <w:rsid w:val="534FF89F"/>
    <w:rsid w:val="539A0249"/>
    <w:rsid w:val="53BB7BF1"/>
    <w:rsid w:val="53EA8208"/>
    <w:rsid w:val="54094B16"/>
    <w:rsid w:val="541E2EDF"/>
    <w:rsid w:val="54384754"/>
    <w:rsid w:val="54603AF3"/>
    <w:rsid w:val="54745B19"/>
    <w:rsid w:val="54CC950D"/>
    <w:rsid w:val="550D0FC7"/>
    <w:rsid w:val="55464433"/>
    <w:rsid w:val="554B6517"/>
    <w:rsid w:val="55771C38"/>
    <w:rsid w:val="55787055"/>
    <w:rsid w:val="557A5BB2"/>
    <w:rsid w:val="55C5E7A6"/>
    <w:rsid w:val="55E76135"/>
    <w:rsid w:val="5606736E"/>
    <w:rsid w:val="561ED41E"/>
    <w:rsid w:val="5633A3C3"/>
    <w:rsid w:val="5634B9A8"/>
    <w:rsid w:val="565165DB"/>
    <w:rsid w:val="56623F5F"/>
    <w:rsid w:val="56A51DEF"/>
    <w:rsid w:val="56B5CF92"/>
    <w:rsid w:val="56D1D5DC"/>
    <w:rsid w:val="56F2EAFF"/>
    <w:rsid w:val="5726BEE9"/>
    <w:rsid w:val="57291F9E"/>
    <w:rsid w:val="5738F8F7"/>
    <w:rsid w:val="574655A6"/>
    <w:rsid w:val="57BB6D12"/>
    <w:rsid w:val="5812A1DF"/>
    <w:rsid w:val="581623EF"/>
    <w:rsid w:val="5838BC30"/>
    <w:rsid w:val="58475936"/>
    <w:rsid w:val="5851DEE7"/>
    <w:rsid w:val="5852E5EC"/>
    <w:rsid w:val="585F8E37"/>
    <w:rsid w:val="5863F3C2"/>
    <w:rsid w:val="586DDB80"/>
    <w:rsid w:val="589B4B19"/>
    <w:rsid w:val="58C24F1D"/>
    <w:rsid w:val="58C4EFFF"/>
    <w:rsid w:val="59700CF7"/>
    <w:rsid w:val="59C82C29"/>
    <w:rsid w:val="59E1F1CE"/>
    <w:rsid w:val="5A232C7C"/>
    <w:rsid w:val="5A235155"/>
    <w:rsid w:val="5A3162E7"/>
    <w:rsid w:val="5A47A683"/>
    <w:rsid w:val="5A60C060"/>
    <w:rsid w:val="5A846D94"/>
    <w:rsid w:val="5AC5193D"/>
    <w:rsid w:val="5AD038CF"/>
    <w:rsid w:val="5AE06F34"/>
    <w:rsid w:val="5AE379BC"/>
    <w:rsid w:val="5AE3E119"/>
    <w:rsid w:val="5AE48E0C"/>
    <w:rsid w:val="5AFC6F48"/>
    <w:rsid w:val="5B004913"/>
    <w:rsid w:val="5B7DC22F"/>
    <w:rsid w:val="5BA47DB1"/>
    <w:rsid w:val="5BB7E98F"/>
    <w:rsid w:val="5BD2EBDB"/>
    <w:rsid w:val="5BE4C96D"/>
    <w:rsid w:val="5BE86D9E"/>
    <w:rsid w:val="5C5CB746"/>
    <w:rsid w:val="5C62ACE6"/>
    <w:rsid w:val="5C6EDD53"/>
    <w:rsid w:val="5C875A84"/>
    <w:rsid w:val="5C9474EA"/>
    <w:rsid w:val="5CF44E60"/>
    <w:rsid w:val="5CFD4FE8"/>
    <w:rsid w:val="5D09F2BB"/>
    <w:rsid w:val="5D2B1334"/>
    <w:rsid w:val="5D32C585"/>
    <w:rsid w:val="5D9358BE"/>
    <w:rsid w:val="5DDB90F1"/>
    <w:rsid w:val="5DF44869"/>
    <w:rsid w:val="5DF8F447"/>
    <w:rsid w:val="5E2A0B33"/>
    <w:rsid w:val="5E65D509"/>
    <w:rsid w:val="5E66B998"/>
    <w:rsid w:val="5E69D62B"/>
    <w:rsid w:val="5ED78AAC"/>
    <w:rsid w:val="5F047FDE"/>
    <w:rsid w:val="5F07885E"/>
    <w:rsid w:val="5F1CE501"/>
    <w:rsid w:val="5F7182CD"/>
    <w:rsid w:val="5FA47223"/>
    <w:rsid w:val="5FCEF4C3"/>
    <w:rsid w:val="5FF02DA5"/>
    <w:rsid w:val="5FF6A258"/>
    <w:rsid w:val="5FFC38F2"/>
    <w:rsid w:val="603C5518"/>
    <w:rsid w:val="6049BB2F"/>
    <w:rsid w:val="6060BEB5"/>
    <w:rsid w:val="60A550FD"/>
    <w:rsid w:val="60ACDEC8"/>
    <w:rsid w:val="60C0495F"/>
    <w:rsid w:val="60D37D6F"/>
    <w:rsid w:val="60FD94EF"/>
    <w:rsid w:val="60FE40A8"/>
    <w:rsid w:val="612BE92B"/>
    <w:rsid w:val="6159DE7D"/>
    <w:rsid w:val="6179394E"/>
    <w:rsid w:val="61C39D73"/>
    <w:rsid w:val="61EAB2B5"/>
    <w:rsid w:val="61EB0025"/>
    <w:rsid w:val="620AF5CD"/>
    <w:rsid w:val="622CC170"/>
    <w:rsid w:val="6256124B"/>
    <w:rsid w:val="625727CD"/>
    <w:rsid w:val="6267D4D3"/>
    <w:rsid w:val="628E697F"/>
    <w:rsid w:val="62D8EE93"/>
    <w:rsid w:val="62E370FE"/>
    <w:rsid w:val="62F9138E"/>
    <w:rsid w:val="631199C2"/>
    <w:rsid w:val="633976DD"/>
    <w:rsid w:val="63471EB4"/>
    <w:rsid w:val="635DF51B"/>
    <w:rsid w:val="63646EDF"/>
    <w:rsid w:val="6369C847"/>
    <w:rsid w:val="636BBAE2"/>
    <w:rsid w:val="63BD61C0"/>
    <w:rsid w:val="63D7F101"/>
    <w:rsid w:val="63EA537E"/>
    <w:rsid w:val="649F520C"/>
    <w:rsid w:val="64AAD972"/>
    <w:rsid w:val="64AFF858"/>
    <w:rsid w:val="651B6D1D"/>
    <w:rsid w:val="65215049"/>
    <w:rsid w:val="6587A9C8"/>
    <w:rsid w:val="6608D1C4"/>
    <w:rsid w:val="6624BE66"/>
    <w:rsid w:val="6628FECC"/>
    <w:rsid w:val="665B840E"/>
    <w:rsid w:val="66706E78"/>
    <w:rsid w:val="66A5D232"/>
    <w:rsid w:val="66A74D74"/>
    <w:rsid w:val="66CBC9C4"/>
    <w:rsid w:val="66F12CE1"/>
    <w:rsid w:val="671F0AD3"/>
    <w:rsid w:val="673FE2BF"/>
    <w:rsid w:val="67506E99"/>
    <w:rsid w:val="6752585A"/>
    <w:rsid w:val="675772FE"/>
    <w:rsid w:val="675EE645"/>
    <w:rsid w:val="67812F30"/>
    <w:rsid w:val="67A17588"/>
    <w:rsid w:val="67A28CD1"/>
    <w:rsid w:val="67CA0D2B"/>
    <w:rsid w:val="67DE2960"/>
    <w:rsid w:val="680B64F6"/>
    <w:rsid w:val="6830AC99"/>
    <w:rsid w:val="6873BE20"/>
    <w:rsid w:val="6892F073"/>
    <w:rsid w:val="689357D4"/>
    <w:rsid w:val="689BEACB"/>
    <w:rsid w:val="68AF021C"/>
    <w:rsid w:val="68B9611C"/>
    <w:rsid w:val="692B1B60"/>
    <w:rsid w:val="69338638"/>
    <w:rsid w:val="694D9E4F"/>
    <w:rsid w:val="69737F95"/>
    <w:rsid w:val="69843A85"/>
    <w:rsid w:val="69C7AF5A"/>
    <w:rsid w:val="69CAD94A"/>
    <w:rsid w:val="6A7FD1AA"/>
    <w:rsid w:val="6AFA0328"/>
    <w:rsid w:val="6AFBFB66"/>
    <w:rsid w:val="6B1F042F"/>
    <w:rsid w:val="6B66A9AB"/>
    <w:rsid w:val="6BFDF5BD"/>
    <w:rsid w:val="6CA9866A"/>
    <w:rsid w:val="6CAB2057"/>
    <w:rsid w:val="6CB8852D"/>
    <w:rsid w:val="6CC4395F"/>
    <w:rsid w:val="6D330FA1"/>
    <w:rsid w:val="6D394D89"/>
    <w:rsid w:val="6D96CAC2"/>
    <w:rsid w:val="6DA876CA"/>
    <w:rsid w:val="6DC6AA28"/>
    <w:rsid w:val="6DFA5179"/>
    <w:rsid w:val="6E1AE854"/>
    <w:rsid w:val="6E202652"/>
    <w:rsid w:val="6E89CBA9"/>
    <w:rsid w:val="6ED32DDF"/>
    <w:rsid w:val="6EDFBF80"/>
    <w:rsid w:val="6EEE6153"/>
    <w:rsid w:val="6F028730"/>
    <w:rsid w:val="6F2B630A"/>
    <w:rsid w:val="6F3F01FC"/>
    <w:rsid w:val="6F53D778"/>
    <w:rsid w:val="6F556BEA"/>
    <w:rsid w:val="6F576CD7"/>
    <w:rsid w:val="6FD593A7"/>
    <w:rsid w:val="70489D17"/>
    <w:rsid w:val="704CF003"/>
    <w:rsid w:val="70817AE0"/>
    <w:rsid w:val="70842CDA"/>
    <w:rsid w:val="70A58F75"/>
    <w:rsid w:val="70F12F8D"/>
    <w:rsid w:val="70FCDB41"/>
    <w:rsid w:val="71914A00"/>
    <w:rsid w:val="71A3D18B"/>
    <w:rsid w:val="71B8A0E8"/>
    <w:rsid w:val="720B2064"/>
    <w:rsid w:val="720CBEAC"/>
    <w:rsid w:val="7234FCC6"/>
    <w:rsid w:val="727CE40C"/>
    <w:rsid w:val="72A8D421"/>
    <w:rsid w:val="72B87375"/>
    <w:rsid w:val="72E2518F"/>
    <w:rsid w:val="72EE5977"/>
    <w:rsid w:val="7332EBBF"/>
    <w:rsid w:val="73593681"/>
    <w:rsid w:val="736233E9"/>
    <w:rsid w:val="7374D9CF"/>
    <w:rsid w:val="73A88F0D"/>
    <w:rsid w:val="73A9D909"/>
    <w:rsid w:val="73B65A5C"/>
    <w:rsid w:val="73BE44FB"/>
    <w:rsid w:val="73CD3B44"/>
    <w:rsid w:val="73DC22EC"/>
    <w:rsid w:val="73E02FA4"/>
    <w:rsid w:val="74347C03"/>
    <w:rsid w:val="746CD334"/>
    <w:rsid w:val="74819B3D"/>
    <w:rsid w:val="748249D1"/>
    <w:rsid w:val="748A0F5E"/>
    <w:rsid w:val="748D8F1A"/>
    <w:rsid w:val="74CADA70"/>
    <w:rsid w:val="74D4B97A"/>
    <w:rsid w:val="74EA7F76"/>
    <w:rsid w:val="75083B17"/>
    <w:rsid w:val="7538DBAB"/>
    <w:rsid w:val="75445F6E"/>
    <w:rsid w:val="7569B34C"/>
    <w:rsid w:val="756C9D88"/>
    <w:rsid w:val="75728A46"/>
    <w:rsid w:val="757E428B"/>
    <w:rsid w:val="75D45BE1"/>
    <w:rsid w:val="75D8573B"/>
    <w:rsid w:val="75D9F864"/>
    <w:rsid w:val="76AB5EAD"/>
    <w:rsid w:val="76BE4779"/>
    <w:rsid w:val="76C6BAA1"/>
    <w:rsid w:val="76D393CF"/>
    <w:rsid w:val="76F5E5BD"/>
    <w:rsid w:val="76F93D02"/>
    <w:rsid w:val="7744C31B"/>
    <w:rsid w:val="774C6D5C"/>
    <w:rsid w:val="7780DAFF"/>
    <w:rsid w:val="77D68CF7"/>
    <w:rsid w:val="783DC399"/>
    <w:rsid w:val="78592582"/>
    <w:rsid w:val="7886E2FD"/>
    <w:rsid w:val="788F1DB9"/>
    <w:rsid w:val="788F6DE1"/>
    <w:rsid w:val="78BF1BCA"/>
    <w:rsid w:val="78F9DD22"/>
    <w:rsid w:val="7914093C"/>
    <w:rsid w:val="7929EBD9"/>
    <w:rsid w:val="79550C60"/>
    <w:rsid w:val="795A96BC"/>
    <w:rsid w:val="796C6179"/>
    <w:rsid w:val="79DC5850"/>
    <w:rsid w:val="7A04B643"/>
    <w:rsid w:val="7A7EE306"/>
    <w:rsid w:val="7A8B0EFE"/>
    <w:rsid w:val="7AD74926"/>
    <w:rsid w:val="7B37F0E5"/>
    <w:rsid w:val="7B5F4462"/>
    <w:rsid w:val="7B676FFC"/>
    <w:rsid w:val="7B8A8E2B"/>
    <w:rsid w:val="7B98BB80"/>
    <w:rsid w:val="7BDD1975"/>
    <w:rsid w:val="7C10C946"/>
    <w:rsid w:val="7C4B260D"/>
    <w:rsid w:val="7C58B9EA"/>
    <w:rsid w:val="7C5C4508"/>
    <w:rsid w:val="7C6797DC"/>
    <w:rsid w:val="7CC2EB16"/>
    <w:rsid w:val="7CC931A7"/>
    <w:rsid w:val="7D1F8AE9"/>
    <w:rsid w:val="7D319B40"/>
    <w:rsid w:val="7D572157"/>
    <w:rsid w:val="7D6056C1"/>
    <w:rsid w:val="7D98C8DF"/>
    <w:rsid w:val="7DC5C204"/>
    <w:rsid w:val="7DCCE99E"/>
    <w:rsid w:val="7DE5AC19"/>
    <w:rsid w:val="7DF2920D"/>
    <w:rsid w:val="7E921B78"/>
    <w:rsid w:val="7EBC9644"/>
    <w:rsid w:val="7ECF75DC"/>
    <w:rsid w:val="7ED850BF"/>
    <w:rsid w:val="7EE05520"/>
    <w:rsid w:val="7EEA2548"/>
    <w:rsid w:val="7EFFE717"/>
    <w:rsid w:val="7F059767"/>
    <w:rsid w:val="7F44BFA1"/>
    <w:rsid w:val="7F774ED0"/>
    <w:rsid w:val="7F845F9D"/>
    <w:rsid w:val="7FBE0DA0"/>
    <w:rsid w:val="7FC0F35A"/>
    <w:rsid w:val="7FDC1031"/>
    <w:rsid w:val="7FE68AF1"/>
    <w:rsid w:val="7FEF125C"/>
    <w:rsid w:val="7FF494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E6DFD005-019B-4F9E-AACB-A38861CD2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BBD"/>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paragraph" w:styleId="Heading4">
    <w:name w:val="heading 4"/>
    <w:basedOn w:val="Normal"/>
    <w:next w:val="Normal"/>
    <w:link w:val="Heading4Char"/>
    <w:uiPriority w:val="9"/>
    <w:semiHidden/>
    <w:unhideWhenUsed/>
    <w:qFormat/>
    <w:rsid w:val="00C7366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B7E1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tabs>
        <w:tab w:val="num" w:pos="360"/>
      </w:tabs>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121853"/>
    <w:pPr>
      <w:tabs>
        <w:tab w:val="left" w:pos="520"/>
        <w:tab w:val="right" w:pos="9622"/>
      </w:tabs>
      <w:spacing w:before="240" w:after="0"/>
    </w:pPr>
    <w:rPr>
      <w:rFonts w:ascii="Times New Roman" w:hAnsi="Times New Roman" w:cstheme="minorHAnsi"/>
      <w:b/>
      <w:bCs/>
      <w:noProof/>
      <w:sz w:val="28"/>
      <w:szCs w:val="28"/>
    </w:rPr>
  </w:style>
  <w:style w:type="paragraph" w:styleId="TOC1">
    <w:name w:val="toc 1"/>
    <w:basedOn w:val="Normal"/>
    <w:next w:val="Normal"/>
    <w:autoRedefine/>
    <w:uiPriority w:val="39"/>
    <w:unhideWhenUsed/>
    <w:rsid w:val="00893149"/>
    <w:pPr>
      <w:tabs>
        <w:tab w:val="right" w:pos="9622"/>
      </w:tabs>
      <w:spacing w:before="360" w:after="0"/>
      <w:jc w:val="center"/>
    </w:pPr>
    <w:rPr>
      <w:rFonts w:ascii="Times New Roman" w:hAnsi="Times New Roman" w:cstheme="majorHAnsi"/>
      <w:b/>
      <w:bCs/>
      <w:caps/>
      <w:noProof/>
      <w:color w:val="auto"/>
      <w:sz w:val="32"/>
      <w:szCs w:val="32"/>
    </w:rPr>
  </w:style>
  <w:style w:type="paragraph" w:styleId="TOC3">
    <w:name w:val="toc 3"/>
    <w:basedOn w:val="Normal"/>
    <w:next w:val="Normal"/>
    <w:autoRedefine/>
    <w:uiPriority w:val="39"/>
    <w:unhideWhenUsed/>
    <w:rsid w:val="00B36051"/>
    <w:pPr>
      <w:tabs>
        <w:tab w:val="left" w:pos="780"/>
        <w:tab w:val="right" w:pos="9622"/>
      </w:tabs>
      <w:spacing w:after="0"/>
      <w:ind w:left="260"/>
    </w:pPr>
    <w:rPr>
      <w:rFonts w:ascii="Times New Roman" w:hAnsi="Times New Roman" w:cstheme="minorHAnsi"/>
      <w:noProof/>
      <w:sz w:val="24"/>
      <w:szCs w:val="24"/>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styleId="TableofFigures">
    <w:name w:val="table of figures"/>
    <w:basedOn w:val="Normal"/>
    <w:next w:val="Normal"/>
    <w:uiPriority w:val="99"/>
    <w:semiHidden/>
    <w:unhideWhenUsed/>
    <w:rsid w:val="00D123F0"/>
    <w:pPr>
      <w:spacing w:after="0"/>
    </w:pPr>
    <w:rPr>
      <w:rFonts w:ascii="Times New Roman" w:hAnsi="Times New Roman"/>
      <w:sz w:val="24"/>
    </w:rPr>
  </w:style>
  <w:style w:type="paragraph" w:styleId="TOC4">
    <w:name w:val="toc 4"/>
    <w:basedOn w:val="Normal"/>
    <w:next w:val="Normal"/>
    <w:autoRedefine/>
    <w:uiPriority w:val="39"/>
    <w:unhideWhenUsed/>
    <w:rsid w:val="002125A8"/>
    <w:pPr>
      <w:spacing w:after="0"/>
      <w:ind w:left="520"/>
    </w:pPr>
    <w:rPr>
      <w:rFonts w:asciiTheme="minorHAnsi" w:hAnsiTheme="minorHAnsi" w:cstheme="minorHAnsi"/>
      <w:sz w:val="20"/>
      <w:szCs w:val="20"/>
    </w:rPr>
  </w:style>
  <w:style w:type="paragraph" w:styleId="TOC5">
    <w:name w:val="toc 5"/>
    <w:basedOn w:val="Normal"/>
    <w:next w:val="Normal"/>
    <w:autoRedefine/>
    <w:uiPriority w:val="39"/>
    <w:unhideWhenUsed/>
    <w:rsid w:val="002125A8"/>
    <w:pPr>
      <w:spacing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2125A8"/>
    <w:pPr>
      <w:spacing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2125A8"/>
    <w:pPr>
      <w:spacing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2125A8"/>
    <w:pPr>
      <w:spacing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2125A8"/>
    <w:pPr>
      <w:spacing w:after="0"/>
      <w:ind w:left="1820"/>
    </w:pPr>
    <w:rPr>
      <w:rFonts w:asciiTheme="minorHAnsi" w:hAnsiTheme="minorHAnsi" w:cstheme="minorHAnsi"/>
      <w:sz w:val="20"/>
      <w:szCs w:val="20"/>
    </w:rPr>
  </w:style>
  <w:style w:type="character" w:customStyle="1" w:styleId="Heading5Char">
    <w:name w:val="Heading 5 Char"/>
    <w:basedOn w:val="DefaultParagraphFont"/>
    <w:link w:val="Heading5"/>
    <w:uiPriority w:val="9"/>
    <w:semiHidden/>
    <w:rsid w:val="005B7E11"/>
    <w:rPr>
      <w:rFonts w:asciiTheme="majorHAnsi" w:eastAsiaTheme="majorEastAsia" w:hAnsiTheme="majorHAnsi" w:cstheme="majorBidi"/>
      <w:color w:val="2E74B5" w:themeColor="accent1" w:themeShade="BF"/>
      <w:kern w:val="28"/>
      <w:sz w:val="26"/>
      <w:szCs w:val="26"/>
    </w:rPr>
  </w:style>
  <w:style w:type="paragraph" w:styleId="HTMLPreformatted">
    <w:name w:val="HTML Preformatted"/>
    <w:basedOn w:val="Normal"/>
    <w:link w:val="HTMLPreformattedChar"/>
    <w:uiPriority w:val="99"/>
    <w:semiHidden/>
    <w:unhideWhenUsed/>
    <w:rsid w:val="00B425CA"/>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25CA"/>
    <w:rPr>
      <w:rFonts w:ascii="Consolas" w:eastAsia="Times New Roman" w:hAnsi="Consolas"/>
      <w:color w:val="212120"/>
      <w:kern w:val="28"/>
    </w:rPr>
  </w:style>
  <w:style w:type="character" w:styleId="PlaceholderText">
    <w:name w:val="Placeholder Text"/>
    <w:basedOn w:val="DefaultParagraphFont"/>
    <w:uiPriority w:val="99"/>
    <w:semiHidden/>
    <w:rsid w:val="005F018D"/>
    <w:rPr>
      <w:color w:val="666666"/>
    </w:rPr>
  </w:style>
  <w:style w:type="character" w:customStyle="1" w:styleId="Heading4Char">
    <w:name w:val="Heading 4 Char"/>
    <w:basedOn w:val="DefaultParagraphFont"/>
    <w:link w:val="Heading4"/>
    <w:uiPriority w:val="9"/>
    <w:semiHidden/>
    <w:rsid w:val="00C73660"/>
    <w:rPr>
      <w:rFonts w:asciiTheme="majorHAnsi" w:eastAsiaTheme="majorEastAsia" w:hAnsiTheme="majorHAnsi" w:cstheme="majorBidi"/>
      <w:i/>
      <w:iCs/>
      <w:color w:val="2E74B5" w:themeColor="accent1" w:themeShade="BF"/>
      <w:kern w:val="28"/>
      <w:sz w:val="26"/>
      <w:szCs w:val="26"/>
    </w:rPr>
  </w:style>
  <w:style w:type="paragraph" w:styleId="EndnoteText">
    <w:name w:val="endnote text"/>
    <w:basedOn w:val="Normal"/>
    <w:link w:val="EndnoteTextChar"/>
    <w:uiPriority w:val="99"/>
    <w:semiHidden/>
    <w:unhideWhenUsed/>
    <w:rsid w:val="006817ED"/>
    <w:pPr>
      <w:spacing w:after="0"/>
    </w:pPr>
    <w:rPr>
      <w:sz w:val="20"/>
      <w:szCs w:val="20"/>
    </w:rPr>
  </w:style>
  <w:style w:type="character" w:customStyle="1" w:styleId="EndnoteTextChar">
    <w:name w:val="Endnote Text Char"/>
    <w:basedOn w:val="DefaultParagraphFont"/>
    <w:link w:val="EndnoteText"/>
    <w:uiPriority w:val="99"/>
    <w:semiHidden/>
    <w:rsid w:val="006817ED"/>
    <w:rPr>
      <w:rFonts w:ascii="UTM Neo Sans Intel" w:eastAsia="Times New Roman" w:hAnsi="UTM Neo Sans Intel"/>
      <w:color w:val="212120"/>
      <w:kern w:val="28"/>
    </w:rPr>
  </w:style>
  <w:style w:type="character" w:styleId="EndnoteReference">
    <w:name w:val="endnote reference"/>
    <w:basedOn w:val="DefaultParagraphFont"/>
    <w:uiPriority w:val="99"/>
    <w:semiHidden/>
    <w:unhideWhenUsed/>
    <w:rsid w:val="006817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19748732">
      <w:bodyDiv w:val="1"/>
      <w:marLeft w:val="0"/>
      <w:marRight w:val="0"/>
      <w:marTop w:val="0"/>
      <w:marBottom w:val="0"/>
      <w:divBdr>
        <w:top w:val="none" w:sz="0" w:space="0" w:color="auto"/>
        <w:left w:val="none" w:sz="0" w:space="0" w:color="auto"/>
        <w:bottom w:val="none" w:sz="0" w:space="0" w:color="auto"/>
        <w:right w:val="none" w:sz="0" w:space="0" w:color="auto"/>
      </w:divBdr>
    </w:div>
    <w:div w:id="20277981">
      <w:bodyDiv w:val="1"/>
      <w:marLeft w:val="0"/>
      <w:marRight w:val="0"/>
      <w:marTop w:val="0"/>
      <w:marBottom w:val="0"/>
      <w:divBdr>
        <w:top w:val="none" w:sz="0" w:space="0" w:color="auto"/>
        <w:left w:val="none" w:sz="0" w:space="0" w:color="auto"/>
        <w:bottom w:val="none" w:sz="0" w:space="0" w:color="auto"/>
        <w:right w:val="none" w:sz="0" w:space="0" w:color="auto"/>
      </w:divBdr>
      <w:divsChild>
        <w:div w:id="1127162796">
          <w:marLeft w:val="0"/>
          <w:marRight w:val="0"/>
          <w:marTop w:val="0"/>
          <w:marBottom w:val="0"/>
          <w:divBdr>
            <w:top w:val="single" w:sz="2" w:space="0" w:color="E3E3E3"/>
            <w:left w:val="single" w:sz="2" w:space="0" w:color="E3E3E3"/>
            <w:bottom w:val="single" w:sz="2" w:space="0" w:color="E3E3E3"/>
            <w:right w:val="single" w:sz="2" w:space="0" w:color="E3E3E3"/>
          </w:divBdr>
          <w:divsChild>
            <w:div w:id="256014463">
              <w:marLeft w:val="0"/>
              <w:marRight w:val="0"/>
              <w:marTop w:val="0"/>
              <w:marBottom w:val="0"/>
              <w:divBdr>
                <w:top w:val="single" w:sz="2" w:space="0" w:color="E3E3E3"/>
                <w:left w:val="single" w:sz="2" w:space="0" w:color="E3E3E3"/>
                <w:bottom w:val="single" w:sz="2" w:space="0" w:color="E3E3E3"/>
                <w:right w:val="single" w:sz="2" w:space="0" w:color="E3E3E3"/>
              </w:divBdr>
              <w:divsChild>
                <w:div w:id="478235073">
                  <w:marLeft w:val="0"/>
                  <w:marRight w:val="0"/>
                  <w:marTop w:val="0"/>
                  <w:marBottom w:val="0"/>
                  <w:divBdr>
                    <w:top w:val="single" w:sz="2" w:space="2" w:color="E3E3E3"/>
                    <w:left w:val="single" w:sz="2" w:space="0" w:color="E3E3E3"/>
                    <w:bottom w:val="single" w:sz="2" w:space="0" w:color="E3E3E3"/>
                    <w:right w:val="single" w:sz="2" w:space="0" w:color="E3E3E3"/>
                  </w:divBdr>
                  <w:divsChild>
                    <w:div w:id="1250431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3595">
      <w:bodyDiv w:val="1"/>
      <w:marLeft w:val="0"/>
      <w:marRight w:val="0"/>
      <w:marTop w:val="0"/>
      <w:marBottom w:val="0"/>
      <w:divBdr>
        <w:top w:val="none" w:sz="0" w:space="0" w:color="auto"/>
        <w:left w:val="none" w:sz="0" w:space="0" w:color="auto"/>
        <w:bottom w:val="none" w:sz="0" w:space="0" w:color="auto"/>
        <w:right w:val="none" w:sz="0" w:space="0" w:color="auto"/>
      </w:divBdr>
    </w:div>
    <w:div w:id="21633583">
      <w:bodyDiv w:val="1"/>
      <w:marLeft w:val="0"/>
      <w:marRight w:val="0"/>
      <w:marTop w:val="0"/>
      <w:marBottom w:val="0"/>
      <w:divBdr>
        <w:top w:val="none" w:sz="0" w:space="0" w:color="auto"/>
        <w:left w:val="none" w:sz="0" w:space="0" w:color="auto"/>
        <w:bottom w:val="none" w:sz="0" w:space="0" w:color="auto"/>
        <w:right w:val="none" w:sz="0" w:space="0" w:color="auto"/>
      </w:divBdr>
    </w:div>
    <w:div w:id="37776937">
      <w:bodyDiv w:val="1"/>
      <w:marLeft w:val="0"/>
      <w:marRight w:val="0"/>
      <w:marTop w:val="0"/>
      <w:marBottom w:val="0"/>
      <w:divBdr>
        <w:top w:val="none" w:sz="0" w:space="0" w:color="auto"/>
        <w:left w:val="none" w:sz="0" w:space="0" w:color="auto"/>
        <w:bottom w:val="none" w:sz="0" w:space="0" w:color="auto"/>
        <w:right w:val="none" w:sz="0" w:space="0" w:color="auto"/>
      </w:divBdr>
    </w:div>
    <w:div w:id="42948456">
      <w:bodyDiv w:val="1"/>
      <w:marLeft w:val="0"/>
      <w:marRight w:val="0"/>
      <w:marTop w:val="0"/>
      <w:marBottom w:val="0"/>
      <w:divBdr>
        <w:top w:val="none" w:sz="0" w:space="0" w:color="auto"/>
        <w:left w:val="none" w:sz="0" w:space="0" w:color="auto"/>
        <w:bottom w:val="none" w:sz="0" w:space="0" w:color="auto"/>
        <w:right w:val="none" w:sz="0" w:space="0" w:color="auto"/>
      </w:divBdr>
    </w:div>
    <w:div w:id="53552032">
      <w:bodyDiv w:val="1"/>
      <w:marLeft w:val="0"/>
      <w:marRight w:val="0"/>
      <w:marTop w:val="0"/>
      <w:marBottom w:val="0"/>
      <w:divBdr>
        <w:top w:val="none" w:sz="0" w:space="0" w:color="auto"/>
        <w:left w:val="none" w:sz="0" w:space="0" w:color="auto"/>
        <w:bottom w:val="none" w:sz="0" w:space="0" w:color="auto"/>
        <w:right w:val="none" w:sz="0" w:space="0" w:color="auto"/>
      </w:divBdr>
    </w:div>
    <w:div w:id="60713993">
      <w:bodyDiv w:val="1"/>
      <w:marLeft w:val="0"/>
      <w:marRight w:val="0"/>
      <w:marTop w:val="0"/>
      <w:marBottom w:val="0"/>
      <w:divBdr>
        <w:top w:val="none" w:sz="0" w:space="0" w:color="auto"/>
        <w:left w:val="none" w:sz="0" w:space="0" w:color="auto"/>
        <w:bottom w:val="none" w:sz="0" w:space="0" w:color="auto"/>
        <w:right w:val="none" w:sz="0" w:space="0" w:color="auto"/>
      </w:divBdr>
    </w:div>
    <w:div w:id="75785857">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87891079">
      <w:bodyDiv w:val="1"/>
      <w:marLeft w:val="0"/>
      <w:marRight w:val="0"/>
      <w:marTop w:val="0"/>
      <w:marBottom w:val="0"/>
      <w:divBdr>
        <w:top w:val="none" w:sz="0" w:space="0" w:color="auto"/>
        <w:left w:val="none" w:sz="0" w:space="0" w:color="auto"/>
        <w:bottom w:val="none" w:sz="0" w:space="0" w:color="auto"/>
        <w:right w:val="none" w:sz="0" w:space="0" w:color="auto"/>
      </w:divBdr>
    </w:div>
    <w:div w:id="102577343">
      <w:bodyDiv w:val="1"/>
      <w:marLeft w:val="0"/>
      <w:marRight w:val="0"/>
      <w:marTop w:val="0"/>
      <w:marBottom w:val="0"/>
      <w:divBdr>
        <w:top w:val="none" w:sz="0" w:space="0" w:color="auto"/>
        <w:left w:val="none" w:sz="0" w:space="0" w:color="auto"/>
        <w:bottom w:val="none" w:sz="0" w:space="0" w:color="auto"/>
        <w:right w:val="none" w:sz="0" w:space="0" w:color="auto"/>
      </w:divBdr>
    </w:div>
    <w:div w:id="107161974">
      <w:bodyDiv w:val="1"/>
      <w:marLeft w:val="0"/>
      <w:marRight w:val="0"/>
      <w:marTop w:val="0"/>
      <w:marBottom w:val="0"/>
      <w:divBdr>
        <w:top w:val="none" w:sz="0" w:space="0" w:color="auto"/>
        <w:left w:val="none" w:sz="0" w:space="0" w:color="auto"/>
        <w:bottom w:val="none" w:sz="0" w:space="0" w:color="auto"/>
        <w:right w:val="none" w:sz="0" w:space="0" w:color="auto"/>
      </w:divBdr>
    </w:div>
    <w:div w:id="110824660">
      <w:bodyDiv w:val="1"/>
      <w:marLeft w:val="0"/>
      <w:marRight w:val="0"/>
      <w:marTop w:val="0"/>
      <w:marBottom w:val="0"/>
      <w:divBdr>
        <w:top w:val="none" w:sz="0" w:space="0" w:color="auto"/>
        <w:left w:val="none" w:sz="0" w:space="0" w:color="auto"/>
        <w:bottom w:val="none" w:sz="0" w:space="0" w:color="auto"/>
        <w:right w:val="none" w:sz="0" w:space="0" w:color="auto"/>
      </w:divBdr>
    </w:div>
    <w:div w:id="139738475">
      <w:bodyDiv w:val="1"/>
      <w:marLeft w:val="0"/>
      <w:marRight w:val="0"/>
      <w:marTop w:val="0"/>
      <w:marBottom w:val="0"/>
      <w:divBdr>
        <w:top w:val="none" w:sz="0" w:space="0" w:color="auto"/>
        <w:left w:val="none" w:sz="0" w:space="0" w:color="auto"/>
        <w:bottom w:val="none" w:sz="0" w:space="0" w:color="auto"/>
        <w:right w:val="none" w:sz="0" w:space="0" w:color="auto"/>
      </w:divBdr>
    </w:div>
    <w:div w:id="141167486">
      <w:bodyDiv w:val="1"/>
      <w:marLeft w:val="0"/>
      <w:marRight w:val="0"/>
      <w:marTop w:val="0"/>
      <w:marBottom w:val="0"/>
      <w:divBdr>
        <w:top w:val="none" w:sz="0" w:space="0" w:color="auto"/>
        <w:left w:val="none" w:sz="0" w:space="0" w:color="auto"/>
        <w:bottom w:val="none" w:sz="0" w:space="0" w:color="auto"/>
        <w:right w:val="none" w:sz="0" w:space="0" w:color="auto"/>
      </w:divBdr>
    </w:div>
    <w:div w:id="160659508">
      <w:bodyDiv w:val="1"/>
      <w:marLeft w:val="0"/>
      <w:marRight w:val="0"/>
      <w:marTop w:val="0"/>
      <w:marBottom w:val="0"/>
      <w:divBdr>
        <w:top w:val="none" w:sz="0" w:space="0" w:color="auto"/>
        <w:left w:val="none" w:sz="0" w:space="0" w:color="auto"/>
        <w:bottom w:val="none" w:sz="0" w:space="0" w:color="auto"/>
        <w:right w:val="none" w:sz="0" w:space="0" w:color="auto"/>
      </w:divBdr>
    </w:div>
    <w:div w:id="170031508">
      <w:bodyDiv w:val="1"/>
      <w:marLeft w:val="0"/>
      <w:marRight w:val="0"/>
      <w:marTop w:val="0"/>
      <w:marBottom w:val="0"/>
      <w:divBdr>
        <w:top w:val="none" w:sz="0" w:space="0" w:color="auto"/>
        <w:left w:val="none" w:sz="0" w:space="0" w:color="auto"/>
        <w:bottom w:val="none" w:sz="0" w:space="0" w:color="auto"/>
        <w:right w:val="none" w:sz="0" w:space="0" w:color="auto"/>
      </w:divBdr>
    </w:div>
    <w:div w:id="179322917">
      <w:bodyDiv w:val="1"/>
      <w:marLeft w:val="0"/>
      <w:marRight w:val="0"/>
      <w:marTop w:val="0"/>
      <w:marBottom w:val="0"/>
      <w:divBdr>
        <w:top w:val="none" w:sz="0" w:space="0" w:color="auto"/>
        <w:left w:val="none" w:sz="0" w:space="0" w:color="auto"/>
        <w:bottom w:val="none" w:sz="0" w:space="0" w:color="auto"/>
        <w:right w:val="none" w:sz="0" w:space="0" w:color="auto"/>
      </w:divBdr>
    </w:div>
    <w:div w:id="19628276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24343078">
      <w:bodyDiv w:val="1"/>
      <w:marLeft w:val="0"/>
      <w:marRight w:val="0"/>
      <w:marTop w:val="0"/>
      <w:marBottom w:val="0"/>
      <w:divBdr>
        <w:top w:val="none" w:sz="0" w:space="0" w:color="auto"/>
        <w:left w:val="none" w:sz="0" w:space="0" w:color="auto"/>
        <w:bottom w:val="none" w:sz="0" w:space="0" w:color="auto"/>
        <w:right w:val="none" w:sz="0" w:space="0" w:color="auto"/>
      </w:divBdr>
    </w:div>
    <w:div w:id="229997460">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48931733">
      <w:bodyDiv w:val="1"/>
      <w:marLeft w:val="0"/>
      <w:marRight w:val="0"/>
      <w:marTop w:val="0"/>
      <w:marBottom w:val="0"/>
      <w:divBdr>
        <w:top w:val="none" w:sz="0" w:space="0" w:color="auto"/>
        <w:left w:val="none" w:sz="0" w:space="0" w:color="auto"/>
        <w:bottom w:val="none" w:sz="0" w:space="0" w:color="auto"/>
        <w:right w:val="none" w:sz="0" w:space="0" w:color="auto"/>
      </w:divBdr>
    </w:div>
    <w:div w:id="251208191">
      <w:bodyDiv w:val="1"/>
      <w:marLeft w:val="0"/>
      <w:marRight w:val="0"/>
      <w:marTop w:val="0"/>
      <w:marBottom w:val="0"/>
      <w:divBdr>
        <w:top w:val="none" w:sz="0" w:space="0" w:color="auto"/>
        <w:left w:val="none" w:sz="0" w:space="0" w:color="auto"/>
        <w:bottom w:val="none" w:sz="0" w:space="0" w:color="auto"/>
        <w:right w:val="none" w:sz="0" w:space="0" w:color="auto"/>
      </w:divBdr>
    </w:div>
    <w:div w:id="261766101">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276759085">
      <w:bodyDiv w:val="1"/>
      <w:marLeft w:val="0"/>
      <w:marRight w:val="0"/>
      <w:marTop w:val="0"/>
      <w:marBottom w:val="0"/>
      <w:divBdr>
        <w:top w:val="none" w:sz="0" w:space="0" w:color="auto"/>
        <w:left w:val="none" w:sz="0" w:space="0" w:color="auto"/>
        <w:bottom w:val="none" w:sz="0" w:space="0" w:color="auto"/>
        <w:right w:val="none" w:sz="0" w:space="0" w:color="auto"/>
      </w:divBdr>
    </w:div>
    <w:div w:id="285232749">
      <w:bodyDiv w:val="1"/>
      <w:marLeft w:val="0"/>
      <w:marRight w:val="0"/>
      <w:marTop w:val="0"/>
      <w:marBottom w:val="0"/>
      <w:divBdr>
        <w:top w:val="none" w:sz="0" w:space="0" w:color="auto"/>
        <w:left w:val="none" w:sz="0" w:space="0" w:color="auto"/>
        <w:bottom w:val="none" w:sz="0" w:space="0" w:color="auto"/>
        <w:right w:val="none" w:sz="0" w:space="0" w:color="auto"/>
      </w:divBdr>
    </w:div>
    <w:div w:id="314116188">
      <w:bodyDiv w:val="1"/>
      <w:marLeft w:val="0"/>
      <w:marRight w:val="0"/>
      <w:marTop w:val="0"/>
      <w:marBottom w:val="0"/>
      <w:divBdr>
        <w:top w:val="none" w:sz="0" w:space="0" w:color="auto"/>
        <w:left w:val="none" w:sz="0" w:space="0" w:color="auto"/>
        <w:bottom w:val="none" w:sz="0" w:space="0" w:color="auto"/>
        <w:right w:val="none" w:sz="0" w:space="0" w:color="auto"/>
      </w:divBdr>
    </w:div>
    <w:div w:id="353239497">
      <w:bodyDiv w:val="1"/>
      <w:marLeft w:val="0"/>
      <w:marRight w:val="0"/>
      <w:marTop w:val="0"/>
      <w:marBottom w:val="0"/>
      <w:divBdr>
        <w:top w:val="none" w:sz="0" w:space="0" w:color="auto"/>
        <w:left w:val="none" w:sz="0" w:space="0" w:color="auto"/>
        <w:bottom w:val="none" w:sz="0" w:space="0" w:color="auto"/>
        <w:right w:val="none" w:sz="0" w:space="0" w:color="auto"/>
      </w:divBdr>
    </w:div>
    <w:div w:id="356666264">
      <w:bodyDiv w:val="1"/>
      <w:marLeft w:val="0"/>
      <w:marRight w:val="0"/>
      <w:marTop w:val="0"/>
      <w:marBottom w:val="0"/>
      <w:divBdr>
        <w:top w:val="none" w:sz="0" w:space="0" w:color="auto"/>
        <w:left w:val="none" w:sz="0" w:space="0" w:color="auto"/>
        <w:bottom w:val="none" w:sz="0" w:space="0" w:color="auto"/>
        <w:right w:val="none" w:sz="0" w:space="0" w:color="auto"/>
      </w:divBdr>
    </w:div>
    <w:div w:id="375935429">
      <w:bodyDiv w:val="1"/>
      <w:marLeft w:val="0"/>
      <w:marRight w:val="0"/>
      <w:marTop w:val="0"/>
      <w:marBottom w:val="0"/>
      <w:divBdr>
        <w:top w:val="none" w:sz="0" w:space="0" w:color="auto"/>
        <w:left w:val="none" w:sz="0" w:space="0" w:color="auto"/>
        <w:bottom w:val="none" w:sz="0" w:space="0" w:color="auto"/>
        <w:right w:val="none" w:sz="0" w:space="0" w:color="auto"/>
      </w:divBdr>
    </w:div>
    <w:div w:id="400300769">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15172651">
      <w:bodyDiv w:val="1"/>
      <w:marLeft w:val="0"/>
      <w:marRight w:val="0"/>
      <w:marTop w:val="0"/>
      <w:marBottom w:val="0"/>
      <w:divBdr>
        <w:top w:val="none" w:sz="0" w:space="0" w:color="auto"/>
        <w:left w:val="none" w:sz="0" w:space="0" w:color="auto"/>
        <w:bottom w:val="none" w:sz="0" w:space="0" w:color="auto"/>
        <w:right w:val="none" w:sz="0" w:space="0" w:color="auto"/>
      </w:divBdr>
    </w:div>
    <w:div w:id="425614091">
      <w:bodyDiv w:val="1"/>
      <w:marLeft w:val="0"/>
      <w:marRight w:val="0"/>
      <w:marTop w:val="0"/>
      <w:marBottom w:val="0"/>
      <w:divBdr>
        <w:top w:val="none" w:sz="0" w:space="0" w:color="auto"/>
        <w:left w:val="none" w:sz="0" w:space="0" w:color="auto"/>
        <w:bottom w:val="none" w:sz="0" w:space="0" w:color="auto"/>
        <w:right w:val="none" w:sz="0" w:space="0" w:color="auto"/>
      </w:divBdr>
    </w:div>
    <w:div w:id="442649946">
      <w:bodyDiv w:val="1"/>
      <w:marLeft w:val="0"/>
      <w:marRight w:val="0"/>
      <w:marTop w:val="0"/>
      <w:marBottom w:val="0"/>
      <w:divBdr>
        <w:top w:val="none" w:sz="0" w:space="0" w:color="auto"/>
        <w:left w:val="none" w:sz="0" w:space="0" w:color="auto"/>
        <w:bottom w:val="none" w:sz="0" w:space="0" w:color="auto"/>
        <w:right w:val="none" w:sz="0" w:space="0" w:color="auto"/>
      </w:divBdr>
    </w:div>
    <w:div w:id="444663827">
      <w:bodyDiv w:val="1"/>
      <w:marLeft w:val="0"/>
      <w:marRight w:val="0"/>
      <w:marTop w:val="0"/>
      <w:marBottom w:val="0"/>
      <w:divBdr>
        <w:top w:val="none" w:sz="0" w:space="0" w:color="auto"/>
        <w:left w:val="none" w:sz="0" w:space="0" w:color="auto"/>
        <w:bottom w:val="none" w:sz="0" w:space="0" w:color="auto"/>
        <w:right w:val="none" w:sz="0" w:space="0" w:color="auto"/>
      </w:divBdr>
    </w:div>
    <w:div w:id="464589874">
      <w:bodyDiv w:val="1"/>
      <w:marLeft w:val="0"/>
      <w:marRight w:val="0"/>
      <w:marTop w:val="0"/>
      <w:marBottom w:val="0"/>
      <w:divBdr>
        <w:top w:val="none" w:sz="0" w:space="0" w:color="auto"/>
        <w:left w:val="none" w:sz="0" w:space="0" w:color="auto"/>
        <w:bottom w:val="none" w:sz="0" w:space="0" w:color="auto"/>
        <w:right w:val="none" w:sz="0" w:space="0" w:color="auto"/>
      </w:divBdr>
    </w:div>
    <w:div w:id="470287020">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485325089">
      <w:bodyDiv w:val="1"/>
      <w:marLeft w:val="0"/>
      <w:marRight w:val="0"/>
      <w:marTop w:val="0"/>
      <w:marBottom w:val="0"/>
      <w:divBdr>
        <w:top w:val="none" w:sz="0" w:space="0" w:color="auto"/>
        <w:left w:val="none" w:sz="0" w:space="0" w:color="auto"/>
        <w:bottom w:val="none" w:sz="0" w:space="0" w:color="auto"/>
        <w:right w:val="none" w:sz="0" w:space="0" w:color="auto"/>
      </w:divBdr>
    </w:div>
    <w:div w:id="493645250">
      <w:bodyDiv w:val="1"/>
      <w:marLeft w:val="0"/>
      <w:marRight w:val="0"/>
      <w:marTop w:val="0"/>
      <w:marBottom w:val="0"/>
      <w:divBdr>
        <w:top w:val="none" w:sz="0" w:space="0" w:color="auto"/>
        <w:left w:val="none" w:sz="0" w:space="0" w:color="auto"/>
        <w:bottom w:val="none" w:sz="0" w:space="0" w:color="auto"/>
        <w:right w:val="none" w:sz="0" w:space="0" w:color="auto"/>
      </w:divBdr>
    </w:div>
    <w:div w:id="500512527">
      <w:bodyDiv w:val="1"/>
      <w:marLeft w:val="0"/>
      <w:marRight w:val="0"/>
      <w:marTop w:val="0"/>
      <w:marBottom w:val="0"/>
      <w:divBdr>
        <w:top w:val="none" w:sz="0" w:space="0" w:color="auto"/>
        <w:left w:val="none" w:sz="0" w:space="0" w:color="auto"/>
        <w:bottom w:val="none" w:sz="0" w:space="0" w:color="auto"/>
        <w:right w:val="none" w:sz="0" w:space="0" w:color="auto"/>
      </w:divBdr>
    </w:div>
    <w:div w:id="510028781">
      <w:bodyDiv w:val="1"/>
      <w:marLeft w:val="0"/>
      <w:marRight w:val="0"/>
      <w:marTop w:val="0"/>
      <w:marBottom w:val="0"/>
      <w:divBdr>
        <w:top w:val="none" w:sz="0" w:space="0" w:color="auto"/>
        <w:left w:val="none" w:sz="0" w:space="0" w:color="auto"/>
        <w:bottom w:val="none" w:sz="0" w:space="0" w:color="auto"/>
        <w:right w:val="none" w:sz="0" w:space="0" w:color="auto"/>
      </w:divBdr>
    </w:div>
    <w:div w:id="512885701">
      <w:bodyDiv w:val="1"/>
      <w:marLeft w:val="0"/>
      <w:marRight w:val="0"/>
      <w:marTop w:val="0"/>
      <w:marBottom w:val="0"/>
      <w:divBdr>
        <w:top w:val="none" w:sz="0" w:space="0" w:color="auto"/>
        <w:left w:val="none" w:sz="0" w:space="0" w:color="auto"/>
        <w:bottom w:val="none" w:sz="0" w:space="0" w:color="auto"/>
        <w:right w:val="none" w:sz="0" w:space="0" w:color="auto"/>
      </w:divBdr>
    </w:div>
    <w:div w:id="520438275">
      <w:bodyDiv w:val="1"/>
      <w:marLeft w:val="0"/>
      <w:marRight w:val="0"/>
      <w:marTop w:val="0"/>
      <w:marBottom w:val="0"/>
      <w:divBdr>
        <w:top w:val="none" w:sz="0" w:space="0" w:color="auto"/>
        <w:left w:val="none" w:sz="0" w:space="0" w:color="auto"/>
        <w:bottom w:val="none" w:sz="0" w:space="0" w:color="auto"/>
        <w:right w:val="none" w:sz="0" w:space="0" w:color="auto"/>
      </w:divBdr>
    </w:div>
    <w:div w:id="526021180">
      <w:bodyDiv w:val="1"/>
      <w:marLeft w:val="0"/>
      <w:marRight w:val="0"/>
      <w:marTop w:val="0"/>
      <w:marBottom w:val="0"/>
      <w:divBdr>
        <w:top w:val="none" w:sz="0" w:space="0" w:color="auto"/>
        <w:left w:val="none" w:sz="0" w:space="0" w:color="auto"/>
        <w:bottom w:val="none" w:sz="0" w:space="0" w:color="auto"/>
        <w:right w:val="none" w:sz="0" w:space="0" w:color="auto"/>
      </w:divBdr>
    </w:div>
    <w:div w:id="546793761">
      <w:bodyDiv w:val="1"/>
      <w:marLeft w:val="0"/>
      <w:marRight w:val="0"/>
      <w:marTop w:val="0"/>
      <w:marBottom w:val="0"/>
      <w:divBdr>
        <w:top w:val="none" w:sz="0" w:space="0" w:color="auto"/>
        <w:left w:val="none" w:sz="0" w:space="0" w:color="auto"/>
        <w:bottom w:val="none" w:sz="0" w:space="0" w:color="auto"/>
        <w:right w:val="none" w:sz="0" w:space="0" w:color="auto"/>
      </w:divBdr>
    </w:div>
    <w:div w:id="564413904">
      <w:bodyDiv w:val="1"/>
      <w:marLeft w:val="0"/>
      <w:marRight w:val="0"/>
      <w:marTop w:val="0"/>
      <w:marBottom w:val="0"/>
      <w:divBdr>
        <w:top w:val="none" w:sz="0" w:space="0" w:color="auto"/>
        <w:left w:val="none" w:sz="0" w:space="0" w:color="auto"/>
        <w:bottom w:val="none" w:sz="0" w:space="0" w:color="auto"/>
        <w:right w:val="none" w:sz="0" w:space="0" w:color="auto"/>
      </w:divBdr>
    </w:div>
    <w:div w:id="569197231">
      <w:bodyDiv w:val="1"/>
      <w:marLeft w:val="0"/>
      <w:marRight w:val="0"/>
      <w:marTop w:val="0"/>
      <w:marBottom w:val="0"/>
      <w:divBdr>
        <w:top w:val="none" w:sz="0" w:space="0" w:color="auto"/>
        <w:left w:val="none" w:sz="0" w:space="0" w:color="auto"/>
        <w:bottom w:val="none" w:sz="0" w:space="0" w:color="auto"/>
        <w:right w:val="none" w:sz="0" w:space="0" w:color="auto"/>
      </w:divBdr>
    </w:div>
    <w:div w:id="586228310">
      <w:bodyDiv w:val="1"/>
      <w:marLeft w:val="0"/>
      <w:marRight w:val="0"/>
      <w:marTop w:val="0"/>
      <w:marBottom w:val="0"/>
      <w:divBdr>
        <w:top w:val="none" w:sz="0" w:space="0" w:color="auto"/>
        <w:left w:val="none" w:sz="0" w:space="0" w:color="auto"/>
        <w:bottom w:val="none" w:sz="0" w:space="0" w:color="auto"/>
        <w:right w:val="none" w:sz="0" w:space="0" w:color="auto"/>
      </w:divBdr>
    </w:div>
    <w:div w:id="590045214">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18148914">
      <w:bodyDiv w:val="1"/>
      <w:marLeft w:val="0"/>
      <w:marRight w:val="0"/>
      <w:marTop w:val="0"/>
      <w:marBottom w:val="0"/>
      <w:divBdr>
        <w:top w:val="none" w:sz="0" w:space="0" w:color="auto"/>
        <w:left w:val="none" w:sz="0" w:space="0" w:color="auto"/>
        <w:bottom w:val="none" w:sz="0" w:space="0" w:color="auto"/>
        <w:right w:val="none" w:sz="0" w:space="0" w:color="auto"/>
      </w:divBdr>
    </w:div>
    <w:div w:id="629166940">
      <w:bodyDiv w:val="1"/>
      <w:marLeft w:val="0"/>
      <w:marRight w:val="0"/>
      <w:marTop w:val="0"/>
      <w:marBottom w:val="0"/>
      <w:divBdr>
        <w:top w:val="none" w:sz="0" w:space="0" w:color="auto"/>
        <w:left w:val="none" w:sz="0" w:space="0" w:color="auto"/>
        <w:bottom w:val="none" w:sz="0" w:space="0" w:color="auto"/>
        <w:right w:val="none" w:sz="0" w:space="0" w:color="auto"/>
      </w:divBdr>
    </w:div>
    <w:div w:id="649403315">
      <w:bodyDiv w:val="1"/>
      <w:marLeft w:val="0"/>
      <w:marRight w:val="0"/>
      <w:marTop w:val="0"/>
      <w:marBottom w:val="0"/>
      <w:divBdr>
        <w:top w:val="none" w:sz="0" w:space="0" w:color="auto"/>
        <w:left w:val="none" w:sz="0" w:space="0" w:color="auto"/>
        <w:bottom w:val="none" w:sz="0" w:space="0" w:color="auto"/>
        <w:right w:val="none" w:sz="0" w:space="0" w:color="auto"/>
      </w:divBdr>
    </w:div>
    <w:div w:id="667899986">
      <w:bodyDiv w:val="1"/>
      <w:marLeft w:val="0"/>
      <w:marRight w:val="0"/>
      <w:marTop w:val="0"/>
      <w:marBottom w:val="0"/>
      <w:divBdr>
        <w:top w:val="none" w:sz="0" w:space="0" w:color="auto"/>
        <w:left w:val="none" w:sz="0" w:space="0" w:color="auto"/>
        <w:bottom w:val="none" w:sz="0" w:space="0" w:color="auto"/>
        <w:right w:val="none" w:sz="0" w:space="0" w:color="auto"/>
      </w:divBdr>
    </w:div>
    <w:div w:id="669675865">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09182604">
      <w:bodyDiv w:val="1"/>
      <w:marLeft w:val="0"/>
      <w:marRight w:val="0"/>
      <w:marTop w:val="0"/>
      <w:marBottom w:val="0"/>
      <w:divBdr>
        <w:top w:val="none" w:sz="0" w:space="0" w:color="auto"/>
        <w:left w:val="none" w:sz="0" w:space="0" w:color="auto"/>
        <w:bottom w:val="none" w:sz="0" w:space="0" w:color="auto"/>
        <w:right w:val="none" w:sz="0" w:space="0" w:color="auto"/>
      </w:divBdr>
    </w:div>
    <w:div w:id="717317575">
      <w:bodyDiv w:val="1"/>
      <w:marLeft w:val="0"/>
      <w:marRight w:val="0"/>
      <w:marTop w:val="0"/>
      <w:marBottom w:val="0"/>
      <w:divBdr>
        <w:top w:val="none" w:sz="0" w:space="0" w:color="auto"/>
        <w:left w:val="none" w:sz="0" w:space="0" w:color="auto"/>
        <w:bottom w:val="none" w:sz="0" w:space="0" w:color="auto"/>
        <w:right w:val="none" w:sz="0" w:space="0" w:color="auto"/>
      </w:divBdr>
    </w:div>
    <w:div w:id="719014968">
      <w:bodyDiv w:val="1"/>
      <w:marLeft w:val="0"/>
      <w:marRight w:val="0"/>
      <w:marTop w:val="0"/>
      <w:marBottom w:val="0"/>
      <w:divBdr>
        <w:top w:val="none" w:sz="0" w:space="0" w:color="auto"/>
        <w:left w:val="none" w:sz="0" w:space="0" w:color="auto"/>
        <w:bottom w:val="none" w:sz="0" w:space="0" w:color="auto"/>
        <w:right w:val="none" w:sz="0" w:space="0" w:color="auto"/>
      </w:divBdr>
    </w:div>
    <w:div w:id="773130769">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777799814">
      <w:bodyDiv w:val="1"/>
      <w:marLeft w:val="0"/>
      <w:marRight w:val="0"/>
      <w:marTop w:val="0"/>
      <w:marBottom w:val="0"/>
      <w:divBdr>
        <w:top w:val="none" w:sz="0" w:space="0" w:color="auto"/>
        <w:left w:val="none" w:sz="0" w:space="0" w:color="auto"/>
        <w:bottom w:val="none" w:sz="0" w:space="0" w:color="auto"/>
        <w:right w:val="none" w:sz="0" w:space="0" w:color="auto"/>
      </w:divBdr>
    </w:div>
    <w:div w:id="785347006">
      <w:bodyDiv w:val="1"/>
      <w:marLeft w:val="0"/>
      <w:marRight w:val="0"/>
      <w:marTop w:val="0"/>
      <w:marBottom w:val="0"/>
      <w:divBdr>
        <w:top w:val="none" w:sz="0" w:space="0" w:color="auto"/>
        <w:left w:val="none" w:sz="0" w:space="0" w:color="auto"/>
        <w:bottom w:val="none" w:sz="0" w:space="0" w:color="auto"/>
        <w:right w:val="none" w:sz="0" w:space="0" w:color="auto"/>
      </w:divBdr>
    </w:div>
    <w:div w:id="799497103">
      <w:bodyDiv w:val="1"/>
      <w:marLeft w:val="0"/>
      <w:marRight w:val="0"/>
      <w:marTop w:val="0"/>
      <w:marBottom w:val="0"/>
      <w:divBdr>
        <w:top w:val="none" w:sz="0" w:space="0" w:color="auto"/>
        <w:left w:val="none" w:sz="0" w:space="0" w:color="auto"/>
        <w:bottom w:val="none" w:sz="0" w:space="0" w:color="auto"/>
        <w:right w:val="none" w:sz="0" w:space="0" w:color="auto"/>
      </w:divBdr>
    </w:div>
    <w:div w:id="816457363">
      <w:bodyDiv w:val="1"/>
      <w:marLeft w:val="0"/>
      <w:marRight w:val="0"/>
      <w:marTop w:val="0"/>
      <w:marBottom w:val="0"/>
      <w:divBdr>
        <w:top w:val="none" w:sz="0" w:space="0" w:color="auto"/>
        <w:left w:val="none" w:sz="0" w:space="0" w:color="auto"/>
        <w:bottom w:val="none" w:sz="0" w:space="0" w:color="auto"/>
        <w:right w:val="none" w:sz="0" w:space="0" w:color="auto"/>
      </w:divBdr>
    </w:div>
    <w:div w:id="819425580">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56774116">
      <w:bodyDiv w:val="1"/>
      <w:marLeft w:val="0"/>
      <w:marRight w:val="0"/>
      <w:marTop w:val="0"/>
      <w:marBottom w:val="0"/>
      <w:divBdr>
        <w:top w:val="none" w:sz="0" w:space="0" w:color="auto"/>
        <w:left w:val="none" w:sz="0" w:space="0" w:color="auto"/>
        <w:bottom w:val="none" w:sz="0" w:space="0" w:color="auto"/>
        <w:right w:val="none" w:sz="0" w:space="0" w:color="auto"/>
      </w:divBdr>
    </w:div>
    <w:div w:id="861938254">
      <w:bodyDiv w:val="1"/>
      <w:marLeft w:val="0"/>
      <w:marRight w:val="0"/>
      <w:marTop w:val="0"/>
      <w:marBottom w:val="0"/>
      <w:divBdr>
        <w:top w:val="none" w:sz="0" w:space="0" w:color="auto"/>
        <w:left w:val="none" w:sz="0" w:space="0" w:color="auto"/>
        <w:bottom w:val="none" w:sz="0" w:space="0" w:color="auto"/>
        <w:right w:val="none" w:sz="0" w:space="0" w:color="auto"/>
      </w:divBdr>
    </w:div>
    <w:div w:id="903830790">
      <w:bodyDiv w:val="1"/>
      <w:marLeft w:val="0"/>
      <w:marRight w:val="0"/>
      <w:marTop w:val="0"/>
      <w:marBottom w:val="0"/>
      <w:divBdr>
        <w:top w:val="none" w:sz="0" w:space="0" w:color="auto"/>
        <w:left w:val="none" w:sz="0" w:space="0" w:color="auto"/>
        <w:bottom w:val="none" w:sz="0" w:space="0" w:color="auto"/>
        <w:right w:val="none" w:sz="0" w:space="0" w:color="auto"/>
      </w:divBdr>
    </w:div>
    <w:div w:id="1006515237">
      <w:bodyDiv w:val="1"/>
      <w:marLeft w:val="0"/>
      <w:marRight w:val="0"/>
      <w:marTop w:val="0"/>
      <w:marBottom w:val="0"/>
      <w:divBdr>
        <w:top w:val="none" w:sz="0" w:space="0" w:color="auto"/>
        <w:left w:val="none" w:sz="0" w:space="0" w:color="auto"/>
        <w:bottom w:val="none" w:sz="0" w:space="0" w:color="auto"/>
        <w:right w:val="none" w:sz="0" w:space="0" w:color="auto"/>
      </w:divBdr>
    </w:div>
    <w:div w:id="1012151552">
      <w:bodyDiv w:val="1"/>
      <w:marLeft w:val="0"/>
      <w:marRight w:val="0"/>
      <w:marTop w:val="0"/>
      <w:marBottom w:val="0"/>
      <w:divBdr>
        <w:top w:val="none" w:sz="0" w:space="0" w:color="auto"/>
        <w:left w:val="none" w:sz="0" w:space="0" w:color="auto"/>
        <w:bottom w:val="none" w:sz="0" w:space="0" w:color="auto"/>
        <w:right w:val="none" w:sz="0" w:space="0" w:color="auto"/>
      </w:divBdr>
    </w:div>
    <w:div w:id="1012879460">
      <w:bodyDiv w:val="1"/>
      <w:marLeft w:val="0"/>
      <w:marRight w:val="0"/>
      <w:marTop w:val="0"/>
      <w:marBottom w:val="0"/>
      <w:divBdr>
        <w:top w:val="none" w:sz="0" w:space="0" w:color="auto"/>
        <w:left w:val="none" w:sz="0" w:space="0" w:color="auto"/>
        <w:bottom w:val="none" w:sz="0" w:space="0" w:color="auto"/>
        <w:right w:val="none" w:sz="0" w:space="0" w:color="auto"/>
      </w:divBdr>
    </w:div>
    <w:div w:id="1027605758">
      <w:bodyDiv w:val="1"/>
      <w:marLeft w:val="0"/>
      <w:marRight w:val="0"/>
      <w:marTop w:val="0"/>
      <w:marBottom w:val="0"/>
      <w:divBdr>
        <w:top w:val="none" w:sz="0" w:space="0" w:color="auto"/>
        <w:left w:val="none" w:sz="0" w:space="0" w:color="auto"/>
        <w:bottom w:val="none" w:sz="0" w:space="0" w:color="auto"/>
        <w:right w:val="none" w:sz="0" w:space="0" w:color="auto"/>
      </w:divBdr>
    </w:div>
    <w:div w:id="1031689041">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37585409">
      <w:bodyDiv w:val="1"/>
      <w:marLeft w:val="0"/>
      <w:marRight w:val="0"/>
      <w:marTop w:val="0"/>
      <w:marBottom w:val="0"/>
      <w:divBdr>
        <w:top w:val="none" w:sz="0" w:space="0" w:color="auto"/>
        <w:left w:val="none" w:sz="0" w:space="0" w:color="auto"/>
        <w:bottom w:val="none" w:sz="0" w:space="0" w:color="auto"/>
        <w:right w:val="none" w:sz="0" w:space="0" w:color="auto"/>
      </w:divBdr>
    </w:div>
    <w:div w:id="1039816825">
      <w:bodyDiv w:val="1"/>
      <w:marLeft w:val="0"/>
      <w:marRight w:val="0"/>
      <w:marTop w:val="0"/>
      <w:marBottom w:val="0"/>
      <w:divBdr>
        <w:top w:val="none" w:sz="0" w:space="0" w:color="auto"/>
        <w:left w:val="none" w:sz="0" w:space="0" w:color="auto"/>
        <w:bottom w:val="none" w:sz="0" w:space="0" w:color="auto"/>
        <w:right w:val="none" w:sz="0" w:space="0" w:color="auto"/>
      </w:divBdr>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67193502">
      <w:bodyDiv w:val="1"/>
      <w:marLeft w:val="0"/>
      <w:marRight w:val="0"/>
      <w:marTop w:val="0"/>
      <w:marBottom w:val="0"/>
      <w:divBdr>
        <w:top w:val="none" w:sz="0" w:space="0" w:color="auto"/>
        <w:left w:val="none" w:sz="0" w:space="0" w:color="auto"/>
        <w:bottom w:val="none" w:sz="0" w:space="0" w:color="auto"/>
        <w:right w:val="none" w:sz="0" w:space="0" w:color="auto"/>
      </w:divBdr>
    </w:div>
    <w:div w:id="1074158839">
      <w:bodyDiv w:val="1"/>
      <w:marLeft w:val="0"/>
      <w:marRight w:val="0"/>
      <w:marTop w:val="0"/>
      <w:marBottom w:val="0"/>
      <w:divBdr>
        <w:top w:val="none" w:sz="0" w:space="0" w:color="auto"/>
        <w:left w:val="none" w:sz="0" w:space="0" w:color="auto"/>
        <w:bottom w:val="none" w:sz="0" w:space="0" w:color="auto"/>
        <w:right w:val="none" w:sz="0" w:space="0" w:color="auto"/>
      </w:divBdr>
    </w:div>
    <w:div w:id="1079055181">
      <w:bodyDiv w:val="1"/>
      <w:marLeft w:val="0"/>
      <w:marRight w:val="0"/>
      <w:marTop w:val="0"/>
      <w:marBottom w:val="0"/>
      <w:divBdr>
        <w:top w:val="none" w:sz="0" w:space="0" w:color="auto"/>
        <w:left w:val="none" w:sz="0" w:space="0" w:color="auto"/>
        <w:bottom w:val="none" w:sz="0" w:space="0" w:color="auto"/>
        <w:right w:val="none" w:sz="0" w:space="0" w:color="auto"/>
      </w:divBdr>
    </w:div>
    <w:div w:id="1089153794">
      <w:bodyDiv w:val="1"/>
      <w:marLeft w:val="0"/>
      <w:marRight w:val="0"/>
      <w:marTop w:val="0"/>
      <w:marBottom w:val="0"/>
      <w:divBdr>
        <w:top w:val="none" w:sz="0" w:space="0" w:color="auto"/>
        <w:left w:val="none" w:sz="0" w:space="0" w:color="auto"/>
        <w:bottom w:val="none" w:sz="0" w:space="0" w:color="auto"/>
        <w:right w:val="none" w:sz="0" w:space="0" w:color="auto"/>
      </w:divBdr>
    </w:div>
    <w:div w:id="1116019987">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47698879">
      <w:bodyDiv w:val="1"/>
      <w:marLeft w:val="0"/>
      <w:marRight w:val="0"/>
      <w:marTop w:val="0"/>
      <w:marBottom w:val="0"/>
      <w:divBdr>
        <w:top w:val="none" w:sz="0" w:space="0" w:color="auto"/>
        <w:left w:val="none" w:sz="0" w:space="0" w:color="auto"/>
        <w:bottom w:val="none" w:sz="0" w:space="0" w:color="auto"/>
        <w:right w:val="none" w:sz="0" w:space="0" w:color="auto"/>
      </w:divBdr>
    </w:div>
    <w:div w:id="1147864516">
      <w:bodyDiv w:val="1"/>
      <w:marLeft w:val="0"/>
      <w:marRight w:val="0"/>
      <w:marTop w:val="0"/>
      <w:marBottom w:val="0"/>
      <w:divBdr>
        <w:top w:val="none" w:sz="0" w:space="0" w:color="auto"/>
        <w:left w:val="none" w:sz="0" w:space="0" w:color="auto"/>
        <w:bottom w:val="none" w:sz="0" w:space="0" w:color="auto"/>
        <w:right w:val="none" w:sz="0" w:space="0" w:color="auto"/>
      </w:divBdr>
    </w:div>
    <w:div w:id="1149982661">
      <w:bodyDiv w:val="1"/>
      <w:marLeft w:val="0"/>
      <w:marRight w:val="0"/>
      <w:marTop w:val="0"/>
      <w:marBottom w:val="0"/>
      <w:divBdr>
        <w:top w:val="none" w:sz="0" w:space="0" w:color="auto"/>
        <w:left w:val="none" w:sz="0" w:space="0" w:color="auto"/>
        <w:bottom w:val="none" w:sz="0" w:space="0" w:color="auto"/>
        <w:right w:val="none" w:sz="0" w:space="0" w:color="auto"/>
      </w:divBdr>
    </w:div>
    <w:div w:id="1153645297">
      <w:bodyDiv w:val="1"/>
      <w:marLeft w:val="0"/>
      <w:marRight w:val="0"/>
      <w:marTop w:val="0"/>
      <w:marBottom w:val="0"/>
      <w:divBdr>
        <w:top w:val="none" w:sz="0" w:space="0" w:color="auto"/>
        <w:left w:val="none" w:sz="0" w:space="0" w:color="auto"/>
        <w:bottom w:val="none" w:sz="0" w:space="0" w:color="auto"/>
        <w:right w:val="none" w:sz="0" w:space="0" w:color="auto"/>
      </w:divBdr>
    </w:div>
    <w:div w:id="1158812652">
      <w:bodyDiv w:val="1"/>
      <w:marLeft w:val="0"/>
      <w:marRight w:val="0"/>
      <w:marTop w:val="0"/>
      <w:marBottom w:val="0"/>
      <w:divBdr>
        <w:top w:val="none" w:sz="0" w:space="0" w:color="auto"/>
        <w:left w:val="none" w:sz="0" w:space="0" w:color="auto"/>
        <w:bottom w:val="none" w:sz="0" w:space="0" w:color="auto"/>
        <w:right w:val="none" w:sz="0" w:space="0" w:color="auto"/>
      </w:divBdr>
    </w:div>
    <w:div w:id="1164474661">
      <w:bodyDiv w:val="1"/>
      <w:marLeft w:val="0"/>
      <w:marRight w:val="0"/>
      <w:marTop w:val="0"/>
      <w:marBottom w:val="0"/>
      <w:divBdr>
        <w:top w:val="none" w:sz="0" w:space="0" w:color="auto"/>
        <w:left w:val="none" w:sz="0" w:space="0" w:color="auto"/>
        <w:bottom w:val="none" w:sz="0" w:space="0" w:color="auto"/>
        <w:right w:val="none" w:sz="0" w:space="0" w:color="auto"/>
      </w:divBdr>
    </w:div>
    <w:div w:id="1167401420">
      <w:bodyDiv w:val="1"/>
      <w:marLeft w:val="0"/>
      <w:marRight w:val="0"/>
      <w:marTop w:val="0"/>
      <w:marBottom w:val="0"/>
      <w:divBdr>
        <w:top w:val="none" w:sz="0" w:space="0" w:color="auto"/>
        <w:left w:val="none" w:sz="0" w:space="0" w:color="auto"/>
        <w:bottom w:val="none" w:sz="0" w:space="0" w:color="auto"/>
        <w:right w:val="none" w:sz="0" w:space="0" w:color="auto"/>
      </w:divBdr>
    </w:div>
    <w:div w:id="1189298548">
      <w:bodyDiv w:val="1"/>
      <w:marLeft w:val="0"/>
      <w:marRight w:val="0"/>
      <w:marTop w:val="0"/>
      <w:marBottom w:val="0"/>
      <w:divBdr>
        <w:top w:val="none" w:sz="0" w:space="0" w:color="auto"/>
        <w:left w:val="none" w:sz="0" w:space="0" w:color="auto"/>
        <w:bottom w:val="none" w:sz="0" w:space="0" w:color="auto"/>
        <w:right w:val="none" w:sz="0" w:space="0" w:color="auto"/>
      </w:divBdr>
    </w:div>
    <w:div w:id="1193768639">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197235483">
      <w:bodyDiv w:val="1"/>
      <w:marLeft w:val="0"/>
      <w:marRight w:val="0"/>
      <w:marTop w:val="0"/>
      <w:marBottom w:val="0"/>
      <w:divBdr>
        <w:top w:val="none" w:sz="0" w:space="0" w:color="auto"/>
        <w:left w:val="none" w:sz="0" w:space="0" w:color="auto"/>
        <w:bottom w:val="none" w:sz="0" w:space="0" w:color="auto"/>
        <w:right w:val="none" w:sz="0" w:space="0" w:color="auto"/>
      </w:divBdr>
    </w:div>
    <w:div w:id="1202981653">
      <w:bodyDiv w:val="1"/>
      <w:marLeft w:val="0"/>
      <w:marRight w:val="0"/>
      <w:marTop w:val="0"/>
      <w:marBottom w:val="0"/>
      <w:divBdr>
        <w:top w:val="none" w:sz="0" w:space="0" w:color="auto"/>
        <w:left w:val="none" w:sz="0" w:space="0" w:color="auto"/>
        <w:bottom w:val="none" w:sz="0" w:space="0" w:color="auto"/>
        <w:right w:val="none" w:sz="0" w:space="0" w:color="auto"/>
      </w:divBdr>
    </w:div>
    <w:div w:id="12134226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22785904">
      <w:bodyDiv w:val="1"/>
      <w:marLeft w:val="0"/>
      <w:marRight w:val="0"/>
      <w:marTop w:val="0"/>
      <w:marBottom w:val="0"/>
      <w:divBdr>
        <w:top w:val="none" w:sz="0" w:space="0" w:color="auto"/>
        <w:left w:val="none" w:sz="0" w:space="0" w:color="auto"/>
        <w:bottom w:val="none" w:sz="0" w:space="0" w:color="auto"/>
        <w:right w:val="none" w:sz="0" w:space="0" w:color="auto"/>
      </w:divBdr>
    </w:div>
    <w:div w:id="1229879520">
      <w:bodyDiv w:val="1"/>
      <w:marLeft w:val="0"/>
      <w:marRight w:val="0"/>
      <w:marTop w:val="0"/>
      <w:marBottom w:val="0"/>
      <w:divBdr>
        <w:top w:val="none" w:sz="0" w:space="0" w:color="auto"/>
        <w:left w:val="none" w:sz="0" w:space="0" w:color="auto"/>
        <w:bottom w:val="none" w:sz="0" w:space="0" w:color="auto"/>
        <w:right w:val="none" w:sz="0" w:space="0" w:color="auto"/>
      </w:divBdr>
    </w:div>
    <w:div w:id="1229921426">
      <w:bodyDiv w:val="1"/>
      <w:marLeft w:val="0"/>
      <w:marRight w:val="0"/>
      <w:marTop w:val="0"/>
      <w:marBottom w:val="0"/>
      <w:divBdr>
        <w:top w:val="none" w:sz="0" w:space="0" w:color="auto"/>
        <w:left w:val="none" w:sz="0" w:space="0" w:color="auto"/>
        <w:bottom w:val="none" w:sz="0" w:space="0" w:color="auto"/>
        <w:right w:val="none" w:sz="0" w:space="0" w:color="auto"/>
      </w:divBdr>
    </w:div>
    <w:div w:id="1235778825">
      <w:bodyDiv w:val="1"/>
      <w:marLeft w:val="0"/>
      <w:marRight w:val="0"/>
      <w:marTop w:val="0"/>
      <w:marBottom w:val="0"/>
      <w:divBdr>
        <w:top w:val="none" w:sz="0" w:space="0" w:color="auto"/>
        <w:left w:val="none" w:sz="0" w:space="0" w:color="auto"/>
        <w:bottom w:val="none" w:sz="0" w:space="0" w:color="auto"/>
        <w:right w:val="none" w:sz="0" w:space="0" w:color="auto"/>
      </w:divBdr>
    </w:div>
    <w:div w:id="1265259398">
      <w:bodyDiv w:val="1"/>
      <w:marLeft w:val="0"/>
      <w:marRight w:val="0"/>
      <w:marTop w:val="0"/>
      <w:marBottom w:val="0"/>
      <w:divBdr>
        <w:top w:val="none" w:sz="0" w:space="0" w:color="auto"/>
        <w:left w:val="none" w:sz="0" w:space="0" w:color="auto"/>
        <w:bottom w:val="none" w:sz="0" w:space="0" w:color="auto"/>
        <w:right w:val="none" w:sz="0" w:space="0" w:color="auto"/>
      </w:divBdr>
    </w:div>
    <w:div w:id="1305084569">
      <w:bodyDiv w:val="1"/>
      <w:marLeft w:val="0"/>
      <w:marRight w:val="0"/>
      <w:marTop w:val="0"/>
      <w:marBottom w:val="0"/>
      <w:divBdr>
        <w:top w:val="none" w:sz="0" w:space="0" w:color="auto"/>
        <w:left w:val="none" w:sz="0" w:space="0" w:color="auto"/>
        <w:bottom w:val="none" w:sz="0" w:space="0" w:color="auto"/>
        <w:right w:val="none" w:sz="0" w:space="0" w:color="auto"/>
      </w:divBdr>
    </w:div>
    <w:div w:id="1306088885">
      <w:bodyDiv w:val="1"/>
      <w:marLeft w:val="0"/>
      <w:marRight w:val="0"/>
      <w:marTop w:val="0"/>
      <w:marBottom w:val="0"/>
      <w:divBdr>
        <w:top w:val="none" w:sz="0" w:space="0" w:color="auto"/>
        <w:left w:val="none" w:sz="0" w:space="0" w:color="auto"/>
        <w:bottom w:val="none" w:sz="0" w:space="0" w:color="auto"/>
        <w:right w:val="none" w:sz="0" w:space="0" w:color="auto"/>
      </w:divBdr>
    </w:div>
    <w:div w:id="1309704125">
      <w:bodyDiv w:val="1"/>
      <w:marLeft w:val="0"/>
      <w:marRight w:val="0"/>
      <w:marTop w:val="0"/>
      <w:marBottom w:val="0"/>
      <w:divBdr>
        <w:top w:val="none" w:sz="0" w:space="0" w:color="auto"/>
        <w:left w:val="none" w:sz="0" w:space="0" w:color="auto"/>
        <w:bottom w:val="none" w:sz="0" w:space="0" w:color="auto"/>
        <w:right w:val="none" w:sz="0" w:space="0" w:color="auto"/>
      </w:divBdr>
      <w:divsChild>
        <w:div w:id="1163205139">
          <w:marLeft w:val="0"/>
          <w:marRight w:val="0"/>
          <w:marTop w:val="0"/>
          <w:marBottom w:val="0"/>
          <w:divBdr>
            <w:top w:val="none" w:sz="0" w:space="0" w:color="auto"/>
            <w:left w:val="none" w:sz="0" w:space="0" w:color="auto"/>
            <w:bottom w:val="none" w:sz="0" w:space="0" w:color="auto"/>
            <w:right w:val="none" w:sz="0" w:space="0" w:color="auto"/>
          </w:divBdr>
          <w:divsChild>
            <w:div w:id="1950893883">
              <w:marLeft w:val="0"/>
              <w:marRight w:val="0"/>
              <w:marTop w:val="0"/>
              <w:marBottom w:val="0"/>
              <w:divBdr>
                <w:top w:val="none" w:sz="0" w:space="0" w:color="auto"/>
                <w:left w:val="none" w:sz="0" w:space="0" w:color="auto"/>
                <w:bottom w:val="none" w:sz="0" w:space="0" w:color="auto"/>
                <w:right w:val="none" w:sz="0" w:space="0" w:color="auto"/>
              </w:divBdr>
              <w:divsChild>
                <w:div w:id="7507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590041">
      <w:bodyDiv w:val="1"/>
      <w:marLeft w:val="0"/>
      <w:marRight w:val="0"/>
      <w:marTop w:val="0"/>
      <w:marBottom w:val="0"/>
      <w:divBdr>
        <w:top w:val="none" w:sz="0" w:space="0" w:color="auto"/>
        <w:left w:val="none" w:sz="0" w:space="0" w:color="auto"/>
        <w:bottom w:val="none" w:sz="0" w:space="0" w:color="auto"/>
        <w:right w:val="none" w:sz="0" w:space="0" w:color="auto"/>
      </w:divBdr>
    </w:div>
    <w:div w:id="1332834183">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395809645">
      <w:bodyDiv w:val="1"/>
      <w:marLeft w:val="0"/>
      <w:marRight w:val="0"/>
      <w:marTop w:val="0"/>
      <w:marBottom w:val="0"/>
      <w:divBdr>
        <w:top w:val="none" w:sz="0" w:space="0" w:color="auto"/>
        <w:left w:val="none" w:sz="0" w:space="0" w:color="auto"/>
        <w:bottom w:val="none" w:sz="0" w:space="0" w:color="auto"/>
        <w:right w:val="none" w:sz="0" w:space="0" w:color="auto"/>
      </w:divBdr>
    </w:div>
    <w:div w:id="1396317809">
      <w:bodyDiv w:val="1"/>
      <w:marLeft w:val="0"/>
      <w:marRight w:val="0"/>
      <w:marTop w:val="0"/>
      <w:marBottom w:val="0"/>
      <w:divBdr>
        <w:top w:val="none" w:sz="0" w:space="0" w:color="auto"/>
        <w:left w:val="none" w:sz="0" w:space="0" w:color="auto"/>
        <w:bottom w:val="none" w:sz="0" w:space="0" w:color="auto"/>
        <w:right w:val="none" w:sz="0" w:space="0" w:color="auto"/>
      </w:divBdr>
    </w:div>
    <w:div w:id="1404521591">
      <w:bodyDiv w:val="1"/>
      <w:marLeft w:val="0"/>
      <w:marRight w:val="0"/>
      <w:marTop w:val="0"/>
      <w:marBottom w:val="0"/>
      <w:divBdr>
        <w:top w:val="none" w:sz="0" w:space="0" w:color="auto"/>
        <w:left w:val="none" w:sz="0" w:space="0" w:color="auto"/>
        <w:bottom w:val="none" w:sz="0" w:space="0" w:color="auto"/>
        <w:right w:val="none" w:sz="0" w:space="0" w:color="auto"/>
      </w:divBdr>
    </w:div>
    <w:div w:id="1410229653">
      <w:bodyDiv w:val="1"/>
      <w:marLeft w:val="0"/>
      <w:marRight w:val="0"/>
      <w:marTop w:val="0"/>
      <w:marBottom w:val="0"/>
      <w:divBdr>
        <w:top w:val="none" w:sz="0" w:space="0" w:color="auto"/>
        <w:left w:val="none" w:sz="0" w:space="0" w:color="auto"/>
        <w:bottom w:val="none" w:sz="0" w:space="0" w:color="auto"/>
        <w:right w:val="none" w:sz="0" w:space="0" w:color="auto"/>
      </w:divBdr>
    </w:div>
    <w:div w:id="1416587315">
      <w:bodyDiv w:val="1"/>
      <w:marLeft w:val="0"/>
      <w:marRight w:val="0"/>
      <w:marTop w:val="0"/>
      <w:marBottom w:val="0"/>
      <w:divBdr>
        <w:top w:val="none" w:sz="0" w:space="0" w:color="auto"/>
        <w:left w:val="none" w:sz="0" w:space="0" w:color="auto"/>
        <w:bottom w:val="none" w:sz="0" w:space="0" w:color="auto"/>
        <w:right w:val="none" w:sz="0" w:space="0" w:color="auto"/>
      </w:divBdr>
    </w:div>
    <w:div w:id="1420902656">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38863406">
      <w:bodyDiv w:val="1"/>
      <w:marLeft w:val="0"/>
      <w:marRight w:val="0"/>
      <w:marTop w:val="0"/>
      <w:marBottom w:val="0"/>
      <w:divBdr>
        <w:top w:val="none" w:sz="0" w:space="0" w:color="auto"/>
        <w:left w:val="none" w:sz="0" w:space="0" w:color="auto"/>
        <w:bottom w:val="none" w:sz="0" w:space="0" w:color="auto"/>
        <w:right w:val="none" w:sz="0" w:space="0" w:color="auto"/>
      </w:divBdr>
    </w:div>
    <w:div w:id="1445927181">
      <w:bodyDiv w:val="1"/>
      <w:marLeft w:val="0"/>
      <w:marRight w:val="0"/>
      <w:marTop w:val="0"/>
      <w:marBottom w:val="0"/>
      <w:divBdr>
        <w:top w:val="none" w:sz="0" w:space="0" w:color="auto"/>
        <w:left w:val="none" w:sz="0" w:space="0" w:color="auto"/>
        <w:bottom w:val="none" w:sz="0" w:space="0" w:color="auto"/>
        <w:right w:val="none" w:sz="0" w:space="0" w:color="auto"/>
      </w:divBdr>
    </w:div>
    <w:div w:id="1449356046">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57135723">
      <w:bodyDiv w:val="1"/>
      <w:marLeft w:val="0"/>
      <w:marRight w:val="0"/>
      <w:marTop w:val="0"/>
      <w:marBottom w:val="0"/>
      <w:divBdr>
        <w:top w:val="none" w:sz="0" w:space="0" w:color="auto"/>
        <w:left w:val="none" w:sz="0" w:space="0" w:color="auto"/>
        <w:bottom w:val="none" w:sz="0" w:space="0" w:color="auto"/>
        <w:right w:val="none" w:sz="0" w:space="0" w:color="auto"/>
      </w:divBdr>
    </w:div>
    <w:div w:id="1459102601">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73138615">
      <w:bodyDiv w:val="1"/>
      <w:marLeft w:val="0"/>
      <w:marRight w:val="0"/>
      <w:marTop w:val="0"/>
      <w:marBottom w:val="0"/>
      <w:divBdr>
        <w:top w:val="none" w:sz="0" w:space="0" w:color="auto"/>
        <w:left w:val="none" w:sz="0" w:space="0" w:color="auto"/>
        <w:bottom w:val="none" w:sz="0" w:space="0" w:color="auto"/>
        <w:right w:val="none" w:sz="0" w:space="0" w:color="auto"/>
      </w:divBdr>
    </w:div>
    <w:div w:id="1476722960">
      <w:bodyDiv w:val="1"/>
      <w:marLeft w:val="0"/>
      <w:marRight w:val="0"/>
      <w:marTop w:val="0"/>
      <w:marBottom w:val="0"/>
      <w:divBdr>
        <w:top w:val="none" w:sz="0" w:space="0" w:color="auto"/>
        <w:left w:val="none" w:sz="0" w:space="0" w:color="auto"/>
        <w:bottom w:val="none" w:sz="0" w:space="0" w:color="auto"/>
        <w:right w:val="none" w:sz="0" w:space="0" w:color="auto"/>
      </w:divBdr>
    </w:div>
    <w:div w:id="1479375510">
      <w:bodyDiv w:val="1"/>
      <w:marLeft w:val="0"/>
      <w:marRight w:val="0"/>
      <w:marTop w:val="0"/>
      <w:marBottom w:val="0"/>
      <w:divBdr>
        <w:top w:val="none" w:sz="0" w:space="0" w:color="auto"/>
        <w:left w:val="none" w:sz="0" w:space="0" w:color="auto"/>
        <w:bottom w:val="none" w:sz="0" w:space="0" w:color="auto"/>
        <w:right w:val="none" w:sz="0" w:space="0" w:color="auto"/>
      </w:divBdr>
    </w:div>
    <w:div w:id="1489008205">
      <w:bodyDiv w:val="1"/>
      <w:marLeft w:val="0"/>
      <w:marRight w:val="0"/>
      <w:marTop w:val="0"/>
      <w:marBottom w:val="0"/>
      <w:divBdr>
        <w:top w:val="none" w:sz="0" w:space="0" w:color="auto"/>
        <w:left w:val="none" w:sz="0" w:space="0" w:color="auto"/>
        <w:bottom w:val="none" w:sz="0" w:space="0" w:color="auto"/>
        <w:right w:val="none" w:sz="0" w:space="0" w:color="auto"/>
      </w:divBdr>
    </w:div>
    <w:div w:id="1507016921">
      <w:bodyDiv w:val="1"/>
      <w:marLeft w:val="0"/>
      <w:marRight w:val="0"/>
      <w:marTop w:val="0"/>
      <w:marBottom w:val="0"/>
      <w:divBdr>
        <w:top w:val="none" w:sz="0" w:space="0" w:color="auto"/>
        <w:left w:val="none" w:sz="0" w:space="0" w:color="auto"/>
        <w:bottom w:val="none" w:sz="0" w:space="0" w:color="auto"/>
        <w:right w:val="none" w:sz="0" w:space="0" w:color="auto"/>
      </w:divBdr>
    </w:div>
    <w:div w:id="1514414693">
      <w:bodyDiv w:val="1"/>
      <w:marLeft w:val="0"/>
      <w:marRight w:val="0"/>
      <w:marTop w:val="0"/>
      <w:marBottom w:val="0"/>
      <w:divBdr>
        <w:top w:val="none" w:sz="0" w:space="0" w:color="auto"/>
        <w:left w:val="none" w:sz="0" w:space="0" w:color="auto"/>
        <w:bottom w:val="none" w:sz="0" w:space="0" w:color="auto"/>
        <w:right w:val="none" w:sz="0" w:space="0" w:color="auto"/>
      </w:divBdr>
    </w:div>
    <w:div w:id="1536190125">
      <w:bodyDiv w:val="1"/>
      <w:marLeft w:val="0"/>
      <w:marRight w:val="0"/>
      <w:marTop w:val="0"/>
      <w:marBottom w:val="0"/>
      <w:divBdr>
        <w:top w:val="none" w:sz="0" w:space="0" w:color="auto"/>
        <w:left w:val="none" w:sz="0" w:space="0" w:color="auto"/>
        <w:bottom w:val="none" w:sz="0" w:space="0" w:color="auto"/>
        <w:right w:val="none" w:sz="0" w:space="0" w:color="auto"/>
      </w:divBdr>
    </w:div>
    <w:div w:id="1557625687">
      <w:bodyDiv w:val="1"/>
      <w:marLeft w:val="0"/>
      <w:marRight w:val="0"/>
      <w:marTop w:val="0"/>
      <w:marBottom w:val="0"/>
      <w:divBdr>
        <w:top w:val="none" w:sz="0" w:space="0" w:color="auto"/>
        <w:left w:val="none" w:sz="0" w:space="0" w:color="auto"/>
        <w:bottom w:val="none" w:sz="0" w:space="0" w:color="auto"/>
        <w:right w:val="none" w:sz="0" w:space="0" w:color="auto"/>
      </w:divBdr>
    </w:div>
    <w:div w:id="1560675855">
      <w:bodyDiv w:val="1"/>
      <w:marLeft w:val="0"/>
      <w:marRight w:val="0"/>
      <w:marTop w:val="0"/>
      <w:marBottom w:val="0"/>
      <w:divBdr>
        <w:top w:val="none" w:sz="0" w:space="0" w:color="auto"/>
        <w:left w:val="none" w:sz="0" w:space="0" w:color="auto"/>
        <w:bottom w:val="none" w:sz="0" w:space="0" w:color="auto"/>
        <w:right w:val="none" w:sz="0" w:space="0" w:color="auto"/>
      </w:divBdr>
    </w:div>
    <w:div w:id="1565026545">
      <w:bodyDiv w:val="1"/>
      <w:marLeft w:val="0"/>
      <w:marRight w:val="0"/>
      <w:marTop w:val="0"/>
      <w:marBottom w:val="0"/>
      <w:divBdr>
        <w:top w:val="none" w:sz="0" w:space="0" w:color="auto"/>
        <w:left w:val="none" w:sz="0" w:space="0" w:color="auto"/>
        <w:bottom w:val="none" w:sz="0" w:space="0" w:color="auto"/>
        <w:right w:val="none" w:sz="0" w:space="0" w:color="auto"/>
      </w:divBdr>
    </w:div>
    <w:div w:id="1565488984">
      <w:bodyDiv w:val="1"/>
      <w:marLeft w:val="0"/>
      <w:marRight w:val="0"/>
      <w:marTop w:val="0"/>
      <w:marBottom w:val="0"/>
      <w:divBdr>
        <w:top w:val="none" w:sz="0" w:space="0" w:color="auto"/>
        <w:left w:val="none" w:sz="0" w:space="0" w:color="auto"/>
        <w:bottom w:val="none" w:sz="0" w:space="0" w:color="auto"/>
        <w:right w:val="none" w:sz="0" w:space="0" w:color="auto"/>
      </w:divBdr>
    </w:div>
    <w:div w:id="1577398019">
      <w:bodyDiv w:val="1"/>
      <w:marLeft w:val="0"/>
      <w:marRight w:val="0"/>
      <w:marTop w:val="0"/>
      <w:marBottom w:val="0"/>
      <w:divBdr>
        <w:top w:val="none" w:sz="0" w:space="0" w:color="auto"/>
        <w:left w:val="none" w:sz="0" w:space="0" w:color="auto"/>
        <w:bottom w:val="none" w:sz="0" w:space="0" w:color="auto"/>
        <w:right w:val="none" w:sz="0" w:space="0" w:color="auto"/>
      </w:divBdr>
    </w:div>
    <w:div w:id="1599214876">
      <w:bodyDiv w:val="1"/>
      <w:marLeft w:val="0"/>
      <w:marRight w:val="0"/>
      <w:marTop w:val="0"/>
      <w:marBottom w:val="0"/>
      <w:divBdr>
        <w:top w:val="none" w:sz="0" w:space="0" w:color="auto"/>
        <w:left w:val="none" w:sz="0" w:space="0" w:color="auto"/>
        <w:bottom w:val="none" w:sz="0" w:space="0" w:color="auto"/>
        <w:right w:val="none" w:sz="0" w:space="0" w:color="auto"/>
      </w:divBdr>
    </w:div>
    <w:div w:id="1613366883">
      <w:bodyDiv w:val="1"/>
      <w:marLeft w:val="0"/>
      <w:marRight w:val="0"/>
      <w:marTop w:val="0"/>
      <w:marBottom w:val="0"/>
      <w:divBdr>
        <w:top w:val="none" w:sz="0" w:space="0" w:color="auto"/>
        <w:left w:val="none" w:sz="0" w:space="0" w:color="auto"/>
        <w:bottom w:val="none" w:sz="0" w:space="0" w:color="auto"/>
        <w:right w:val="none" w:sz="0" w:space="0" w:color="auto"/>
      </w:divBdr>
    </w:div>
    <w:div w:id="1618220782">
      <w:bodyDiv w:val="1"/>
      <w:marLeft w:val="0"/>
      <w:marRight w:val="0"/>
      <w:marTop w:val="0"/>
      <w:marBottom w:val="0"/>
      <w:divBdr>
        <w:top w:val="none" w:sz="0" w:space="0" w:color="auto"/>
        <w:left w:val="none" w:sz="0" w:space="0" w:color="auto"/>
        <w:bottom w:val="none" w:sz="0" w:space="0" w:color="auto"/>
        <w:right w:val="none" w:sz="0" w:space="0" w:color="auto"/>
      </w:divBdr>
    </w:div>
    <w:div w:id="1620918002">
      <w:bodyDiv w:val="1"/>
      <w:marLeft w:val="0"/>
      <w:marRight w:val="0"/>
      <w:marTop w:val="0"/>
      <w:marBottom w:val="0"/>
      <w:divBdr>
        <w:top w:val="none" w:sz="0" w:space="0" w:color="auto"/>
        <w:left w:val="none" w:sz="0" w:space="0" w:color="auto"/>
        <w:bottom w:val="none" w:sz="0" w:space="0" w:color="auto"/>
        <w:right w:val="none" w:sz="0" w:space="0" w:color="auto"/>
      </w:divBdr>
    </w:div>
    <w:div w:id="1632516418">
      <w:bodyDiv w:val="1"/>
      <w:marLeft w:val="0"/>
      <w:marRight w:val="0"/>
      <w:marTop w:val="0"/>
      <w:marBottom w:val="0"/>
      <w:divBdr>
        <w:top w:val="none" w:sz="0" w:space="0" w:color="auto"/>
        <w:left w:val="none" w:sz="0" w:space="0" w:color="auto"/>
        <w:bottom w:val="none" w:sz="0" w:space="0" w:color="auto"/>
        <w:right w:val="none" w:sz="0" w:space="0" w:color="auto"/>
      </w:divBdr>
    </w:div>
    <w:div w:id="1634753914">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06055350">
      <w:bodyDiv w:val="1"/>
      <w:marLeft w:val="0"/>
      <w:marRight w:val="0"/>
      <w:marTop w:val="0"/>
      <w:marBottom w:val="0"/>
      <w:divBdr>
        <w:top w:val="none" w:sz="0" w:space="0" w:color="auto"/>
        <w:left w:val="none" w:sz="0" w:space="0" w:color="auto"/>
        <w:bottom w:val="none" w:sz="0" w:space="0" w:color="auto"/>
        <w:right w:val="none" w:sz="0" w:space="0" w:color="auto"/>
      </w:divBdr>
    </w:div>
    <w:div w:id="1716805959">
      <w:bodyDiv w:val="1"/>
      <w:marLeft w:val="0"/>
      <w:marRight w:val="0"/>
      <w:marTop w:val="0"/>
      <w:marBottom w:val="0"/>
      <w:divBdr>
        <w:top w:val="none" w:sz="0" w:space="0" w:color="auto"/>
        <w:left w:val="none" w:sz="0" w:space="0" w:color="auto"/>
        <w:bottom w:val="none" w:sz="0" w:space="0" w:color="auto"/>
        <w:right w:val="none" w:sz="0" w:space="0" w:color="auto"/>
      </w:divBdr>
    </w:div>
    <w:div w:id="1765878661">
      <w:bodyDiv w:val="1"/>
      <w:marLeft w:val="0"/>
      <w:marRight w:val="0"/>
      <w:marTop w:val="0"/>
      <w:marBottom w:val="0"/>
      <w:divBdr>
        <w:top w:val="none" w:sz="0" w:space="0" w:color="auto"/>
        <w:left w:val="none" w:sz="0" w:space="0" w:color="auto"/>
        <w:bottom w:val="none" w:sz="0" w:space="0" w:color="auto"/>
        <w:right w:val="none" w:sz="0" w:space="0" w:color="auto"/>
      </w:divBdr>
    </w:div>
    <w:div w:id="1773085216">
      <w:bodyDiv w:val="1"/>
      <w:marLeft w:val="0"/>
      <w:marRight w:val="0"/>
      <w:marTop w:val="0"/>
      <w:marBottom w:val="0"/>
      <w:divBdr>
        <w:top w:val="none" w:sz="0" w:space="0" w:color="auto"/>
        <w:left w:val="none" w:sz="0" w:space="0" w:color="auto"/>
        <w:bottom w:val="none" w:sz="0" w:space="0" w:color="auto"/>
        <w:right w:val="none" w:sz="0" w:space="0" w:color="auto"/>
      </w:divBdr>
    </w:div>
    <w:div w:id="1787310306">
      <w:bodyDiv w:val="1"/>
      <w:marLeft w:val="0"/>
      <w:marRight w:val="0"/>
      <w:marTop w:val="0"/>
      <w:marBottom w:val="0"/>
      <w:divBdr>
        <w:top w:val="none" w:sz="0" w:space="0" w:color="auto"/>
        <w:left w:val="none" w:sz="0" w:space="0" w:color="auto"/>
        <w:bottom w:val="none" w:sz="0" w:space="0" w:color="auto"/>
        <w:right w:val="none" w:sz="0" w:space="0" w:color="auto"/>
      </w:divBdr>
    </w:div>
    <w:div w:id="1792045352">
      <w:bodyDiv w:val="1"/>
      <w:marLeft w:val="0"/>
      <w:marRight w:val="0"/>
      <w:marTop w:val="0"/>
      <w:marBottom w:val="0"/>
      <w:divBdr>
        <w:top w:val="none" w:sz="0" w:space="0" w:color="auto"/>
        <w:left w:val="none" w:sz="0" w:space="0" w:color="auto"/>
        <w:bottom w:val="none" w:sz="0" w:space="0" w:color="auto"/>
        <w:right w:val="none" w:sz="0" w:space="0" w:color="auto"/>
      </w:divBdr>
    </w:div>
    <w:div w:id="1793012069">
      <w:bodyDiv w:val="1"/>
      <w:marLeft w:val="0"/>
      <w:marRight w:val="0"/>
      <w:marTop w:val="0"/>
      <w:marBottom w:val="0"/>
      <w:divBdr>
        <w:top w:val="none" w:sz="0" w:space="0" w:color="auto"/>
        <w:left w:val="none" w:sz="0" w:space="0" w:color="auto"/>
        <w:bottom w:val="none" w:sz="0" w:space="0" w:color="auto"/>
        <w:right w:val="none" w:sz="0" w:space="0" w:color="auto"/>
      </w:divBdr>
    </w:div>
    <w:div w:id="1793862251">
      <w:bodyDiv w:val="1"/>
      <w:marLeft w:val="0"/>
      <w:marRight w:val="0"/>
      <w:marTop w:val="0"/>
      <w:marBottom w:val="0"/>
      <w:divBdr>
        <w:top w:val="none" w:sz="0" w:space="0" w:color="auto"/>
        <w:left w:val="none" w:sz="0" w:space="0" w:color="auto"/>
        <w:bottom w:val="none" w:sz="0" w:space="0" w:color="auto"/>
        <w:right w:val="none" w:sz="0" w:space="0" w:color="auto"/>
      </w:divBdr>
    </w:div>
    <w:div w:id="179775023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52453197">
      <w:bodyDiv w:val="1"/>
      <w:marLeft w:val="0"/>
      <w:marRight w:val="0"/>
      <w:marTop w:val="0"/>
      <w:marBottom w:val="0"/>
      <w:divBdr>
        <w:top w:val="none" w:sz="0" w:space="0" w:color="auto"/>
        <w:left w:val="none" w:sz="0" w:space="0" w:color="auto"/>
        <w:bottom w:val="none" w:sz="0" w:space="0" w:color="auto"/>
        <w:right w:val="none" w:sz="0" w:space="0" w:color="auto"/>
      </w:divBdr>
    </w:div>
    <w:div w:id="1855875410">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87060701">
      <w:bodyDiv w:val="1"/>
      <w:marLeft w:val="0"/>
      <w:marRight w:val="0"/>
      <w:marTop w:val="0"/>
      <w:marBottom w:val="0"/>
      <w:divBdr>
        <w:top w:val="none" w:sz="0" w:space="0" w:color="auto"/>
        <w:left w:val="none" w:sz="0" w:space="0" w:color="auto"/>
        <w:bottom w:val="none" w:sz="0" w:space="0" w:color="auto"/>
        <w:right w:val="none" w:sz="0" w:space="0" w:color="auto"/>
      </w:divBdr>
    </w:div>
    <w:div w:id="1892958888">
      <w:bodyDiv w:val="1"/>
      <w:marLeft w:val="0"/>
      <w:marRight w:val="0"/>
      <w:marTop w:val="0"/>
      <w:marBottom w:val="0"/>
      <w:divBdr>
        <w:top w:val="none" w:sz="0" w:space="0" w:color="auto"/>
        <w:left w:val="none" w:sz="0" w:space="0" w:color="auto"/>
        <w:bottom w:val="none" w:sz="0" w:space="0" w:color="auto"/>
        <w:right w:val="none" w:sz="0" w:space="0" w:color="auto"/>
      </w:divBdr>
    </w:div>
    <w:div w:id="1901557374">
      <w:bodyDiv w:val="1"/>
      <w:marLeft w:val="0"/>
      <w:marRight w:val="0"/>
      <w:marTop w:val="0"/>
      <w:marBottom w:val="0"/>
      <w:divBdr>
        <w:top w:val="none" w:sz="0" w:space="0" w:color="auto"/>
        <w:left w:val="none" w:sz="0" w:space="0" w:color="auto"/>
        <w:bottom w:val="none" w:sz="0" w:space="0" w:color="auto"/>
        <w:right w:val="none" w:sz="0" w:space="0" w:color="auto"/>
      </w:divBdr>
    </w:div>
    <w:div w:id="1908950105">
      <w:bodyDiv w:val="1"/>
      <w:marLeft w:val="0"/>
      <w:marRight w:val="0"/>
      <w:marTop w:val="0"/>
      <w:marBottom w:val="0"/>
      <w:divBdr>
        <w:top w:val="none" w:sz="0" w:space="0" w:color="auto"/>
        <w:left w:val="none" w:sz="0" w:space="0" w:color="auto"/>
        <w:bottom w:val="none" w:sz="0" w:space="0" w:color="auto"/>
        <w:right w:val="none" w:sz="0" w:space="0" w:color="auto"/>
      </w:divBdr>
    </w:div>
    <w:div w:id="1910193409">
      <w:bodyDiv w:val="1"/>
      <w:marLeft w:val="0"/>
      <w:marRight w:val="0"/>
      <w:marTop w:val="0"/>
      <w:marBottom w:val="0"/>
      <w:divBdr>
        <w:top w:val="none" w:sz="0" w:space="0" w:color="auto"/>
        <w:left w:val="none" w:sz="0" w:space="0" w:color="auto"/>
        <w:bottom w:val="none" w:sz="0" w:space="0" w:color="auto"/>
        <w:right w:val="none" w:sz="0" w:space="0" w:color="auto"/>
      </w:divBdr>
    </w:div>
    <w:div w:id="1912079584">
      <w:bodyDiv w:val="1"/>
      <w:marLeft w:val="0"/>
      <w:marRight w:val="0"/>
      <w:marTop w:val="0"/>
      <w:marBottom w:val="0"/>
      <w:divBdr>
        <w:top w:val="none" w:sz="0" w:space="0" w:color="auto"/>
        <w:left w:val="none" w:sz="0" w:space="0" w:color="auto"/>
        <w:bottom w:val="none" w:sz="0" w:space="0" w:color="auto"/>
        <w:right w:val="none" w:sz="0" w:space="0" w:color="auto"/>
      </w:divBdr>
    </w:div>
    <w:div w:id="1915309845">
      <w:bodyDiv w:val="1"/>
      <w:marLeft w:val="0"/>
      <w:marRight w:val="0"/>
      <w:marTop w:val="0"/>
      <w:marBottom w:val="0"/>
      <w:divBdr>
        <w:top w:val="none" w:sz="0" w:space="0" w:color="auto"/>
        <w:left w:val="none" w:sz="0" w:space="0" w:color="auto"/>
        <w:bottom w:val="none" w:sz="0" w:space="0" w:color="auto"/>
        <w:right w:val="none" w:sz="0" w:space="0" w:color="auto"/>
      </w:divBdr>
    </w:div>
    <w:div w:id="1917006608">
      <w:bodyDiv w:val="1"/>
      <w:marLeft w:val="0"/>
      <w:marRight w:val="0"/>
      <w:marTop w:val="0"/>
      <w:marBottom w:val="0"/>
      <w:divBdr>
        <w:top w:val="none" w:sz="0" w:space="0" w:color="auto"/>
        <w:left w:val="none" w:sz="0" w:space="0" w:color="auto"/>
        <w:bottom w:val="none" w:sz="0" w:space="0" w:color="auto"/>
        <w:right w:val="none" w:sz="0" w:space="0" w:color="auto"/>
      </w:divBdr>
    </w:div>
    <w:div w:id="1918829214">
      <w:bodyDiv w:val="1"/>
      <w:marLeft w:val="0"/>
      <w:marRight w:val="0"/>
      <w:marTop w:val="0"/>
      <w:marBottom w:val="0"/>
      <w:divBdr>
        <w:top w:val="none" w:sz="0" w:space="0" w:color="auto"/>
        <w:left w:val="none" w:sz="0" w:space="0" w:color="auto"/>
        <w:bottom w:val="none" w:sz="0" w:space="0" w:color="auto"/>
        <w:right w:val="none" w:sz="0" w:space="0" w:color="auto"/>
      </w:divBdr>
    </w:div>
    <w:div w:id="1924142192">
      <w:bodyDiv w:val="1"/>
      <w:marLeft w:val="0"/>
      <w:marRight w:val="0"/>
      <w:marTop w:val="0"/>
      <w:marBottom w:val="0"/>
      <w:divBdr>
        <w:top w:val="none" w:sz="0" w:space="0" w:color="auto"/>
        <w:left w:val="none" w:sz="0" w:space="0" w:color="auto"/>
        <w:bottom w:val="none" w:sz="0" w:space="0" w:color="auto"/>
        <w:right w:val="none" w:sz="0" w:space="0" w:color="auto"/>
      </w:divBdr>
    </w:div>
    <w:div w:id="1924562433">
      <w:bodyDiv w:val="1"/>
      <w:marLeft w:val="0"/>
      <w:marRight w:val="0"/>
      <w:marTop w:val="0"/>
      <w:marBottom w:val="0"/>
      <w:divBdr>
        <w:top w:val="none" w:sz="0" w:space="0" w:color="auto"/>
        <w:left w:val="none" w:sz="0" w:space="0" w:color="auto"/>
        <w:bottom w:val="none" w:sz="0" w:space="0" w:color="auto"/>
        <w:right w:val="none" w:sz="0" w:space="0" w:color="auto"/>
      </w:divBdr>
    </w:div>
    <w:div w:id="1939675909">
      <w:bodyDiv w:val="1"/>
      <w:marLeft w:val="0"/>
      <w:marRight w:val="0"/>
      <w:marTop w:val="0"/>
      <w:marBottom w:val="0"/>
      <w:divBdr>
        <w:top w:val="none" w:sz="0" w:space="0" w:color="auto"/>
        <w:left w:val="none" w:sz="0" w:space="0" w:color="auto"/>
        <w:bottom w:val="none" w:sz="0" w:space="0" w:color="auto"/>
        <w:right w:val="none" w:sz="0" w:space="0" w:color="auto"/>
      </w:divBdr>
    </w:div>
    <w:div w:id="1946686726">
      <w:bodyDiv w:val="1"/>
      <w:marLeft w:val="0"/>
      <w:marRight w:val="0"/>
      <w:marTop w:val="0"/>
      <w:marBottom w:val="0"/>
      <w:divBdr>
        <w:top w:val="none" w:sz="0" w:space="0" w:color="auto"/>
        <w:left w:val="none" w:sz="0" w:space="0" w:color="auto"/>
        <w:bottom w:val="none" w:sz="0" w:space="0" w:color="auto"/>
        <w:right w:val="none" w:sz="0" w:space="0" w:color="auto"/>
      </w:divBdr>
    </w:div>
    <w:div w:id="1961524947">
      <w:bodyDiv w:val="1"/>
      <w:marLeft w:val="0"/>
      <w:marRight w:val="0"/>
      <w:marTop w:val="0"/>
      <w:marBottom w:val="0"/>
      <w:divBdr>
        <w:top w:val="none" w:sz="0" w:space="0" w:color="auto"/>
        <w:left w:val="none" w:sz="0" w:space="0" w:color="auto"/>
        <w:bottom w:val="none" w:sz="0" w:space="0" w:color="auto"/>
        <w:right w:val="none" w:sz="0" w:space="0" w:color="auto"/>
      </w:divBdr>
      <w:divsChild>
        <w:div w:id="1506819419">
          <w:marLeft w:val="0"/>
          <w:marRight w:val="0"/>
          <w:marTop w:val="0"/>
          <w:marBottom w:val="0"/>
          <w:divBdr>
            <w:top w:val="none" w:sz="0" w:space="0" w:color="auto"/>
            <w:left w:val="none" w:sz="0" w:space="0" w:color="auto"/>
            <w:bottom w:val="none" w:sz="0" w:space="0" w:color="auto"/>
            <w:right w:val="none" w:sz="0" w:space="0" w:color="auto"/>
          </w:divBdr>
          <w:divsChild>
            <w:div w:id="188571550">
              <w:marLeft w:val="0"/>
              <w:marRight w:val="0"/>
              <w:marTop w:val="0"/>
              <w:marBottom w:val="0"/>
              <w:divBdr>
                <w:top w:val="none" w:sz="0" w:space="0" w:color="auto"/>
                <w:left w:val="none" w:sz="0" w:space="0" w:color="auto"/>
                <w:bottom w:val="none" w:sz="0" w:space="0" w:color="auto"/>
                <w:right w:val="none" w:sz="0" w:space="0" w:color="auto"/>
              </w:divBdr>
              <w:divsChild>
                <w:div w:id="18818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67653">
      <w:bodyDiv w:val="1"/>
      <w:marLeft w:val="0"/>
      <w:marRight w:val="0"/>
      <w:marTop w:val="0"/>
      <w:marBottom w:val="0"/>
      <w:divBdr>
        <w:top w:val="none" w:sz="0" w:space="0" w:color="auto"/>
        <w:left w:val="none" w:sz="0" w:space="0" w:color="auto"/>
        <w:bottom w:val="none" w:sz="0" w:space="0" w:color="auto"/>
        <w:right w:val="none" w:sz="0" w:space="0" w:color="auto"/>
      </w:divBdr>
    </w:div>
    <w:div w:id="2032104835">
      <w:bodyDiv w:val="1"/>
      <w:marLeft w:val="0"/>
      <w:marRight w:val="0"/>
      <w:marTop w:val="0"/>
      <w:marBottom w:val="0"/>
      <w:divBdr>
        <w:top w:val="none" w:sz="0" w:space="0" w:color="auto"/>
        <w:left w:val="none" w:sz="0" w:space="0" w:color="auto"/>
        <w:bottom w:val="none" w:sz="0" w:space="0" w:color="auto"/>
        <w:right w:val="none" w:sz="0" w:space="0" w:color="auto"/>
      </w:divBdr>
    </w:div>
    <w:div w:id="2042778516">
      <w:bodyDiv w:val="1"/>
      <w:marLeft w:val="0"/>
      <w:marRight w:val="0"/>
      <w:marTop w:val="0"/>
      <w:marBottom w:val="0"/>
      <w:divBdr>
        <w:top w:val="none" w:sz="0" w:space="0" w:color="auto"/>
        <w:left w:val="none" w:sz="0" w:space="0" w:color="auto"/>
        <w:bottom w:val="none" w:sz="0" w:space="0" w:color="auto"/>
        <w:right w:val="none" w:sz="0" w:space="0" w:color="auto"/>
      </w:divBdr>
    </w:div>
    <w:div w:id="2059430593">
      <w:bodyDiv w:val="1"/>
      <w:marLeft w:val="0"/>
      <w:marRight w:val="0"/>
      <w:marTop w:val="0"/>
      <w:marBottom w:val="0"/>
      <w:divBdr>
        <w:top w:val="none" w:sz="0" w:space="0" w:color="auto"/>
        <w:left w:val="none" w:sz="0" w:space="0" w:color="auto"/>
        <w:bottom w:val="none" w:sz="0" w:space="0" w:color="auto"/>
        <w:right w:val="none" w:sz="0" w:space="0" w:color="auto"/>
      </w:divBdr>
    </w:div>
    <w:div w:id="2065564978">
      <w:bodyDiv w:val="1"/>
      <w:marLeft w:val="0"/>
      <w:marRight w:val="0"/>
      <w:marTop w:val="0"/>
      <w:marBottom w:val="0"/>
      <w:divBdr>
        <w:top w:val="none" w:sz="0" w:space="0" w:color="auto"/>
        <w:left w:val="none" w:sz="0" w:space="0" w:color="auto"/>
        <w:bottom w:val="none" w:sz="0" w:space="0" w:color="auto"/>
        <w:right w:val="none" w:sz="0" w:space="0" w:color="auto"/>
      </w:divBdr>
    </w:div>
    <w:div w:id="2068185995">
      <w:bodyDiv w:val="1"/>
      <w:marLeft w:val="0"/>
      <w:marRight w:val="0"/>
      <w:marTop w:val="0"/>
      <w:marBottom w:val="0"/>
      <w:divBdr>
        <w:top w:val="none" w:sz="0" w:space="0" w:color="auto"/>
        <w:left w:val="none" w:sz="0" w:space="0" w:color="auto"/>
        <w:bottom w:val="none" w:sz="0" w:space="0" w:color="auto"/>
        <w:right w:val="none" w:sz="0" w:space="0" w:color="auto"/>
      </w:divBdr>
    </w:div>
    <w:div w:id="2087729484">
      <w:bodyDiv w:val="1"/>
      <w:marLeft w:val="0"/>
      <w:marRight w:val="0"/>
      <w:marTop w:val="0"/>
      <w:marBottom w:val="0"/>
      <w:divBdr>
        <w:top w:val="none" w:sz="0" w:space="0" w:color="auto"/>
        <w:left w:val="none" w:sz="0" w:space="0" w:color="auto"/>
        <w:bottom w:val="none" w:sz="0" w:space="0" w:color="auto"/>
        <w:right w:val="none" w:sz="0" w:space="0" w:color="auto"/>
      </w:divBdr>
    </w:div>
    <w:div w:id="2089844134">
      <w:bodyDiv w:val="1"/>
      <w:marLeft w:val="0"/>
      <w:marRight w:val="0"/>
      <w:marTop w:val="0"/>
      <w:marBottom w:val="0"/>
      <w:divBdr>
        <w:top w:val="none" w:sz="0" w:space="0" w:color="auto"/>
        <w:left w:val="none" w:sz="0" w:space="0" w:color="auto"/>
        <w:bottom w:val="none" w:sz="0" w:space="0" w:color="auto"/>
        <w:right w:val="none" w:sz="0" w:space="0" w:color="auto"/>
      </w:divBdr>
    </w:div>
    <w:div w:id="2101102269">
      <w:bodyDiv w:val="1"/>
      <w:marLeft w:val="0"/>
      <w:marRight w:val="0"/>
      <w:marTop w:val="0"/>
      <w:marBottom w:val="0"/>
      <w:divBdr>
        <w:top w:val="none" w:sz="0" w:space="0" w:color="auto"/>
        <w:left w:val="none" w:sz="0" w:space="0" w:color="auto"/>
        <w:bottom w:val="none" w:sz="0" w:space="0" w:color="auto"/>
        <w:right w:val="none" w:sz="0" w:space="0" w:color="auto"/>
      </w:divBdr>
    </w:div>
    <w:div w:id="2114327008">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1297302">
      <w:bodyDiv w:val="1"/>
      <w:marLeft w:val="0"/>
      <w:marRight w:val="0"/>
      <w:marTop w:val="0"/>
      <w:marBottom w:val="0"/>
      <w:divBdr>
        <w:top w:val="none" w:sz="0" w:space="0" w:color="auto"/>
        <w:left w:val="none" w:sz="0" w:space="0" w:color="auto"/>
        <w:bottom w:val="none" w:sz="0" w:space="0" w:color="auto"/>
        <w:right w:val="none" w:sz="0" w:space="0" w:color="auto"/>
      </w:divBdr>
    </w:div>
    <w:div w:id="2123726842">
      <w:bodyDiv w:val="1"/>
      <w:marLeft w:val="0"/>
      <w:marRight w:val="0"/>
      <w:marTop w:val="0"/>
      <w:marBottom w:val="0"/>
      <w:divBdr>
        <w:top w:val="none" w:sz="0" w:space="0" w:color="auto"/>
        <w:left w:val="none" w:sz="0" w:space="0" w:color="auto"/>
        <w:bottom w:val="none" w:sz="0" w:space="0" w:color="auto"/>
        <w:right w:val="none" w:sz="0" w:space="0" w:color="auto"/>
      </w:divBdr>
    </w:div>
    <w:div w:id="2128693649">
      <w:bodyDiv w:val="1"/>
      <w:marLeft w:val="0"/>
      <w:marRight w:val="0"/>
      <w:marTop w:val="0"/>
      <w:marBottom w:val="0"/>
      <w:divBdr>
        <w:top w:val="none" w:sz="0" w:space="0" w:color="auto"/>
        <w:left w:val="none" w:sz="0" w:space="0" w:color="auto"/>
        <w:bottom w:val="none" w:sz="0" w:space="0" w:color="auto"/>
        <w:right w:val="none" w:sz="0" w:space="0" w:color="auto"/>
      </w:divBdr>
    </w:div>
    <w:div w:id="213524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Wang2020</b:Tag>
    <b:SourceType>JournalArticle</b:SourceType>
    <b:Guid>{379E5E7E-33DD-43AA-8EB1-A2E7CD7B6DDB}</b:Guid>
    <b:Author>
      <b:Author>
        <b:NameList>
          <b:Person>
            <b:Last>Wang</b:Last>
            <b:First>J.,</b:First>
            <b:Middle>Liu, C., &amp; Zhou, M.</b:Middle>
          </b:Person>
        </b:NameList>
      </b:Author>
    </b:Author>
    <b:Title>Improved bacterial foraging algorithm for cell formation and product scheduling considering learning and forgetting factors in cellular manufacturing systems.</b:Title>
    <b:Year>2020</b:Year>
    <b:JournalName>IEEE Systems Journal, 14(2)</b:JournalName>
    <b:Pages>3047-3056</b:Pages>
    <b:RefOrder>1</b:RefOrder>
  </b:Source>
  <b:Source>
    <b:Tag>Sinhu2012</b:Tag>
    <b:SourceType>JournalArticle</b:SourceType>
    <b:Guid>{28C493D5-E9DC-42D6-AE02-7133E59101C1}</b:Guid>
    <b:Author>
      <b:Author>
        <b:NameList>
          <b:Person>
            <b:Last>Sindhu</b:Last>
            <b:First>S.</b:First>
            <b:Middle>S. S., Geetha, S., &amp; Kannan, A</b:Middle>
          </b:Person>
        </b:NameList>
      </b:Author>
    </b:Author>
    <b:Title>Decision tree based light weight intrusion detection using a wrapper approach</b:Title>
    <b:JournalName>Expert Systems with applications, 39(1)</b:JournalName>
    <b:Year>2012</b:Year>
    <b:Pages>129-141</b:Pages>
    <b:RefOrder>2</b:RefOrder>
  </b:Source>
  <b:Source>
    <b:Tag>Gharaee2016</b:Tag>
    <b:SourceType>ConferenceProceedings</b:SourceType>
    <b:Guid>{88241FDD-31BC-4B0B-9DE7-020B4CB6AFAE}</b:Guid>
    <b:Author>
      <b:Author>
        <b:NameList>
          <b:Person>
            <b:Last>Gharaee</b:Last>
            <b:First>H.,</b:First>
            <b:Middle>&amp; Hosseinvand, H.</b:Middle>
          </b:Person>
        </b:NameList>
      </b:Author>
    </b:Author>
    <b:Title>A new feature selection IDS based on genetic algorithm and SVM</b:Title>
    <b:Year>2016</b:Year>
    <b:Pages>139-144</b:Pages>
    <b:ConferenceName>8th International Symposium on Telecommunications (IST)</b:ConferenceName>
    <b:Publisher>IEEE</b:Publisher>
    <b:RefOrder>4</b:RefOrder>
  </b:Source>
  <b:Source>
    <b:Tag>AslahiShahri2016</b:Tag>
    <b:SourceType>JournalArticle</b:SourceType>
    <b:Guid>{A42D6973-F92C-4B86-AF84-30EECFA60C64}</b:Guid>
    <b:Title>A hybrid method consisting of GA and SVM for intrusion detection system</b:Title>
    <b:Pages>1669-1676</b:Pages>
    <b:Year>2016</b:Year>
    <b:Author>
      <b:Author>
        <b:NameList>
          <b:Person>
            <b:Last>Aslahi-Shahri</b:Last>
            <b:First>B.</b:First>
            <b:Middle>M., Rahmani, R., Chizari, M., Maralani, A., Eslami, M., Golkar, M. J., &amp; Ebrahimi, A.</b:Middle>
          </b:Person>
        </b:NameList>
      </b:Author>
    </b:Author>
    <b:JournalName>Neural computing and applications, 27</b:JournalName>
    <b:RefOrder>3</b:RefOrder>
  </b:Source>
  <b:Source>
    <b:Tag>Halim2021</b:Tag>
    <b:SourceType>JournalArticle</b:SourceType>
    <b:Guid>{12ADE15F-3FEA-4119-A803-52A171C97915}</b:Guid>
    <b:Author>
      <b:Author>
        <b:NameList>
          <b:Person>
            <b:Last>Halim</b:Last>
            <b:First>Z.,</b:First>
            <b:Middle>Yousaf, M. N., Waqas, M., Sulaiman, M., Abbas, G., Hussain, M., ... &amp; Hanif, M.</b:Middle>
          </b:Person>
        </b:NameList>
      </b:Author>
    </b:Author>
    <b:Title>An effective genetic algorithm-based feature selection method for intrusion detection systems</b:Title>
    <b:JournalName>Computers &amp; Security, 110</b:JournalName>
    <b:Year>2021</b:Year>
    <b:Pages>102448</b:Pages>
    <b:RefOrder>5</b:RefOrder>
  </b:Source>
  <b:Source>
    <b:Tag>Yusof2022</b:Tag>
    <b:SourceType>JournalArticle</b:SourceType>
    <b:Guid>{629FBE31-784E-4F0E-9373-3A0D468240D7}</b:Guid>
    <b:Author>
      <b:Author>
        <b:NameList>
          <b:Person>
            <b:Last>Yusof</b:Last>
            <b:First>M.</b:First>
            <b:Middle>H. M., Almohammedi, A. A., Shepelev, V., &amp; Ahmed, O.</b:Middle>
          </b:Person>
        </b:NameList>
      </b:Author>
    </b:Author>
    <b:Title>Visualizing realistic benchmarked ids dataset: Cira-cic-dohbrw-2020</b:Title>
    <b:JournalName>IEEE Access, 10</b:JournalName>
    <b:Year>2022</b:Year>
    <b:Pages>94624-94642</b:Pages>
    <b:RefOrder>6</b:RefOrder>
  </b:Source>
  <b:Source>
    <b:Tag>Peterson2021</b:Tag>
    <b:SourceType>ConferenceProceedings</b:SourceType>
    <b:Guid>{9B6EACD1-9679-4653-A80B-33BC5A577245}</b:Guid>
    <b:Author>
      <b:Author>
        <b:NameList>
          <b:Person>
            <b:Last>Peterson</b:Last>
            <b:First>J.</b:First>
            <b:Middle>M., Leevy, J. L., &amp; Khoshgoftaar, T. M.</b:Middle>
          </b:Person>
        </b:NameList>
      </b:Author>
    </b:Author>
    <b:Title>A review and analysis of the bot-iot dataset</b:Title>
    <b:Year>2021</b:Year>
    <b:Pages>20-27</b:Pages>
    <b:ConferenceName>IEEE International Conference on Service-Oriented System Engineering (SOSE) </b:ConferenceName>
    <b:Publisher>IEEE</b:Publisher>
    <b:RefOrder>7</b:RefOrder>
  </b:Source>
  <b:Source>
    <b:Tag>Moustafa2015</b:Tag>
    <b:SourceType>ConferenceProceedings</b:SourceType>
    <b:Guid>{6BC14C10-EA66-43C1-A1A3-3062C2E2C2EB}</b:Guid>
    <b:Author>
      <b:Author>
        <b:NameList>
          <b:Person>
            <b:Last>Moustafa</b:Last>
            <b:First>N.,</b:First>
            <b:Middle>&amp; Slay, J.</b:Middle>
          </b:Person>
        </b:NameList>
      </b:Author>
    </b:Author>
    <b:Title>). UNSW-NB15: a comprehensive data set for network intrusion detection systems (UNSW-NB15 network data set)</b:Title>
    <b:Pages>1-6</b:Pages>
    <b:Year>2015</b:Year>
    <b:ConferenceName>2015 military communications and information systems conference (MilCIS) </b:ConferenceName>
    <b:Publisher>IEEE</b:Publisher>
    <b:RefOrder>8</b:RefOrder>
  </b:Source>
</b:Sources>
</file>

<file path=customXml/itemProps1.xml><?xml version="1.0" encoding="utf-8"?>
<ds:datastoreItem xmlns:ds="http://schemas.openxmlformats.org/officeDocument/2006/customXml" ds:itemID="{8F36F7F8-45B4-4658-B194-E7BE6074F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6622</Words>
  <Characters>37751</Characters>
  <Application>Microsoft Office Word</Application>
  <DocSecurity>0</DocSecurity>
  <Lines>314</Lines>
  <Paragraphs>88</Paragraphs>
  <ScaleCrop>false</ScaleCrop>
  <Company>StockLayouts LLC</Company>
  <LinksUpToDate>false</LinksUpToDate>
  <CharactersWithSpaces>44285</CharactersWithSpaces>
  <SharedDoc>false</SharedDoc>
  <HLinks>
    <vt:vector size="294" baseType="variant">
      <vt:variant>
        <vt:i4>1048625</vt:i4>
      </vt:variant>
      <vt:variant>
        <vt:i4>290</vt:i4>
      </vt:variant>
      <vt:variant>
        <vt:i4>0</vt:i4>
      </vt:variant>
      <vt:variant>
        <vt:i4>5</vt:i4>
      </vt:variant>
      <vt:variant>
        <vt:lpwstr/>
      </vt:variant>
      <vt:variant>
        <vt:lpwstr>_Toc169381135</vt:lpwstr>
      </vt:variant>
      <vt:variant>
        <vt:i4>1048625</vt:i4>
      </vt:variant>
      <vt:variant>
        <vt:i4>284</vt:i4>
      </vt:variant>
      <vt:variant>
        <vt:i4>0</vt:i4>
      </vt:variant>
      <vt:variant>
        <vt:i4>5</vt:i4>
      </vt:variant>
      <vt:variant>
        <vt:lpwstr/>
      </vt:variant>
      <vt:variant>
        <vt:lpwstr>_Toc169381134</vt:lpwstr>
      </vt:variant>
      <vt:variant>
        <vt:i4>1048625</vt:i4>
      </vt:variant>
      <vt:variant>
        <vt:i4>278</vt:i4>
      </vt:variant>
      <vt:variant>
        <vt:i4>0</vt:i4>
      </vt:variant>
      <vt:variant>
        <vt:i4>5</vt:i4>
      </vt:variant>
      <vt:variant>
        <vt:lpwstr/>
      </vt:variant>
      <vt:variant>
        <vt:lpwstr>_Toc169381133</vt:lpwstr>
      </vt:variant>
      <vt:variant>
        <vt:i4>1048625</vt:i4>
      </vt:variant>
      <vt:variant>
        <vt:i4>272</vt:i4>
      </vt:variant>
      <vt:variant>
        <vt:i4>0</vt:i4>
      </vt:variant>
      <vt:variant>
        <vt:i4>5</vt:i4>
      </vt:variant>
      <vt:variant>
        <vt:lpwstr/>
      </vt:variant>
      <vt:variant>
        <vt:lpwstr>_Toc169381132</vt:lpwstr>
      </vt:variant>
      <vt:variant>
        <vt:i4>1048625</vt:i4>
      </vt:variant>
      <vt:variant>
        <vt:i4>266</vt:i4>
      </vt:variant>
      <vt:variant>
        <vt:i4>0</vt:i4>
      </vt:variant>
      <vt:variant>
        <vt:i4>5</vt:i4>
      </vt:variant>
      <vt:variant>
        <vt:lpwstr/>
      </vt:variant>
      <vt:variant>
        <vt:lpwstr>_Toc169381131</vt:lpwstr>
      </vt:variant>
      <vt:variant>
        <vt:i4>1048625</vt:i4>
      </vt:variant>
      <vt:variant>
        <vt:i4>260</vt:i4>
      </vt:variant>
      <vt:variant>
        <vt:i4>0</vt:i4>
      </vt:variant>
      <vt:variant>
        <vt:i4>5</vt:i4>
      </vt:variant>
      <vt:variant>
        <vt:lpwstr/>
      </vt:variant>
      <vt:variant>
        <vt:lpwstr>_Toc169381130</vt:lpwstr>
      </vt:variant>
      <vt:variant>
        <vt:i4>1114161</vt:i4>
      </vt:variant>
      <vt:variant>
        <vt:i4>254</vt:i4>
      </vt:variant>
      <vt:variant>
        <vt:i4>0</vt:i4>
      </vt:variant>
      <vt:variant>
        <vt:i4>5</vt:i4>
      </vt:variant>
      <vt:variant>
        <vt:lpwstr/>
      </vt:variant>
      <vt:variant>
        <vt:lpwstr>_Toc169381129</vt:lpwstr>
      </vt:variant>
      <vt:variant>
        <vt:i4>1114161</vt:i4>
      </vt:variant>
      <vt:variant>
        <vt:i4>248</vt:i4>
      </vt:variant>
      <vt:variant>
        <vt:i4>0</vt:i4>
      </vt:variant>
      <vt:variant>
        <vt:i4>5</vt:i4>
      </vt:variant>
      <vt:variant>
        <vt:lpwstr/>
      </vt:variant>
      <vt:variant>
        <vt:lpwstr>_Toc169381128</vt:lpwstr>
      </vt:variant>
      <vt:variant>
        <vt:i4>1114161</vt:i4>
      </vt:variant>
      <vt:variant>
        <vt:i4>242</vt:i4>
      </vt:variant>
      <vt:variant>
        <vt:i4>0</vt:i4>
      </vt:variant>
      <vt:variant>
        <vt:i4>5</vt:i4>
      </vt:variant>
      <vt:variant>
        <vt:lpwstr/>
      </vt:variant>
      <vt:variant>
        <vt:lpwstr>_Toc169381127</vt:lpwstr>
      </vt:variant>
      <vt:variant>
        <vt:i4>1114161</vt:i4>
      </vt:variant>
      <vt:variant>
        <vt:i4>236</vt:i4>
      </vt:variant>
      <vt:variant>
        <vt:i4>0</vt:i4>
      </vt:variant>
      <vt:variant>
        <vt:i4>5</vt:i4>
      </vt:variant>
      <vt:variant>
        <vt:lpwstr/>
      </vt:variant>
      <vt:variant>
        <vt:lpwstr>_Toc169381126</vt:lpwstr>
      </vt:variant>
      <vt:variant>
        <vt:i4>1114161</vt:i4>
      </vt:variant>
      <vt:variant>
        <vt:i4>230</vt:i4>
      </vt:variant>
      <vt:variant>
        <vt:i4>0</vt:i4>
      </vt:variant>
      <vt:variant>
        <vt:i4>5</vt:i4>
      </vt:variant>
      <vt:variant>
        <vt:lpwstr/>
      </vt:variant>
      <vt:variant>
        <vt:lpwstr>_Toc169381125</vt:lpwstr>
      </vt:variant>
      <vt:variant>
        <vt:i4>1114161</vt:i4>
      </vt:variant>
      <vt:variant>
        <vt:i4>224</vt:i4>
      </vt:variant>
      <vt:variant>
        <vt:i4>0</vt:i4>
      </vt:variant>
      <vt:variant>
        <vt:i4>5</vt:i4>
      </vt:variant>
      <vt:variant>
        <vt:lpwstr/>
      </vt:variant>
      <vt:variant>
        <vt:lpwstr>_Toc169381124</vt:lpwstr>
      </vt:variant>
      <vt:variant>
        <vt:i4>1114161</vt:i4>
      </vt:variant>
      <vt:variant>
        <vt:i4>218</vt:i4>
      </vt:variant>
      <vt:variant>
        <vt:i4>0</vt:i4>
      </vt:variant>
      <vt:variant>
        <vt:i4>5</vt:i4>
      </vt:variant>
      <vt:variant>
        <vt:lpwstr/>
      </vt:variant>
      <vt:variant>
        <vt:lpwstr>_Toc169381123</vt:lpwstr>
      </vt:variant>
      <vt:variant>
        <vt:i4>1114161</vt:i4>
      </vt:variant>
      <vt:variant>
        <vt:i4>212</vt:i4>
      </vt:variant>
      <vt:variant>
        <vt:i4>0</vt:i4>
      </vt:variant>
      <vt:variant>
        <vt:i4>5</vt:i4>
      </vt:variant>
      <vt:variant>
        <vt:lpwstr/>
      </vt:variant>
      <vt:variant>
        <vt:lpwstr>_Toc169381122</vt:lpwstr>
      </vt:variant>
      <vt:variant>
        <vt:i4>1114161</vt:i4>
      </vt:variant>
      <vt:variant>
        <vt:i4>206</vt:i4>
      </vt:variant>
      <vt:variant>
        <vt:i4>0</vt:i4>
      </vt:variant>
      <vt:variant>
        <vt:i4>5</vt:i4>
      </vt:variant>
      <vt:variant>
        <vt:lpwstr/>
      </vt:variant>
      <vt:variant>
        <vt:lpwstr>_Toc169381121</vt:lpwstr>
      </vt:variant>
      <vt:variant>
        <vt:i4>1114161</vt:i4>
      </vt:variant>
      <vt:variant>
        <vt:i4>200</vt:i4>
      </vt:variant>
      <vt:variant>
        <vt:i4>0</vt:i4>
      </vt:variant>
      <vt:variant>
        <vt:i4>5</vt:i4>
      </vt:variant>
      <vt:variant>
        <vt:lpwstr/>
      </vt:variant>
      <vt:variant>
        <vt:lpwstr>_Toc169381120</vt:lpwstr>
      </vt:variant>
      <vt:variant>
        <vt:i4>1179697</vt:i4>
      </vt:variant>
      <vt:variant>
        <vt:i4>194</vt:i4>
      </vt:variant>
      <vt:variant>
        <vt:i4>0</vt:i4>
      </vt:variant>
      <vt:variant>
        <vt:i4>5</vt:i4>
      </vt:variant>
      <vt:variant>
        <vt:lpwstr/>
      </vt:variant>
      <vt:variant>
        <vt:lpwstr>_Toc169381119</vt:lpwstr>
      </vt:variant>
      <vt:variant>
        <vt:i4>1179697</vt:i4>
      </vt:variant>
      <vt:variant>
        <vt:i4>188</vt:i4>
      </vt:variant>
      <vt:variant>
        <vt:i4>0</vt:i4>
      </vt:variant>
      <vt:variant>
        <vt:i4>5</vt:i4>
      </vt:variant>
      <vt:variant>
        <vt:lpwstr/>
      </vt:variant>
      <vt:variant>
        <vt:lpwstr>_Toc169381118</vt:lpwstr>
      </vt:variant>
      <vt:variant>
        <vt:i4>1179697</vt:i4>
      </vt:variant>
      <vt:variant>
        <vt:i4>182</vt:i4>
      </vt:variant>
      <vt:variant>
        <vt:i4>0</vt:i4>
      </vt:variant>
      <vt:variant>
        <vt:i4>5</vt:i4>
      </vt:variant>
      <vt:variant>
        <vt:lpwstr/>
      </vt:variant>
      <vt:variant>
        <vt:lpwstr>_Toc169381117</vt:lpwstr>
      </vt:variant>
      <vt:variant>
        <vt:i4>1179697</vt:i4>
      </vt:variant>
      <vt:variant>
        <vt:i4>176</vt:i4>
      </vt:variant>
      <vt:variant>
        <vt:i4>0</vt:i4>
      </vt:variant>
      <vt:variant>
        <vt:i4>5</vt:i4>
      </vt:variant>
      <vt:variant>
        <vt:lpwstr/>
      </vt:variant>
      <vt:variant>
        <vt:lpwstr>_Toc169381116</vt:lpwstr>
      </vt:variant>
      <vt:variant>
        <vt:i4>1179697</vt:i4>
      </vt:variant>
      <vt:variant>
        <vt:i4>170</vt:i4>
      </vt:variant>
      <vt:variant>
        <vt:i4>0</vt:i4>
      </vt:variant>
      <vt:variant>
        <vt:i4>5</vt:i4>
      </vt:variant>
      <vt:variant>
        <vt:lpwstr/>
      </vt:variant>
      <vt:variant>
        <vt:lpwstr>_Toc169381115</vt:lpwstr>
      </vt:variant>
      <vt:variant>
        <vt:i4>1179697</vt:i4>
      </vt:variant>
      <vt:variant>
        <vt:i4>164</vt:i4>
      </vt:variant>
      <vt:variant>
        <vt:i4>0</vt:i4>
      </vt:variant>
      <vt:variant>
        <vt:i4>5</vt:i4>
      </vt:variant>
      <vt:variant>
        <vt:lpwstr/>
      </vt:variant>
      <vt:variant>
        <vt:lpwstr>_Toc169381114</vt:lpwstr>
      </vt:variant>
      <vt:variant>
        <vt:i4>1179697</vt:i4>
      </vt:variant>
      <vt:variant>
        <vt:i4>158</vt:i4>
      </vt:variant>
      <vt:variant>
        <vt:i4>0</vt:i4>
      </vt:variant>
      <vt:variant>
        <vt:i4>5</vt:i4>
      </vt:variant>
      <vt:variant>
        <vt:lpwstr/>
      </vt:variant>
      <vt:variant>
        <vt:lpwstr>_Toc169381113</vt:lpwstr>
      </vt:variant>
      <vt:variant>
        <vt:i4>1179697</vt:i4>
      </vt:variant>
      <vt:variant>
        <vt:i4>152</vt:i4>
      </vt:variant>
      <vt:variant>
        <vt:i4>0</vt:i4>
      </vt:variant>
      <vt:variant>
        <vt:i4>5</vt:i4>
      </vt:variant>
      <vt:variant>
        <vt:lpwstr/>
      </vt:variant>
      <vt:variant>
        <vt:lpwstr>_Toc169381112</vt:lpwstr>
      </vt:variant>
      <vt:variant>
        <vt:i4>1179697</vt:i4>
      </vt:variant>
      <vt:variant>
        <vt:i4>146</vt:i4>
      </vt:variant>
      <vt:variant>
        <vt:i4>0</vt:i4>
      </vt:variant>
      <vt:variant>
        <vt:i4>5</vt:i4>
      </vt:variant>
      <vt:variant>
        <vt:lpwstr/>
      </vt:variant>
      <vt:variant>
        <vt:lpwstr>_Toc169381111</vt:lpwstr>
      </vt:variant>
      <vt:variant>
        <vt:i4>1179697</vt:i4>
      </vt:variant>
      <vt:variant>
        <vt:i4>140</vt:i4>
      </vt:variant>
      <vt:variant>
        <vt:i4>0</vt:i4>
      </vt:variant>
      <vt:variant>
        <vt:i4>5</vt:i4>
      </vt:variant>
      <vt:variant>
        <vt:lpwstr/>
      </vt:variant>
      <vt:variant>
        <vt:lpwstr>_Toc169381110</vt:lpwstr>
      </vt:variant>
      <vt:variant>
        <vt:i4>1245233</vt:i4>
      </vt:variant>
      <vt:variant>
        <vt:i4>134</vt:i4>
      </vt:variant>
      <vt:variant>
        <vt:i4>0</vt:i4>
      </vt:variant>
      <vt:variant>
        <vt:i4>5</vt:i4>
      </vt:variant>
      <vt:variant>
        <vt:lpwstr/>
      </vt:variant>
      <vt:variant>
        <vt:lpwstr>_Toc169381109</vt:lpwstr>
      </vt:variant>
      <vt:variant>
        <vt:i4>1245233</vt:i4>
      </vt:variant>
      <vt:variant>
        <vt:i4>128</vt:i4>
      </vt:variant>
      <vt:variant>
        <vt:i4>0</vt:i4>
      </vt:variant>
      <vt:variant>
        <vt:i4>5</vt:i4>
      </vt:variant>
      <vt:variant>
        <vt:lpwstr/>
      </vt:variant>
      <vt:variant>
        <vt:lpwstr>_Toc169381108</vt:lpwstr>
      </vt:variant>
      <vt:variant>
        <vt:i4>1245233</vt:i4>
      </vt:variant>
      <vt:variant>
        <vt:i4>122</vt:i4>
      </vt:variant>
      <vt:variant>
        <vt:i4>0</vt:i4>
      </vt:variant>
      <vt:variant>
        <vt:i4>5</vt:i4>
      </vt:variant>
      <vt:variant>
        <vt:lpwstr/>
      </vt:variant>
      <vt:variant>
        <vt:lpwstr>_Toc169381107</vt:lpwstr>
      </vt:variant>
      <vt:variant>
        <vt:i4>1245233</vt:i4>
      </vt:variant>
      <vt:variant>
        <vt:i4>116</vt:i4>
      </vt:variant>
      <vt:variant>
        <vt:i4>0</vt:i4>
      </vt:variant>
      <vt:variant>
        <vt:i4>5</vt:i4>
      </vt:variant>
      <vt:variant>
        <vt:lpwstr/>
      </vt:variant>
      <vt:variant>
        <vt:lpwstr>_Toc169381106</vt:lpwstr>
      </vt:variant>
      <vt:variant>
        <vt:i4>1245233</vt:i4>
      </vt:variant>
      <vt:variant>
        <vt:i4>110</vt:i4>
      </vt:variant>
      <vt:variant>
        <vt:i4>0</vt:i4>
      </vt:variant>
      <vt:variant>
        <vt:i4>5</vt:i4>
      </vt:variant>
      <vt:variant>
        <vt:lpwstr/>
      </vt:variant>
      <vt:variant>
        <vt:lpwstr>_Toc169381105</vt:lpwstr>
      </vt:variant>
      <vt:variant>
        <vt:i4>1245233</vt:i4>
      </vt:variant>
      <vt:variant>
        <vt:i4>104</vt:i4>
      </vt:variant>
      <vt:variant>
        <vt:i4>0</vt:i4>
      </vt:variant>
      <vt:variant>
        <vt:i4>5</vt:i4>
      </vt:variant>
      <vt:variant>
        <vt:lpwstr/>
      </vt:variant>
      <vt:variant>
        <vt:lpwstr>_Toc169381104</vt:lpwstr>
      </vt:variant>
      <vt:variant>
        <vt:i4>1245233</vt:i4>
      </vt:variant>
      <vt:variant>
        <vt:i4>98</vt:i4>
      </vt:variant>
      <vt:variant>
        <vt:i4>0</vt:i4>
      </vt:variant>
      <vt:variant>
        <vt:i4>5</vt:i4>
      </vt:variant>
      <vt:variant>
        <vt:lpwstr/>
      </vt:variant>
      <vt:variant>
        <vt:lpwstr>_Toc169381103</vt:lpwstr>
      </vt:variant>
      <vt:variant>
        <vt:i4>1245233</vt:i4>
      </vt:variant>
      <vt:variant>
        <vt:i4>92</vt:i4>
      </vt:variant>
      <vt:variant>
        <vt:i4>0</vt:i4>
      </vt:variant>
      <vt:variant>
        <vt:i4>5</vt:i4>
      </vt:variant>
      <vt:variant>
        <vt:lpwstr/>
      </vt:variant>
      <vt:variant>
        <vt:lpwstr>_Toc169381102</vt:lpwstr>
      </vt:variant>
      <vt:variant>
        <vt:i4>1245233</vt:i4>
      </vt:variant>
      <vt:variant>
        <vt:i4>86</vt:i4>
      </vt:variant>
      <vt:variant>
        <vt:i4>0</vt:i4>
      </vt:variant>
      <vt:variant>
        <vt:i4>5</vt:i4>
      </vt:variant>
      <vt:variant>
        <vt:lpwstr/>
      </vt:variant>
      <vt:variant>
        <vt:lpwstr>_Toc169381101</vt:lpwstr>
      </vt:variant>
      <vt:variant>
        <vt:i4>1245233</vt:i4>
      </vt:variant>
      <vt:variant>
        <vt:i4>80</vt:i4>
      </vt:variant>
      <vt:variant>
        <vt:i4>0</vt:i4>
      </vt:variant>
      <vt:variant>
        <vt:i4>5</vt:i4>
      </vt:variant>
      <vt:variant>
        <vt:lpwstr/>
      </vt:variant>
      <vt:variant>
        <vt:lpwstr>_Toc169381100</vt:lpwstr>
      </vt:variant>
      <vt:variant>
        <vt:i4>1703984</vt:i4>
      </vt:variant>
      <vt:variant>
        <vt:i4>74</vt:i4>
      </vt:variant>
      <vt:variant>
        <vt:i4>0</vt:i4>
      </vt:variant>
      <vt:variant>
        <vt:i4>5</vt:i4>
      </vt:variant>
      <vt:variant>
        <vt:lpwstr/>
      </vt:variant>
      <vt:variant>
        <vt:lpwstr>_Toc169381099</vt:lpwstr>
      </vt:variant>
      <vt:variant>
        <vt:i4>1703984</vt:i4>
      </vt:variant>
      <vt:variant>
        <vt:i4>68</vt:i4>
      </vt:variant>
      <vt:variant>
        <vt:i4>0</vt:i4>
      </vt:variant>
      <vt:variant>
        <vt:i4>5</vt:i4>
      </vt:variant>
      <vt:variant>
        <vt:lpwstr/>
      </vt:variant>
      <vt:variant>
        <vt:lpwstr>_Toc169381098</vt:lpwstr>
      </vt:variant>
      <vt:variant>
        <vt:i4>1703984</vt:i4>
      </vt:variant>
      <vt:variant>
        <vt:i4>62</vt:i4>
      </vt:variant>
      <vt:variant>
        <vt:i4>0</vt:i4>
      </vt:variant>
      <vt:variant>
        <vt:i4>5</vt:i4>
      </vt:variant>
      <vt:variant>
        <vt:lpwstr/>
      </vt:variant>
      <vt:variant>
        <vt:lpwstr>_Toc169381097</vt:lpwstr>
      </vt:variant>
      <vt:variant>
        <vt:i4>1703984</vt:i4>
      </vt:variant>
      <vt:variant>
        <vt:i4>56</vt:i4>
      </vt:variant>
      <vt:variant>
        <vt:i4>0</vt:i4>
      </vt:variant>
      <vt:variant>
        <vt:i4>5</vt:i4>
      </vt:variant>
      <vt:variant>
        <vt:lpwstr/>
      </vt:variant>
      <vt:variant>
        <vt:lpwstr>_Toc169381096</vt:lpwstr>
      </vt:variant>
      <vt:variant>
        <vt:i4>1703984</vt:i4>
      </vt:variant>
      <vt:variant>
        <vt:i4>50</vt:i4>
      </vt:variant>
      <vt:variant>
        <vt:i4>0</vt:i4>
      </vt:variant>
      <vt:variant>
        <vt:i4>5</vt:i4>
      </vt:variant>
      <vt:variant>
        <vt:lpwstr/>
      </vt:variant>
      <vt:variant>
        <vt:lpwstr>_Toc169381095</vt:lpwstr>
      </vt:variant>
      <vt:variant>
        <vt:i4>1703984</vt:i4>
      </vt:variant>
      <vt:variant>
        <vt:i4>44</vt:i4>
      </vt:variant>
      <vt:variant>
        <vt:i4>0</vt:i4>
      </vt:variant>
      <vt:variant>
        <vt:i4>5</vt:i4>
      </vt:variant>
      <vt:variant>
        <vt:lpwstr/>
      </vt:variant>
      <vt:variant>
        <vt:lpwstr>_Toc169381094</vt:lpwstr>
      </vt:variant>
      <vt:variant>
        <vt:i4>1703984</vt:i4>
      </vt:variant>
      <vt:variant>
        <vt:i4>38</vt:i4>
      </vt:variant>
      <vt:variant>
        <vt:i4>0</vt:i4>
      </vt:variant>
      <vt:variant>
        <vt:i4>5</vt:i4>
      </vt:variant>
      <vt:variant>
        <vt:lpwstr/>
      </vt:variant>
      <vt:variant>
        <vt:lpwstr>_Toc169381093</vt:lpwstr>
      </vt:variant>
      <vt:variant>
        <vt:i4>1703984</vt:i4>
      </vt:variant>
      <vt:variant>
        <vt:i4>32</vt:i4>
      </vt:variant>
      <vt:variant>
        <vt:i4>0</vt:i4>
      </vt:variant>
      <vt:variant>
        <vt:i4>5</vt:i4>
      </vt:variant>
      <vt:variant>
        <vt:lpwstr/>
      </vt:variant>
      <vt:variant>
        <vt:lpwstr>_Toc169381092</vt:lpwstr>
      </vt:variant>
      <vt:variant>
        <vt:i4>1703984</vt:i4>
      </vt:variant>
      <vt:variant>
        <vt:i4>26</vt:i4>
      </vt:variant>
      <vt:variant>
        <vt:i4>0</vt:i4>
      </vt:variant>
      <vt:variant>
        <vt:i4>5</vt:i4>
      </vt:variant>
      <vt:variant>
        <vt:lpwstr/>
      </vt:variant>
      <vt:variant>
        <vt:lpwstr>_Toc169381091</vt:lpwstr>
      </vt:variant>
      <vt:variant>
        <vt:i4>1703984</vt:i4>
      </vt:variant>
      <vt:variant>
        <vt:i4>20</vt:i4>
      </vt:variant>
      <vt:variant>
        <vt:i4>0</vt:i4>
      </vt:variant>
      <vt:variant>
        <vt:i4>5</vt:i4>
      </vt:variant>
      <vt:variant>
        <vt:lpwstr/>
      </vt:variant>
      <vt:variant>
        <vt:lpwstr>_Toc169381090</vt:lpwstr>
      </vt:variant>
      <vt:variant>
        <vt:i4>1769520</vt:i4>
      </vt:variant>
      <vt:variant>
        <vt:i4>14</vt:i4>
      </vt:variant>
      <vt:variant>
        <vt:i4>0</vt:i4>
      </vt:variant>
      <vt:variant>
        <vt:i4>5</vt:i4>
      </vt:variant>
      <vt:variant>
        <vt:lpwstr/>
      </vt:variant>
      <vt:variant>
        <vt:lpwstr>_Toc169381089</vt:lpwstr>
      </vt:variant>
      <vt:variant>
        <vt:i4>1769520</vt:i4>
      </vt:variant>
      <vt:variant>
        <vt:i4>8</vt:i4>
      </vt:variant>
      <vt:variant>
        <vt:i4>0</vt:i4>
      </vt:variant>
      <vt:variant>
        <vt:i4>5</vt:i4>
      </vt:variant>
      <vt:variant>
        <vt:lpwstr/>
      </vt:variant>
      <vt:variant>
        <vt:lpwstr>_Toc169381088</vt:lpwstr>
      </vt:variant>
      <vt:variant>
        <vt:i4>1769520</vt:i4>
      </vt:variant>
      <vt:variant>
        <vt:i4>2</vt:i4>
      </vt:variant>
      <vt:variant>
        <vt:i4>0</vt:i4>
      </vt:variant>
      <vt:variant>
        <vt:i4>5</vt:i4>
      </vt:variant>
      <vt:variant>
        <vt:lpwstr/>
      </vt:variant>
      <vt:variant>
        <vt:lpwstr>_Toc169381087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Oanh Lê</cp:lastModifiedBy>
  <cp:revision>2</cp:revision>
  <cp:lastPrinted>2023-11-06T10:42:00Z</cp:lastPrinted>
  <dcterms:created xsi:type="dcterms:W3CDTF">2024-06-17T14:11:00Z</dcterms:created>
  <dcterms:modified xsi:type="dcterms:W3CDTF">2024-06-17T14:11:00Z</dcterms:modified>
</cp:coreProperties>
</file>